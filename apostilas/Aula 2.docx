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2DCC" w14:textId="77777777" w:rsidR="00DA337A" w:rsidRDefault="00DA337A" w:rsidP="00DA337A">
      <w:pPr>
        <w:pStyle w:val="Style1"/>
        <w:ind w:right="-1"/>
        <w:jc w:val="both"/>
        <w:outlineLvl w:val="1"/>
        <w:rPr>
          <w:sz w:val="32"/>
          <w:szCs w:val="32"/>
        </w:rPr>
      </w:pPr>
      <w:bookmarkStart w:id="0" w:name="_Toc1977186277"/>
      <w:bookmarkStart w:id="1" w:name="_Toc238114295"/>
      <w:bookmarkStart w:id="2" w:name="_Toc1426560225"/>
      <w:r>
        <w:rPr>
          <w:sz w:val="32"/>
          <w:szCs w:val="32"/>
        </w:rPr>
        <w:t>Aula 2 - Ambiente de Execução, Container e API</w:t>
      </w:r>
      <w:bookmarkEnd w:id="0"/>
      <w:bookmarkEnd w:id="1"/>
    </w:p>
    <w:p w14:paraId="1E0BC3AD" w14:textId="77777777" w:rsidR="00DA337A" w:rsidRPr="00FF4DE9" w:rsidRDefault="00DA337A" w:rsidP="00DA337A">
      <w:pPr>
        <w:pStyle w:val="Style1"/>
        <w:ind w:right="-1"/>
        <w:jc w:val="both"/>
        <w:rPr>
          <w:sz w:val="32"/>
          <w:szCs w:val="32"/>
        </w:rPr>
      </w:pPr>
      <w:bookmarkStart w:id="3" w:name="_Toc238114296"/>
      <w:r>
        <w:rPr>
          <w:sz w:val="32"/>
          <w:szCs w:val="32"/>
        </w:rPr>
        <w:t>Fundamentos de Containers em Edge AI</w:t>
      </w:r>
      <w:bookmarkEnd w:id="2"/>
      <w:bookmarkEnd w:id="3"/>
    </w:p>
    <w:p w14:paraId="445E9226" w14:textId="77777777" w:rsidR="00DA337A" w:rsidRPr="00C40B1A" w:rsidRDefault="00DA337A" w:rsidP="00DA337A">
      <w:pPr>
        <w:pStyle w:val="Style1"/>
        <w:ind w:right="-1"/>
        <w:jc w:val="both"/>
        <w:outlineLvl w:val="9"/>
        <w:rPr>
          <w:sz w:val="32"/>
          <w:szCs w:val="32"/>
        </w:rPr>
      </w:pPr>
      <w:r>
        <w:rPr>
          <w:color w:val="00BC29"/>
          <w:sz w:val="32"/>
          <w:szCs w:val="32"/>
        </w:rPr>
        <w:t>Formato: Tutorial</w:t>
      </w:r>
    </w:p>
    <w:p w14:paraId="7B198E86" w14:textId="77777777" w:rsidR="00DA337A" w:rsidRPr="00993ED1" w:rsidRDefault="00DA337A" w:rsidP="00DA337A">
      <w:pPr>
        <w:ind w:right="-1"/>
      </w:pPr>
      <w:r>
        <w:rPr>
          <w:b/>
          <w:bCs/>
        </w:rPr>
        <w:t>Material necessário</w:t>
      </w:r>
    </w:p>
    <w:p w14:paraId="1E7D98E7" w14:textId="77777777" w:rsidR="00DA337A" w:rsidRPr="00993ED1" w:rsidRDefault="00DA337A" w:rsidP="00DA337A">
      <w:pPr>
        <w:ind w:right="-1"/>
      </w:pPr>
      <w:r>
        <w:rPr>
          <w:b/>
          <w:bCs/>
        </w:rPr>
        <w:t>Softwares</w:t>
      </w:r>
    </w:p>
    <w:p w14:paraId="535F90E3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proofErr w:type="spellStart"/>
      <w:r>
        <w:t>Raspberry</w:t>
      </w:r>
      <w:proofErr w:type="spellEnd"/>
      <w:r>
        <w:t xml:space="preserve"> Pi </w:t>
      </w:r>
      <w:proofErr w:type="gramStart"/>
      <w:r>
        <w:t>OS configurado</w:t>
      </w:r>
      <w:proofErr w:type="gramEnd"/>
      <w:r>
        <w:t xml:space="preserve">. </w:t>
      </w:r>
    </w:p>
    <w:p w14:paraId="14462C6F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Docker. </w:t>
      </w:r>
    </w:p>
    <w:p w14:paraId="63235B3D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Docker </w:t>
      </w:r>
      <w:proofErr w:type="spellStart"/>
      <w:r>
        <w:t>Compose</w:t>
      </w:r>
      <w:proofErr w:type="spellEnd"/>
      <w:r>
        <w:t xml:space="preserve">. </w:t>
      </w:r>
    </w:p>
    <w:p w14:paraId="5E7026D9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Terminal local ou acesso remoto por SSH. </w:t>
      </w:r>
    </w:p>
    <w:p w14:paraId="0F8F3E0F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Editor de texto, como Nano. </w:t>
      </w:r>
    </w:p>
    <w:p w14:paraId="054C7628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Navegador. </w:t>
      </w:r>
    </w:p>
    <w:p w14:paraId="615D928E" w14:textId="77777777" w:rsidR="00DA337A" w:rsidRPr="00993ED1" w:rsidRDefault="00DA337A" w:rsidP="00DA337A">
      <w:pPr>
        <w:ind w:right="-1"/>
      </w:pPr>
      <w:r>
        <w:rPr>
          <w:b/>
          <w:bCs/>
        </w:rPr>
        <w:t>Hardwares</w:t>
      </w:r>
    </w:p>
    <w:p w14:paraId="5DCC2A00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proofErr w:type="spellStart"/>
      <w:r>
        <w:t>Raspberry</w:t>
      </w:r>
      <w:proofErr w:type="spellEnd"/>
      <w:r>
        <w:t xml:space="preserve"> Pi 5. </w:t>
      </w:r>
    </w:p>
    <w:p w14:paraId="7C7428B9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Cartão </w:t>
      </w:r>
      <w:proofErr w:type="spellStart"/>
      <w:r>
        <w:t>microSD</w:t>
      </w:r>
      <w:proofErr w:type="spellEnd"/>
      <w:r>
        <w:t xml:space="preserve"> ou SSD com espaço livre. </w:t>
      </w:r>
    </w:p>
    <w:p w14:paraId="0F4B4289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Fonte de alimentação adequada. </w:t>
      </w:r>
    </w:p>
    <w:p w14:paraId="55444906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Computador ou celular na mesma rede para acessar a página de monitoramento. </w:t>
      </w:r>
    </w:p>
    <w:p w14:paraId="37B2616B" w14:textId="77777777" w:rsidR="00DA337A" w:rsidRPr="00993ED1" w:rsidRDefault="00DA337A" w:rsidP="00DA337A">
      <w:pPr>
        <w:ind w:right="-1"/>
      </w:pPr>
      <w:r>
        <w:rPr>
          <w:b/>
          <w:bCs/>
        </w:rPr>
        <w:t>Pré-requisitos</w:t>
      </w:r>
    </w:p>
    <w:p w14:paraId="51501179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proofErr w:type="spellStart"/>
      <w:r>
        <w:t>Raspberry</w:t>
      </w:r>
      <w:proofErr w:type="spellEnd"/>
      <w:r>
        <w:t xml:space="preserve"> Pi conectado à rede. </w:t>
      </w:r>
    </w:p>
    <w:p w14:paraId="07BB335D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Acesso SSH funcional. </w:t>
      </w:r>
    </w:p>
    <w:p w14:paraId="33AE398C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Permissão para instalar pacotes. </w:t>
      </w:r>
    </w:p>
    <w:p w14:paraId="3DE283A1" w14:textId="77777777" w:rsidR="00DA337A" w:rsidRPr="00993ED1" w:rsidRDefault="00DA337A">
      <w:pPr>
        <w:pStyle w:val="PargrafodaLista"/>
        <w:numPr>
          <w:ilvl w:val="0"/>
          <w:numId w:val="19"/>
        </w:numPr>
        <w:ind w:left="0" w:right="-1" w:firstLine="0"/>
      </w:pPr>
      <w:r>
        <w:t xml:space="preserve">Conexão com a internet para download das imagens Docker. </w:t>
      </w:r>
    </w:p>
    <w:p w14:paraId="35E0942D" w14:textId="77777777" w:rsidR="00DA337A" w:rsidRPr="00993ED1" w:rsidRDefault="00DA337A" w:rsidP="00DA337A">
      <w:pPr>
        <w:ind w:right="-1"/>
      </w:pPr>
      <w:r>
        <w:rPr>
          <w:b/>
          <w:bCs/>
        </w:rPr>
        <w:t>Checklist antes da execução</w:t>
      </w:r>
    </w:p>
    <w:p w14:paraId="03A15047" w14:textId="77777777" w:rsidR="00DA337A" w:rsidRPr="00993ED1" w:rsidRDefault="00DA337A">
      <w:pPr>
        <w:pStyle w:val="PargrafodaLista"/>
        <w:numPr>
          <w:ilvl w:val="0"/>
          <w:numId w:val="20"/>
        </w:numPr>
        <w:ind w:left="0" w:right="-1" w:firstLine="0"/>
      </w:pPr>
      <w:r>
        <w:t xml:space="preserve">Confirmar acesso SSH ao </w:t>
      </w:r>
      <w:proofErr w:type="spellStart"/>
      <w:r>
        <w:t>Raspberry</w:t>
      </w:r>
      <w:proofErr w:type="spellEnd"/>
      <w:r>
        <w:t xml:space="preserve"> Pi. </w:t>
      </w:r>
    </w:p>
    <w:p w14:paraId="5E9163AC" w14:textId="77777777" w:rsidR="00DA337A" w:rsidRPr="00993ED1" w:rsidRDefault="00DA337A">
      <w:pPr>
        <w:pStyle w:val="PargrafodaLista"/>
        <w:numPr>
          <w:ilvl w:val="0"/>
          <w:numId w:val="20"/>
        </w:numPr>
        <w:ind w:left="0" w:right="-1" w:firstLine="0"/>
      </w:pPr>
      <w:r>
        <w:t xml:space="preserve">Confirmar conexão com a internet. </w:t>
      </w:r>
    </w:p>
    <w:p w14:paraId="0AA999F3" w14:textId="77777777" w:rsidR="00DA337A" w:rsidRPr="00993ED1" w:rsidRDefault="00DA337A">
      <w:pPr>
        <w:pStyle w:val="PargrafodaLista"/>
        <w:numPr>
          <w:ilvl w:val="0"/>
          <w:numId w:val="20"/>
        </w:numPr>
        <w:ind w:left="0" w:right="-1" w:firstLine="0"/>
      </w:pPr>
      <w:r>
        <w:t xml:space="preserve">Verificar se há espaço livre no armazenamento. </w:t>
      </w:r>
    </w:p>
    <w:p w14:paraId="2783B84D" w14:textId="77777777" w:rsidR="00DA337A" w:rsidRPr="00993ED1" w:rsidRDefault="00DA337A">
      <w:pPr>
        <w:pStyle w:val="PargrafodaLista"/>
        <w:numPr>
          <w:ilvl w:val="0"/>
          <w:numId w:val="20"/>
        </w:numPr>
        <w:ind w:left="0" w:right="-1" w:firstLine="0"/>
      </w:pPr>
      <w:r>
        <w:t xml:space="preserve">Definir a pasta de trabalho do projeto. </w:t>
      </w:r>
    </w:p>
    <w:p w14:paraId="03421E38" w14:textId="77777777" w:rsidR="00DA337A" w:rsidRPr="00993ED1" w:rsidRDefault="00DA337A">
      <w:pPr>
        <w:pStyle w:val="PargrafodaLista"/>
        <w:numPr>
          <w:ilvl w:val="0"/>
          <w:numId w:val="20"/>
        </w:numPr>
        <w:ind w:left="0" w:right="-1" w:firstLine="0"/>
      </w:pPr>
      <w:r>
        <w:t xml:space="preserve">Confirmar o endereço IP do </w:t>
      </w:r>
      <w:proofErr w:type="spellStart"/>
      <w:r>
        <w:t>Raspberry</w:t>
      </w:r>
      <w:proofErr w:type="spellEnd"/>
      <w:r>
        <w:t xml:space="preserve"> Pi.</w:t>
      </w:r>
    </w:p>
    <w:p w14:paraId="1A8DFF52" w14:textId="77777777" w:rsidR="00DA337A" w:rsidRPr="00993ED1" w:rsidRDefault="00DA337A" w:rsidP="00DA337A">
      <w:pPr>
        <w:ind w:right="-1"/>
      </w:pPr>
      <w:r>
        <w:rPr>
          <w:b/>
          <w:bCs/>
        </w:rPr>
        <w:t>Ponto de validação técnica</w:t>
      </w:r>
    </w:p>
    <w:p w14:paraId="5488B060" w14:textId="77777777" w:rsidR="00DA337A" w:rsidRPr="00993ED1" w:rsidRDefault="00DA337A">
      <w:pPr>
        <w:pStyle w:val="PargrafodaLista"/>
        <w:numPr>
          <w:ilvl w:val="0"/>
          <w:numId w:val="21"/>
        </w:numPr>
        <w:ind w:left="0" w:right="-1" w:firstLine="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deve retornar informações do cliente e do servidor Docker. </w:t>
      </w:r>
    </w:p>
    <w:p w14:paraId="1AE33D93" w14:textId="77777777" w:rsidR="00DA337A" w:rsidRPr="00993ED1" w:rsidRDefault="00DA337A">
      <w:pPr>
        <w:pStyle w:val="PargrafodaLista"/>
        <w:numPr>
          <w:ilvl w:val="0"/>
          <w:numId w:val="21"/>
        </w:numPr>
        <w:ind w:left="0" w:right="-1" w:firstLine="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</w:t>
      </w:r>
      <w:proofErr w:type="spellStart"/>
      <w:r>
        <w:t>hello</w:t>
      </w:r>
      <w:proofErr w:type="spellEnd"/>
      <w:r>
        <w:t xml:space="preserve">-world deve executar sem erro. </w:t>
      </w:r>
    </w:p>
    <w:p w14:paraId="1ABDFD0E" w14:textId="77777777" w:rsidR="00DA337A" w:rsidRPr="00993ED1" w:rsidRDefault="00DA337A">
      <w:pPr>
        <w:pStyle w:val="PargrafodaLista"/>
        <w:numPr>
          <w:ilvl w:val="0"/>
          <w:numId w:val="21"/>
        </w:numPr>
        <w:ind w:left="0" w:right="-1" w:firstLine="0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deve exibir os serviços processador e servidor-web. </w:t>
      </w:r>
    </w:p>
    <w:p w14:paraId="05A1D4F6" w14:textId="77777777" w:rsidR="00DA337A" w:rsidRPr="00993ED1" w:rsidRDefault="00DA337A">
      <w:pPr>
        <w:pStyle w:val="PargrafodaLista"/>
        <w:numPr>
          <w:ilvl w:val="0"/>
          <w:numId w:val="21"/>
        </w:numPr>
        <w:ind w:left="0" w:right="-1" w:firstLine="0"/>
      </w:pPr>
      <w:r>
        <w:t>A página deve abrir em http://&lt;IP_DO_RASPBERRY&gt;:8080.</w:t>
      </w:r>
    </w:p>
    <w:p w14:paraId="2C7390CC" w14:textId="77777777" w:rsidR="00DA337A" w:rsidRDefault="00DA337A" w:rsidP="00DA337A">
      <w:pPr>
        <w:ind w:right="-1"/>
        <w:jc w:val="both"/>
      </w:pPr>
      <w:r>
        <w:lastRenderedPageBreak/>
        <w:t xml:space="preserve">A </w:t>
      </w:r>
      <w:proofErr w:type="spellStart"/>
      <w:r>
        <w:t>containerização</w:t>
      </w:r>
      <w:proofErr w:type="spellEnd"/>
      <w:r>
        <w:t xml:space="preserve"> em sistemas embarcados não é apenas uma conveniência de empacotamento; é uma mudança de paradigma na gestão de </w:t>
      </w:r>
      <w:r>
        <w:rPr>
          <w:b/>
          <w:bCs/>
        </w:rPr>
        <w:t>recursos escassos</w:t>
      </w:r>
      <w:r>
        <w:t xml:space="preserve"> e </w:t>
      </w:r>
      <w:r>
        <w:rPr>
          <w:b/>
          <w:bCs/>
        </w:rPr>
        <w:t>ciclo de vida do hardware</w:t>
      </w:r>
      <w:r>
        <w:t>.</w:t>
      </w:r>
    </w:p>
    <w:p w14:paraId="6886BB1F" w14:textId="77777777" w:rsidR="00DA337A" w:rsidRDefault="00DA337A" w:rsidP="00DA337A">
      <w:pPr>
        <w:ind w:right="-1"/>
        <w:jc w:val="both"/>
      </w:pPr>
    </w:p>
    <w:p w14:paraId="13C58C60" w14:textId="77777777" w:rsidR="00DA337A" w:rsidRPr="007332D1" w:rsidRDefault="00DA337A" w:rsidP="00DA337A">
      <w:pPr>
        <w:pStyle w:val="TituloTopico"/>
        <w:ind w:right="-1"/>
        <w:rPr>
          <w:rFonts w:eastAsia="Abadi"/>
          <w:color w:val="2B2B2B"/>
        </w:rPr>
      </w:pPr>
      <w:r w:rsidRPr="007332D1">
        <w:rPr>
          <w:rFonts w:eastAsia="Abadi"/>
          <w:color w:val="2B2B2B"/>
        </w:rPr>
        <w:t>A Dualidade Kernel/</w:t>
      </w:r>
      <w:proofErr w:type="spellStart"/>
      <w:r w:rsidRPr="007332D1">
        <w:rPr>
          <w:rFonts w:eastAsia="Abadi"/>
          <w:color w:val="2B2B2B"/>
        </w:rPr>
        <w:t>Userland</w:t>
      </w:r>
      <w:proofErr w:type="spellEnd"/>
    </w:p>
    <w:p w14:paraId="1CA6F8DF" w14:textId="77777777" w:rsidR="00DA337A" w:rsidRDefault="00DA337A" w:rsidP="00DA337A">
      <w:pPr>
        <w:ind w:right="-1"/>
        <w:jc w:val="both"/>
      </w:pPr>
      <w:r>
        <w:t>Em um sistema Linux tradicional, o sistema operacional é dividido em:</w:t>
      </w:r>
    </w:p>
    <w:p w14:paraId="4CA64D1E" w14:textId="77777777" w:rsidR="00DA337A" w:rsidRDefault="00DA337A">
      <w:pPr>
        <w:numPr>
          <w:ilvl w:val="0"/>
          <w:numId w:val="5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Kernel Space:</w:t>
      </w:r>
      <w:r>
        <w:t xml:space="preserve"> Onde reside o Kernel Linux, gerenciando drivers, memória e CPU.</w:t>
      </w:r>
    </w:p>
    <w:p w14:paraId="22E94407" w14:textId="77777777" w:rsidR="00DA337A" w:rsidRDefault="00DA337A">
      <w:pPr>
        <w:numPr>
          <w:ilvl w:val="0"/>
          <w:numId w:val="5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proofErr w:type="spellStart"/>
      <w:r>
        <w:rPr>
          <w:b/>
          <w:bCs/>
        </w:rPr>
        <w:t>Userland</w:t>
      </w:r>
      <w:proofErr w:type="spellEnd"/>
      <w:r>
        <w:rPr>
          <w:b/>
          <w:bCs/>
        </w:rPr>
        <w:t>:</w:t>
      </w:r>
      <w:r>
        <w:t xml:space="preserve"> Onde residem as bibliotecas (</w:t>
      </w:r>
      <w:proofErr w:type="spellStart"/>
      <w:r>
        <w:t>glibc</w:t>
      </w:r>
      <w:proofErr w:type="spellEnd"/>
      <w:r>
        <w:t>), binários e a aplicação.</w:t>
      </w:r>
    </w:p>
    <w:p w14:paraId="69E388FF" w14:textId="77777777" w:rsidR="00DA337A" w:rsidRDefault="00DA337A" w:rsidP="00DA337A">
      <w:pPr>
        <w:ind w:right="-1"/>
        <w:jc w:val="both"/>
      </w:pPr>
      <w:r>
        <w:t xml:space="preserve">Diferente da Virtualização (VM), que exige um </w:t>
      </w:r>
      <w:proofErr w:type="spellStart"/>
      <w:r>
        <w:t>Hypervisor</w:t>
      </w:r>
      <w:proofErr w:type="spellEnd"/>
      <w:r>
        <w:t xml:space="preserve"> e um Kernel completo para cada aplicação (overhead de centenas de MB de RAM), o Docker isola apenas a </w:t>
      </w:r>
      <w:proofErr w:type="spellStart"/>
      <w:r>
        <w:rPr>
          <w:b/>
          <w:bCs/>
        </w:rPr>
        <w:t>Userland</w:t>
      </w:r>
      <w:proofErr w:type="spellEnd"/>
      <w:r>
        <w:t xml:space="preserve">. Isso significa que você pode rodar uma aplicação compilada para Ubuntu dentro de um </w:t>
      </w:r>
      <w:proofErr w:type="spellStart"/>
      <w:r>
        <w:t>Raspberry</w:t>
      </w:r>
      <w:proofErr w:type="spellEnd"/>
      <w:r>
        <w:t xml:space="preserve"> Pi rodando Debian, desde que ambas compartilhem o mesmo Kernel.</w:t>
      </w:r>
    </w:p>
    <w:p w14:paraId="590B9147" w14:textId="77777777" w:rsidR="00DA337A" w:rsidRPr="007332D1" w:rsidRDefault="00DA337A" w:rsidP="00DA337A">
      <w:pPr>
        <w:pStyle w:val="TituloTopico"/>
        <w:ind w:right="-1"/>
        <w:rPr>
          <w:rFonts w:eastAsia="Abadi"/>
          <w:color w:val="2B2B2B"/>
        </w:rPr>
      </w:pPr>
    </w:p>
    <w:p w14:paraId="2BD12730" w14:textId="77777777" w:rsidR="00DA337A" w:rsidRPr="007332D1" w:rsidRDefault="00DA337A" w:rsidP="00DA337A">
      <w:pPr>
        <w:pStyle w:val="TituloTopico"/>
        <w:ind w:right="-1"/>
        <w:rPr>
          <w:rFonts w:eastAsia="Abadi"/>
          <w:color w:val="2B2B2B"/>
        </w:rPr>
      </w:pPr>
      <w:r w:rsidRPr="007332D1">
        <w:rPr>
          <w:rFonts w:eastAsia="Abadi"/>
          <w:color w:val="2B2B2B"/>
        </w:rPr>
        <w:t>Por que containers em Sistemas Embarcados?</w:t>
      </w:r>
    </w:p>
    <w:p w14:paraId="11D9207A" w14:textId="77777777" w:rsidR="00DA337A" w:rsidRDefault="00DA337A">
      <w:pPr>
        <w:numPr>
          <w:ilvl w:val="0"/>
          <w:numId w:val="3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Imutabilidade e Reprodutibilidade:</w:t>
      </w:r>
      <w:r>
        <w:t xml:space="preserve"> O software é entregue como uma imagem de leitura exclusiva. Isso elimina o problema do "na minha máquina funciona", garantindo que o binário testado no laboratório seja idêntico ao que roda no dispositivo em campo.</w:t>
      </w:r>
    </w:p>
    <w:p w14:paraId="51BF9919" w14:textId="77777777" w:rsidR="00DA337A" w:rsidRDefault="00DA337A">
      <w:pPr>
        <w:numPr>
          <w:ilvl w:val="0"/>
          <w:numId w:val="3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Isolamento de Falhas:</w:t>
      </w:r>
      <w:r>
        <w:t xml:space="preserve"> Se uma aplicação Python sofrer um </w:t>
      </w:r>
      <w:proofErr w:type="spellStart"/>
      <w:r>
        <w:rPr>
          <w:i/>
          <w:iCs/>
        </w:rPr>
        <w:t>Memory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Leak</w:t>
      </w:r>
      <w:proofErr w:type="spellEnd"/>
      <w:r>
        <w:t xml:space="preserve"> ou um erro de segmentação, o impacto fica restrito aos limites do container. O sistema operacional base permanece estável para permitir o acesso remoto (SSH) e a correção do erro.</w:t>
      </w:r>
    </w:p>
    <w:p w14:paraId="3E613770" w14:textId="77777777" w:rsidR="00DA337A" w:rsidRDefault="00DA337A">
      <w:pPr>
        <w:numPr>
          <w:ilvl w:val="0"/>
          <w:numId w:val="3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Abstração de Hardware:</w:t>
      </w:r>
      <w:r>
        <w:t xml:space="preserve"> Através de volumes e dispositivos mapeados, o container pode acessar periféricos (GPIO, I2C, SPI) de forma controlada, enquanto o restante do sistema de arquivos permanece protegido.</w:t>
      </w:r>
    </w:p>
    <w:p w14:paraId="329897FC" w14:textId="77777777" w:rsidR="00DA337A" w:rsidRDefault="00DA337A">
      <w:pPr>
        <w:numPr>
          <w:ilvl w:val="0"/>
          <w:numId w:val="3"/>
        </w:numPr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Atualizações Delta (OTA):</w:t>
      </w:r>
      <w:r>
        <w:t xml:space="preserve"> Devido à estrutura de camadas (Union File System), ao atualizar uma aplicação, o Docker baixa apenas as camadas que mudaram. Em conexões de rede instáveis ou limitadas (como 4G/NB-IoT), isso economiza largura de banda e tempo de boot.</w:t>
      </w:r>
    </w:p>
    <w:p w14:paraId="230B5F49" w14:textId="77777777" w:rsidR="00DA337A" w:rsidRPr="007332D1" w:rsidRDefault="00DA337A" w:rsidP="00DA337A">
      <w:pPr>
        <w:ind w:right="-1"/>
        <w:jc w:val="both"/>
        <w:rPr>
          <w:b/>
          <w:bCs/>
        </w:rPr>
      </w:pPr>
      <w:r w:rsidRPr="007332D1">
        <w:rPr>
          <w:b/>
          <w:bCs/>
        </w:rPr>
        <w:t xml:space="preserve">O Papel do </w:t>
      </w:r>
      <w:proofErr w:type="spellStart"/>
      <w:r w:rsidRPr="007332D1">
        <w:rPr>
          <w:b/>
          <w:bCs/>
        </w:rPr>
        <w:t>Runtime</w:t>
      </w:r>
      <w:proofErr w:type="spellEnd"/>
    </w:p>
    <w:p w14:paraId="06534AF7" w14:textId="77777777" w:rsidR="00DA337A" w:rsidRDefault="00DA337A" w:rsidP="00DA337A">
      <w:pPr>
        <w:ind w:right="-1"/>
        <w:jc w:val="both"/>
      </w:pPr>
      <w:r>
        <w:t xml:space="preserve">No contexto de hardware restrito, o Docker atua como um orquestrador que interage com o </w:t>
      </w:r>
      <w:proofErr w:type="spellStart"/>
      <w:r>
        <w:rPr>
          <w:b/>
          <w:bCs/>
        </w:rPr>
        <w:t>runc</w:t>
      </w:r>
      <w:proofErr w:type="spellEnd"/>
      <w:r>
        <w:t xml:space="preserve"> (o </w:t>
      </w:r>
      <w:proofErr w:type="spellStart"/>
      <w:r>
        <w:t>runtime</w:t>
      </w:r>
      <w:proofErr w:type="spellEnd"/>
      <w:r>
        <w:t xml:space="preserve"> padrão). Ele instrui o Kernel a criar "jaulas" lógicas. Para sistemas de </w:t>
      </w:r>
      <w:proofErr w:type="spellStart"/>
      <w:r>
        <w:t>tempo-real</w:t>
      </w:r>
      <w:proofErr w:type="spellEnd"/>
      <w:r>
        <w:t xml:space="preserve"> (</w:t>
      </w:r>
      <w:r>
        <w:rPr>
          <w:b/>
          <w:bCs/>
        </w:rPr>
        <w:t>RTOS</w:t>
      </w:r>
      <w:r>
        <w:t xml:space="preserve">), é crucial notar que o Docker introduz um </w:t>
      </w:r>
      <w:proofErr w:type="spellStart"/>
      <w:r>
        <w:t>jitter</w:t>
      </w:r>
      <w:proofErr w:type="spellEnd"/>
      <w:r>
        <w:t xml:space="preserve"> </w:t>
      </w:r>
      <w:r>
        <w:lastRenderedPageBreak/>
        <w:t>mínimo, mas o compartilhamento do Kernel significa que o escalonador ainda é o do Linux principal, o que deve ser considerado em aplicações de missão crítica.</w:t>
      </w:r>
    </w:p>
    <w:p w14:paraId="446F983B" w14:textId="77777777" w:rsidR="00DA337A" w:rsidRDefault="00DA337A" w:rsidP="00DA337A">
      <w:pPr>
        <w:tabs>
          <w:tab w:val="left" w:pos="3160"/>
        </w:tabs>
        <w:ind w:right="-1"/>
        <w:jc w:val="both"/>
      </w:pPr>
      <w:r>
        <w:t xml:space="preserve"> </w:t>
      </w:r>
    </w:p>
    <w:p w14:paraId="082FF99C" w14:textId="77777777" w:rsidR="00DA337A" w:rsidRDefault="00DA337A" w:rsidP="00DA337A">
      <w:pPr>
        <w:ind w:right="-1"/>
        <w:jc w:val="both"/>
      </w:pPr>
      <w:r w:rsidRPr="007332D1">
        <w:rPr>
          <w:b/>
          <w:bCs/>
        </w:rPr>
        <w:t>Instalação e Configuração</w:t>
      </w:r>
      <w:r>
        <w:tab/>
      </w:r>
    </w:p>
    <w:p w14:paraId="338797E9" w14:textId="77777777" w:rsidR="00DA337A" w:rsidRDefault="00DA337A" w:rsidP="00DA337A">
      <w:pPr>
        <w:ind w:right="-1"/>
        <w:jc w:val="both"/>
      </w:pPr>
      <w:r>
        <w:t xml:space="preserve">No </w:t>
      </w:r>
      <w:proofErr w:type="spellStart"/>
      <w:r>
        <w:t>Raspberry</w:t>
      </w:r>
      <w:proofErr w:type="spellEnd"/>
      <w:r>
        <w:t xml:space="preserve"> Pi, a melhor prática é utilizar o script oficial para garantir a detecção correta da arquitetura </w:t>
      </w:r>
      <w:r>
        <w:rPr>
          <w:b/>
          <w:bCs/>
        </w:rPr>
        <w:t>(ARMv7 ou ARM64).</w:t>
      </w:r>
    </w:p>
    <w:p w14:paraId="73DB8EFF" w14:textId="77777777" w:rsidR="00DA337A" w:rsidRDefault="00DA337A" w:rsidP="00DA337A">
      <w:pPr>
        <w:tabs>
          <w:tab w:val="left" w:pos="3160"/>
        </w:tabs>
        <w:ind w:right="-1"/>
        <w:jc w:val="both"/>
      </w:pPr>
    </w:p>
    <w:p w14:paraId="4909C62C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Passo 1: Instalação Automatizada</w:t>
      </w:r>
    </w:p>
    <w:p w14:paraId="17045171" w14:textId="77777777" w:rsidR="00DA337A" w:rsidRPr="0051176A" w:rsidRDefault="00DA337A" w:rsidP="00DA337A">
      <w:pPr>
        <w:pStyle w:val="CodeDark"/>
        <w:ind w:right="-1"/>
      </w:pPr>
      <w:r>
        <w:t># Baixa e executa o instalador oficial</w:t>
      </w:r>
    </w:p>
    <w:p w14:paraId="1BB50C2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curl -</w:t>
      </w:r>
      <w:proofErr w:type="spellStart"/>
      <w:r>
        <w:rPr>
          <w:lang w:val="en-US"/>
        </w:rPr>
        <w:t>fsSL</w:t>
      </w:r>
      <w:proofErr w:type="spellEnd"/>
      <w:r>
        <w:rPr>
          <w:lang w:val="en-US"/>
        </w:rPr>
        <w:t xml:space="preserve"> https://get.docker.com -o get-docker.sh</w:t>
      </w:r>
    </w:p>
    <w:p w14:paraId="0BA0258A" w14:textId="77777777" w:rsidR="00DA337A" w:rsidRPr="0051176A" w:rsidRDefault="00DA337A" w:rsidP="00DA337A">
      <w:pPr>
        <w:pStyle w:val="CodeDark"/>
        <w:ind w:right="-1"/>
      </w:pPr>
      <w:proofErr w:type="spellStart"/>
      <w:r>
        <w:t>sudo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get-docker.sh</w:t>
      </w:r>
    </w:p>
    <w:p w14:paraId="19CCCBCB" w14:textId="77777777" w:rsidR="00DA337A" w:rsidRDefault="00DA337A" w:rsidP="00DA337A">
      <w:pPr>
        <w:tabs>
          <w:tab w:val="left" w:pos="3160"/>
        </w:tabs>
        <w:ind w:right="-1"/>
        <w:jc w:val="both"/>
      </w:pPr>
    </w:p>
    <w:p w14:paraId="60B2E81C" w14:textId="77777777" w:rsidR="00DA337A" w:rsidRDefault="00DA337A" w:rsidP="00DA337A">
      <w:pPr>
        <w:ind w:right="-1"/>
        <w:jc w:val="both"/>
      </w:pPr>
      <w:r>
        <w:rPr>
          <w:b/>
          <w:bCs/>
        </w:rPr>
        <w:t>Passo 2: Gestão de Usuário (Pós-instalação)</w:t>
      </w:r>
    </w:p>
    <w:p w14:paraId="4A7F714F" w14:textId="77777777" w:rsidR="00DA337A" w:rsidRDefault="00DA337A" w:rsidP="00DA337A">
      <w:pPr>
        <w:ind w:right="-1"/>
        <w:jc w:val="both"/>
      </w:pPr>
      <w:r>
        <w:t xml:space="preserve">Para evitar o uso de </w:t>
      </w:r>
      <w:proofErr w:type="spellStart"/>
      <w:r>
        <w:t>sudo</w:t>
      </w:r>
      <w:proofErr w:type="spellEnd"/>
      <w:r>
        <w:t xml:space="preserve"> em cada comando Docker:</w:t>
      </w:r>
    </w:p>
    <w:p w14:paraId="162AB633" w14:textId="77777777" w:rsidR="00DA337A" w:rsidRDefault="00DA337A" w:rsidP="00DA337A">
      <w:pPr>
        <w:pStyle w:val="CodeDark"/>
        <w:ind w:right="-1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$USER</w:t>
      </w:r>
    </w:p>
    <w:p w14:paraId="7F9C757A" w14:textId="77777777" w:rsidR="00DA337A" w:rsidRDefault="00DA337A" w:rsidP="00DA337A">
      <w:pPr>
        <w:ind w:right="-1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169E0B81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053B6F1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D66CF0" wp14:editId="121E10A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33897905" name="Forma Livre: Forma 3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40E61DF6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66CF0" id="Forma Livre: Forma 361" o:spid="_x0000_s1026" style="position:absolute;margin-left:125pt;margin-top:5.4pt;width:220.5pt;height:2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gTXfAYAADs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40E61DF6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660C6BC9" w14:textId="77777777" w:rsidTr="004D3CC0"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82C0012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26709102" wp14:editId="4777CD1F">
                  <wp:extent cx="914400" cy="937895"/>
                  <wp:effectExtent l="0" t="0" r="0" b="0"/>
                  <wp:docPr id="60" name="Imagem 97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B0B92D2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</w:pPr>
            <w:r>
              <w:rPr>
                <w:rFonts w:eastAsia="Times New Roman"/>
                <w:color w:val="FFFFFF"/>
              </w:rPr>
              <w:t>Deslogue e faça o login novamente para que a alteração do grupo tenha efeito.</w:t>
            </w:r>
          </w:p>
        </w:tc>
      </w:tr>
    </w:tbl>
    <w:p w14:paraId="058FF4A3" w14:textId="77777777" w:rsidR="00DA337A" w:rsidRDefault="00DA337A" w:rsidP="00DA337A">
      <w:pPr>
        <w:tabs>
          <w:tab w:val="left" w:pos="3160"/>
        </w:tabs>
        <w:ind w:right="-1"/>
        <w:jc w:val="both"/>
      </w:pPr>
    </w:p>
    <w:p w14:paraId="7EA8B2EE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Passo 3: Validação do Sistema</w:t>
      </w:r>
    </w:p>
    <w:p w14:paraId="28E54AA0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          # Verifica se o </w:t>
      </w:r>
      <w:proofErr w:type="spellStart"/>
      <w:r>
        <w:t>Daemon</w:t>
      </w:r>
      <w:proofErr w:type="spellEnd"/>
      <w:r>
        <w:t xml:space="preserve"> está respondendo</w:t>
      </w:r>
    </w:p>
    <w:p w14:paraId="7F6CA0D5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--</w:t>
      </w:r>
      <w:proofErr w:type="spellStart"/>
      <w:r>
        <w:t>rm</w:t>
      </w:r>
      <w:proofErr w:type="spellEnd"/>
      <w:r>
        <w:t xml:space="preserve"> </w:t>
      </w:r>
      <w:proofErr w:type="spellStart"/>
      <w:r>
        <w:t>hello</w:t>
      </w:r>
      <w:proofErr w:type="spellEnd"/>
      <w:r>
        <w:t>-world   # Baixa e executa um teste leve</w:t>
      </w:r>
    </w:p>
    <w:p w14:paraId="0562FAE0" w14:textId="77777777" w:rsidR="00DA337A" w:rsidRDefault="00DA337A" w:rsidP="00DA337A">
      <w:pPr>
        <w:tabs>
          <w:tab w:val="left" w:pos="3160"/>
        </w:tabs>
        <w:ind w:right="-1"/>
        <w:jc w:val="both"/>
      </w:pPr>
    </w:p>
    <w:p w14:paraId="413F21A4" w14:textId="77777777" w:rsidR="00DA337A" w:rsidRPr="007332D1" w:rsidRDefault="00DA337A" w:rsidP="00DA337A">
      <w:pPr>
        <w:ind w:right="-1"/>
        <w:jc w:val="both"/>
        <w:rPr>
          <w:b/>
          <w:bCs/>
        </w:rPr>
      </w:pPr>
      <w:r w:rsidRPr="007332D1">
        <w:rPr>
          <w:b/>
          <w:bCs/>
        </w:rPr>
        <w:t>Mecanismos de Isolamento</w:t>
      </w:r>
    </w:p>
    <w:p w14:paraId="2DFA683F" w14:textId="77777777" w:rsidR="00DA337A" w:rsidRDefault="00DA337A" w:rsidP="00DA337A">
      <w:pPr>
        <w:ind w:right="-1"/>
        <w:jc w:val="both"/>
      </w:pPr>
      <w:r>
        <w:t>A estabilidade do sistema embarcado depende de dois pilares do Kernel Linux:</w:t>
      </w:r>
    </w:p>
    <w:p w14:paraId="7A7E004A" w14:textId="77777777" w:rsidR="00DA337A" w:rsidRDefault="00DA337A">
      <w:pPr>
        <w:numPr>
          <w:ilvl w:val="0"/>
          <w:numId w:val="6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proofErr w:type="spellStart"/>
      <w:r>
        <w:rPr>
          <w:b/>
          <w:bCs/>
        </w:rPr>
        <w:lastRenderedPageBreak/>
        <w:t>Namespaces</w:t>
      </w:r>
      <w:proofErr w:type="spellEnd"/>
      <w:r>
        <w:rPr>
          <w:b/>
          <w:bCs/>
        </w:rPr>
        <w:t>:</w:t>
      </w:r>
      <w:r>
        <w:t xml:space="preserve"> Criam a ilusão de isolamento. O container acha que tem seu próprio IP, sua própria árvore de processos (PID) e seu próprio sistema de arquivos.</w:t>
      </w:r>
    </w:p>
    <w:p w14:paraId="4EDE1B0E" w14:textId="77777777" w:rsidR="00DA337A" w:rsidRDefault="00DA337A">
      <w:pPr>
        <w:numPr>
          <w:ilvl w:val="0"/>
          <w:numId w:val="6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proofErr w:type="spellStart"/>
      <w:r>
        <w:rPr>
          <w:b/>
          <w:bCs/>
        </w:rPr>
        <w:t>cgroups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Control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Groups</w:t>
      </w:r>
      <w:proofErr w:type="spellEnd"/>
      <w:r>
        <w:rPr>
          <w:b/>
          <w:bCs/>
        </w:rPr>
        <w:t>):</w:t>
      </w:r>
      <w:r>
        <w:t xml:space="preserve"> O "limitador de velocidade". Em um </w:t>
      </w:r>
      <w:proofErr w:type="spellStart"/>
      <w:r>
        <w:t>Raspberry</w:t>
      </w:r>
      <w:proofErr w:type="spellEnd"/>
      <w:r>
        <w:t xml:space="preserve"> Pi com apenas 1GB ou 2GB de RAM, é vital limitar quanto um container pode consumir para evitar o travamento total do dispositivo (</w:t>
      </w:r>
      <w:r>
        <w:rPr>
          <w:i/>
          <w:iCs/>
        </w:rPr>
        <w:t>OOM Kill</w:t>
      </w:r>
      <w:r>
        <w:t>).</w:t>
      </w:r>
    </w:p>
    <w:p w14:paraId="39C0D1CF" w14:textId="77777777" w:rsidR="00DA337A" w:rsidRDefault="00DA337A">
      <w:pPr>
        <w:numPr>
          <w:ilvl w:val="0"/>
          <w:numId w:val="6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proofErr w:type="spellStart"/>
      <w:r>
        <w:rPr>
          <w:b/>
          <w:bCs/>
        </w:rPr>
        <w:t>OverlayFS</w:t>
      </w:r>
      <w:proofErr w:type="spellEnd"/>
      <w:r>
        <w:rPr>
          <w:b/>
          <w:bCs/>
        </w:rPr>
        <w:t>:</w:t>
      </w:r>
      <w:r>
        <w:t xml:space="preserve"> Sistema de arquivos em camadas. O Docker lê as camadas da imagem (RO) e escreve apenas em uma camada temporária (RW), preservando a vida útil do cartão SD.</w:t>
      </w:r>
    </w:p>
    <w:p w14:paraId="353DD75A" w14:textId="77777777" w:rsidR="00DA337A" w:rsidRDefault="00DA337A" w:rsidP="00DA337A">
      <w:pPr>
        <w:tabs>
          <w:tab w:val="left" w:pos="3160"/>
        </w:tabs>
        <w:ind w:right="-1"/>
        <w:jc w:val="both"/>
      </w:pPr>
    </w:p>
    <w:p w14:paraId="207B79C7" w14:textId="77777777" w:rsidR="00DA337A" w:rsidRPr="007332D1" w:rsidRDefault="00DA337A" w:rsidP="00DA337A">
      <w:pPr>
        <w:ind w:right="-1"/>
        <w:jc w:val="both"/>
        <w:rPr>
          <w:b/>
          <w:bCs/>
        </w:rPr>
      </w:pPr>
      <w:r w:rsidRPr="007332D1">
        <w:rPr>
          <w:b/>
          <w:bCs/>
        </w:rPr>
        <w:t>Otimização e Boas Práticas</w:t>
      </w:r>
    </w:p>
    <w:p w14:paraId="3BFB9837" w14:textId="77777777" w:rsidR="00DA337A" w:rsidRDefault="00DA337A" w:rsidP="00DA337A">
      <w:pPr>
        <w:ind w:right="-1"/>
        <w:jc w:val="both"/>
      </w:pPr>
      <w:r>
        <w:t>Espaço em disco (Flash) e RAM são caros em sistemas embarcados.</w:t>
      </w:r>
    </w:p>
    <w:p w14:paraId="3E0B566A" w14:textId="77777777" w:rsidR="00DA337A" w:rsidRDefault="00DA337A">
      <w:pPr>
        <w:numPr>
          <w:ilvl w:val="0"/>
          <w:numId w:val="7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Imagens Base:</w:t>
      </w:r>
      <w:r>
        <w:t xml:space="preserve"> Prefira imagens </w:t>
      </w:r>
      <w:proofErr w:type="spellStart"/>
      <w:r>
        <w:t>slim</w:t>
      </w:r>
      <w:proofErr w:type="spellEnd"/>
      <w:r>
        <w:t xml:space="preserve"> ou </w:t>
      </w:r>
      <w:proofErr w:type="spellStart"/>
      <w:r>
        <w:t>alpine</w:t>
      </w:r>
      <w:proofErr w:type="spellEnd"/>
      <w:r>
        <w:t>.</w:t>
      </w:r>
    </w:p>
    <w:p w14:paraId="53FEF194" w14:textId="77777777" w:rsidR="00DA337A" w:rsidRDefault="00DA337A">
      <w:pPr>
        <w:numPr>
          <w:ilvl w:val="1"/>
          <w:numId w:val="7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r>
        <w:rPr>
          <w:i/>
          <w:iCs/>
        </w:rPr>
        <w:t>Exemplo:</w:t>
      </w:r>
      <w:r>
        <w:t xml:space="preserve"> python:3.11 (~800MB) </w:t>
      </w:r>
      <w:proofErr w:type="spellStart"/>
      <w:r>
        <w:t>vs</w:t>
      </w:r>
      <w:proofErr w:type="spellEnd"/>
      <w:r>
        <w:t xml:space="preserve"> python:3.11-alpine (~50MB).</w:t>
      </w:r>
    </w:p>
    <w:p w14:paraId="7686A922" w14:textId="77777777" w:rsidR="00DA337A" w:rsidRDefault="00DA337A">
      <w:pPr>
        <w:numPr>
          <w:ilvl w:val="0"/>
          <w:numId w:val="7"/>
        </w:numPr>
        <w:tabs>
          <w:tab w:val="left" w:pos="12"/>
          <w:tab w:val="left" w:pos="0"/>
        </w:tabs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Eficiência de Escrita:</w:t>
      </w:r>
      <w:r>
        <w:t xml:space="preserve"> Evite logs excessivos dentro do container. Redirecione logs para volumes externos ou use drivers de log compactos.</w:t>
      </w:r>
    </w:p>
    <w:p w14:paraId="27136C8C" w14:textId="77777777" w:rsidR="00DA337A" w:rsidRDefault="00DA337A" w:rsidP="00DA337A">
      <w:pPr>
        <w:ind w:right="-1"/>
        <w:jc w:val="both"/>
      </w:pPr>
    </w:p>
    <w:p w14:paraId="2F37FF9E" w14:textId="77777777" w:rsidR="00DA337A" w:rsidRPr="007332D1" w:rsidRDefault="00DA337A" w:rsidP="00DA337A">
      <w:pPr>
        <w:ind w:right="-1"/>
        <w:jc w:val="both"/>
        <w:rPr>
          <w:b/>
          <w:bCs/>
        </w:rPr>
      </w:pPr>
      <w:r w:rsidRPr="007332D1">
        <w:rPr>
          <w:b/>
          <w:bCs/>
        </w:rPr>
        <w:t xml:space="preserve">Criando sua Primeira Stack no </w:t>
      </w:r>
      <w:proofErr w:type="spellStart"/>
      <w:r w:rsidRPr="007332D1">
        <w:rPr>
          <w:b/>
          <w:bCs/>
        </w:rPr>
        <w:t>Raspberry</w:t>
      </w:r>
      <w:proofErr w:type="spellEnd"/>
      <w:r w:rsidRPr="007332D1">
        <w:rPr>
          <w:b/>
          <w:bCs/>
        </w:rPr>
        <w:t xml:space="preserve"> Pi</w:t>
      </w:r>
    </w:p>
    <w:p w14:paraId="12561230" w14:textId="77777777" w:rsidR="00DA337A" w:rsidRDefault="00DA337A" w:rsidP="00DA337A">
      <w:pPr>
        <w:ind w:right="-1"/>
        <w:jc w:val="both"/>
      </w:pPr>
      <w:r>
        <w:t xml:space="preserve">Para este passo a passo, vamos criar uma aplicação que monitora o uso de recursos do seu </w:t>
      </w:r>
      <w:proofErr w:type="spellStart"/>
      <w:r>
        <w:t>Raspberry</w:t>
      </w:r>
      <w:proofErr w:type="spellEnd"/>
      <w:r>
        <w:t xml:space="preserve"> Pi e disponibiliza esses dados em uma página web simples. Você precisará apenas do </w:t>
      </w:r>
      <w:proofErr w:type="spellStart"/>
      <w:r>
        <w:t>Raspberry</w:t>
      </w:r>
      <w:proofErr w:type="spellEnd"/>
      <w:r>
        <w:t xml:space="preserve"> Pi e de outro computador (ou celular) na mesma rede para acessar o navegador.</w:t>
      </w:r>
    </w:p>
    <w:p w14:paraId="0B048159" w14:textId="77777777" w:rsidR="00DA337A" w:rsidRDefault="00DA337A" w:rsidP="00DA337A">
      <w:pPr>
        <w:tabs>
          <w:tab w:val="left" w:pos="3160"/>
        </w:tabs>
        <w:ind w:right="-1"/>
        <w:jc w:val="both"/>
      </w:pPr>
    </w:p>
    <w:p w14:paraId="46E2F8DE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1. Acesso Inicial via SSH</w:t>
      </w:r>
    </w:p>
    <w:p w14:paraId="0C7225B5" w14:textId="77777777" w:rsidR="00DA337A" w:rsidRPr="0051176A" w:rsidRDefault="00DA337A" w:rsidP="00DA337A">
      <w:pPr>
        <w:ind w:right="-1"/>
        <w:jc w:val="both"/>
        <w:rPr>
          <w:lang w:val="en-US"/>
        </w:rPr>
      </w:pPr>
      <w:r>
        <w:t xml:space="preserve">Primeiro, acesse seu </w:t>
      </w:r>
      <w:proofErr w:type="spellStart"/>
      <w:r>
        <w:t>Raspberry</w:t>
      </w:r>
      <w:proofErr w:type="spellEnd"/>
      <w:r>
        <w:t xml:space="preserve"> Pi a partir do seu computador principal. </w:t>
      </w:r>
      <w:r>
        <w:rPr>
          <w:lang w:val="en-US"/>
        </w:rPr>
        <w:t xml:space="preserve">No terminal (Windows PowerShell </w:t>
      </w:r>
      <w:proofErr w:type="spellStart"/>
      <w:r>
        <w:rPr>
          <w:lang w:val="en-US"/>
        </w:rPr>
        <w:t>ou</w:t>
      </w:r>
      <w:proofErr w:type="spellEnd"/>
      <w:r>
        <w:rPr>
          <w:lang w:val="en-US"/>
        </w:rPr>
        <w:t xml:space="preserve"> Mac/Linux Terminal):</w:t>
      </w:r>
    </w:p>
    <w:p w14:paraId="121D480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ssh </w:t>
      </w:r>
      <w:proofErr w:type="spellStart"/>
      <w:r>
        <w:rPr>
          <w:lang w:val="en-US"/>
        </w:rPr>
        <w:t>seu_usuario@endereco_ip_da_rasp</w:t>
      </w:r>
      <w:proofErr w:type="spellEnd"/>
    </w:p>
    <w:p w14:paraId="0861F683" w14:textId="77777777" w:rsidR="00DA337A" w:rsidRDefault="00DA337A" w:rsidP="00DA337A">
      <w:pPr>
        <w:pStyle w:val="CodeDark"/>
        <w:ind w:right="-1"/>
      </w:pPr>
      <w:r>
        <w:t xml:space="preserve"># Exemplo: </w:t>
      </w:r>
      <w:proofErr w:type="spellStart"/>
      <w:r>
        <w:t>ssh</w:t>
      </w:r>
      <w:proofErr w:type="spellEnd"/>
      <w:r>
        <w:t xml:space="preserve"> pi@192.168.1.15</w:t>
      </w:r>
    </w:p>
    <w:p w14:paraId="313AC6A0" w14:textId="77777777" w:rsidR="00DA337A" w:rsidRDefault="00DA337A" w:rsidP="00DA337A">
      <w:pPr>
        <w:ind w:right="-1"/>
        <w:jc w:val="both"/>
        <w:rPr>
          <w:b/>
          <w:bCs/>
        </w:rPr>
      </w:pPr>
    </w:p>
    <w:p w14:paraId="36E2A318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2. Preparação do Diretório de Trabalho</w:t>
      </w:r>
    </w:p>
    <w:p w14:paraId="2F97A7B0" w14:textId="77777777" w:rsidR="00DA337A" w:rsidRDefault="00DA337A" w:rsidP="00DA337A">
      <w:pPr>
        <w:ind w:right="-1"/>
        <w:jc w:val="both"/>
      </w:pPr>
      <w:r>
        <w:t>Vamos organizar os arquivos em uma pasta dedicada para manter o sistema limpo.</w:t>
      </w:r>
    </w:p>
    <w:p w14:paraId="7469D2B2" w14:textId="77777777" w:rsidR="00DA337A" w:rsidRDefault="00DA337A" w:rsidP="00DA337A">
      <w:pPr>
        <w:ind w:right="-1"/>
        <w:jc w:val="both"/>
      </w:pPr>
    </w:p>
    <w:p w14:paraId="10FD574C" w14:textId="77777777" w:rsidR="00DA337A" w:rsidRDefault="00DA337A" w:rsidP="00DA337A">
      <w:pPr>
        <w:ind w:right="-1"/>
        <w:jc w:val="both"/>
      </w:pPr>
    </w:p>
    <w:p w14:paraId="6808C7DA" w14:textId="77777777" w:rsidR="00DA337A" w:rsidRPr="0051176A" w:rsidRDefault="00DA337A" w:rsidP="00DA337A">
      <w:pPr>
        <w:pStyle w:val="CodeDark"/>
        <w:ind w:right="-1"/>
      </w:pPr>
      <w:r>
        <w:lastRenderedPageBreak/>
        <w:t># Cria a pasta do projeto</w:t>
      </w:r>
    </w:p>
    <w:p w14:paraId="33E7E9E3" w14:textId="77777777" w:rsidR="00DA337A" w:rsidRPr="0051176A" w:rsidRDefault="00DA337A" w:rsidP="00DA337A">
      <w:pPr>
        <w:pStyle w:val="CodeDark"/>
        <w:ind w:right="-1"/>
      </w:pPr>
      <w:proofErr w:type="spellStart"/>
      <w:r>
        <w:t>mkdir</w:t>
      </w:r>
      <w:proofErr w:type="spellEnd"/>
      <w:r>
        <w:t xml:space="preserve"> -p ~/meu-monitor-</w:t>
      </w:r>
      <w:proofErr w:type="spellStart"/>
      <w:r>
        <w:t>rpi</w:t>
      </w:r>
      <w:proofErr w:type="spellEnd"/>
    </w:p>
    <w:p w14:paraId="63046E52" w14:textId="77777777" w:rsidR="00DA337A" w:rsidRDefault="00DA337A" w:rsidP="00DA337A">
      <w:pPr>
        <w:pStyle w:val="CodeDark"/>
        <w:ind w:right="-1"/>
      </w:pPr>
      <w:proofErr w:type="spellStart"/>
      <w:r>
        <w:t>cd</w:t>
      </w:r>
      <w:proofErr w:type="spellEnd"/>
      <w:r>
        <w:t xml:space="preserve"> ~/meu-monitor-</w:t>
      </w:r>
      <w:proofErr w:type="spellStart"/>
      <w:r>
        <w:t>rpi</w:t>
      </w:r>
      <w:proofErr w:type="spellEnd"/>
    </w:p>
    <w:p w14:paraId="3C093D38" w14:textId="77777777" w:rsidR="00DA337A" w:rsidRDefault="00DA337A" w:rsidP="00DA337A">
      <w:pPr>
        <w:ind w:right="-1"/>
        <w:jc w:val="both"/>
        <w:rPr>
          <w:b/>
          <w:bCs/>
        </w:rPr>
      </w:pPr>
    </w:p>
    <w:p w14:paraId="497E69BB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3. Criação da Aplicação (O "Cérebro")</w:t>
      </w:r>
    </w:p>
    <w:p w14:paraId="11AB035A" w14:textId="77777777" w:rsidR="00DA337A" w:rsidRDefault="00DA337A" w:rsidP="00DA337A">
      <w:pPr>
        <w:ind w:right="-1"/>
        <w:jc w:val="both"/>
      </w:pPr>
      <w:r>
        <w:t>Vamos criar um script Python que gera um arquivo HTML com informações de hardware. O Docker usará este arquivo para servir a página web.</w:t>
      </w:r>
    </w:p>
    <w:p w14:paraId="68AC540E" w14:textId="77777777" w:rsidR="00DA337A" w:rsidRDefault="00DA337A" w:rsidP="00DA337A">
      <w:pPr>
        <w:ind w:right="-1"/>
        <w:jc w:val="both"/>
      </w:pPr>
      <w:r>
        <w:t>Use o editor nano para criar o arquivo:</w:t>
      </w:r>
    </w:p>
    <w:p w14:paraId="36219E6A" w14:textId="77777777" w:rsidR="00DA337A" w:rsidRDefault="00DA337A" w:rsidP="00AB1FAA">
      <w:pPr>
        <w:pStyle w:val="CodeDark"/>
        <w:pBdr>
          <w:bottom w:val="single" w:sz="4" w:space="0" w:color="949494" w:shadow="1"/>
        </w:pBdr>
        <w:ind w:right="-1"/>
      </w:pPr>
      <w:r>
        <w:t>nano app.py</w:t>
      </w:r>
    </w:p>
    <w:p w14:paraId="42C70F9D" w14:textId="77777777" w:rsidR="00DA337A" w:rsidRDefault="00DA337A" w:rsidP="00DA337A">
      <w:pPr>
        <w:ind w:right="-1"/>
        <w:jc w:val="both"/>
      </w:pPr>
    </w:p>
    <w:p w14:paraId="69AEE255" w14:textId="77777777" w:rsidR="00DA337A" w:rsidRDefault="00DA337A" w:rsidP="00DA337A">
      <w:pPr>
        <w:ind w:right="-1"/>
        <w:jc w:val="both"/>
      </w:pPr>
      <w:r>
        <w:t>Copie e cole o código abaixo:</w:t>
      </w:r>
    </w:p>
    <w:p w14:paraId="752DD116" w14:textId="77777777" w:rsidR="00DA337A" w:rsidRPr="0051176A" w:rsidRDefault="00DA337A" w:rsidP="00DA337A">
      <w:pPr>
        <w:pStyle w:val="CodeDark"/>
        <w:ind w:right="-1"/>
      </w:pPr>
      <w:r>
        <w:t>#Python</w:t>
      </w:r>
    </w:p>
    <w:p w14:paraId="79BB1CA5" w14:textId="77777777" w:rsidR="00DA337A" w:rsidRPr="0051176A" w:rsidRDefault="00DA337A" w:rsidP="00DA337A">
      <w:pPr>
        <w:pStyle w:val="CodeDark"/>
        <w:ind w:right="-1"/>
      </w:pPr>
      <w:proofErr w:type="spellStart"/>
      <w:r>
        <w:t>import</w:t>
      </w:r>
      <w:proofErr w:type="spellEnd"/>
      <w:r>
        <w:t xml:space="preserve"> os</w:t>
      </w:r>
    </w:p>
    <w:p w14:paraId="1A46D643" w14:textId="77777777" w:rsidR="00DA337A" w:rsidRPr="0051176A" w:rsidRDefault="00DA337A" w:rsidP="00DA337A">
      <w:pPr>
        <w:pStyle w:val="CodeDark"/>
        <w:ind w:right="-1"/>
      </w:pPr>
      <w:proofErr w:type="spellStart"/>
      <w:r>
        <w:t>import</w:t>
      </w:r>
      <w:proofErr w:type="spellEnd"/>
      <w:r>
        <w:t xml:space="preserve"> time</w:t>
      </w:r>
    </w:p>
    <w:p w14:paraId="2A96869B" w14:textId="77777777" w:rsidR="00DA337A" w:rsidRPr="0051176A" w:rsidRDefault="00DA337A" w:rsidP="00DA337A">
      <w:pPr>
        <w:pStyle w:val="CodeDark"/>
        <w:ind w:right="-1"/>
      </w:pPr>
    </w:p>
    <w:p w14:paraId="6BB6BFF9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proofErr w:type="spellStart"/>
      <w:r>
        <w:t>Template</w:t>
      </w:r>
      <w:proofErr w:type="spellEnd"/>
      <w:r>
        <w:t xml:space="preserve"> com a meta </w:t>
      </w:r>
      <w:proofErr w:type="spellStart"/>
      <w:r>
        <w:t>tag</w:t>
      </w:r>
      <w:proofErr w:type="spellEnd"/>
      <w:r>
        <w:t xml:space="preserve"> de </w:t>
      </w:r>
      <w:proofErr w:type="spellStart"/>
      <w:r>
        <w:t>charset</w:t>
      </w:r>
      <w:proofErr w:type="spellEnd"/>
      <w:r>
        <w:t xml:space="preserve"> para corrigir acentos</w:t>
      </w:r>
    </w:p>
    <w:p w14:paraId="5CEFA13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proofErr w:type="spellStart"/>
      <w:r>
        <w:rPr>
          <w:lang w:val="en-US"/>
        </w:rPr>
        <w:t>html_template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= ""</w:t>
      </w:r>
      <w:proofErr w:type="gramEnd"/>
      <w:r>
        <w:rPr>
          <w:lang w:val="en-US"/>
        </w:rPr>
        <w:t>"</w:t>
      </w:r>
    </w:p>
    <w:p w14:paraId="70090BF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&lt;html&gt;</w:t>
      </w:r>
    </w:p>
    <w:p w14:paraId="261C805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&lt;head&gt;</w:t>
      </w:r>
    </w:p>
    <w:p w14:paraId="2E741DE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&lt;meta charset="UTF-8"&gt;</w:t>
      </w:r>
    </w:p>
    <w:p w14:paraId="37AC561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&lt;title&gt;Monitor RPi&lt;/title&gt;</w:t>
      </w:r>
    </w:p>
    <w:p w14:paraId="696FF0D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&lt;meta http-</w:t>
      </w:r>
      <w:proofErr w:type="spellStart"/>
      <w:r>
        <w:rPr>
          <w:lang w:val="en-US"/>
        </w:rPr>
        <w:t>equiv</w:t>
      </w:r>
      <w:proofErr w:type="spellEnd"/>
      <w:r>
        <w:rPr>
          <w:lang w:val="en-US"/>
        </w:rPr>
        <w:t>="refresh" content="5"&gt;</w:t>
      </w:r>
    </w:p>
    <w:p w14:paraId="067780A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&lt;/head&gt;</w:t>
      </w:r>
    </w:p>
    <w:p w14:paraId="318FA65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&lt;body style="font-family: sans-serif; text-</w:t>
      </w:r>
      <w:proofErr w:type="gramStart"/>
      <w:r>
        <w:rPr>
          <w:lang w:val="en-US"/>
        </w:rPr>
        <w:t>align:</w:t>
      </w:r>
      <w:proofErr w:type="gramEnd"/>
      <w:r>
        <w:rPr>
          <w:lang w:val="en-US"/>
        </w:rPr>
        <w:t xml:space="preserve"> center; padding-top: 50px;"&gt;</w:t>
      </w:r>
    </w:p>
    <w:p w14:paraId="6EED345D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 xml:space="preserve">&lt;h1&gt;Status do </w:t>
      </w:r>
      <w:proofErr w:type="spellStart"/>
      <w:r>
        <w:t>Raspberry</w:t>
      </w:r>
      <w:proofErr w:type="spellEnd"/>
      <w:r>
        <w:t xml:space="preserve"> Pi&lt;/h1&gt;</w:t>
      </w:r>
    </w:p>
    <w:p w14:paraId="1CFECF0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&lt;p style="font-size: 24px;"&gt;&lt;b&gt;</w:t>
      </w:r>
      <w:proofErr w:type="spellStart"/>
      <w:r>
        <w:rPr>
          <w:lang w:val="en-US"/>
        </w:rPr>
        <w:t>Temperatura</w:t>
      </w:r>
      <w:proofErr w:type="spellEnd"/>
      <w:r>
        <w:rPr>
          <w:lang w:val="en-US"/>
        </w:rPr>
        <w:t>:&lt;/b&gt; {temp}&lt;/p&gt;</w:t>
      </w:r>
    </w:p>
    <w:p w14:paraId="7659AB30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>&lt;p&gt;Última atualização: {data}&lt;/p&gt;</w:t>
      </w:r>
    </w:p>
    <w:p w14:paraId="69095A9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&lt;/body&gt;</w:t>
      </w:r>
    </w:p>
    <w:p w14:paraId="26E5C40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&lt;/html&gt;</w:t>
      </w:r>
    </w:p>
    <w:p w14:paraId="579EF51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"""</w:t>
      </w:r>
    </w:p>
    <w:p w14:paraId="082D99C6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87104A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get_</w:t>
      </w:r>
      <w:proofErr w:type="gramStart"/>
      <w:r>
        <w:rPr>
          <w:lang w:val="en-US"/>
        </w:rPr>
        <w:t>temp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02CCCF65" w14:textId="77777777" w:rsidR="00DA337A" w:rsidRPr="00DA337A" w:rsidRDefault="00DA337A" w:rsidP="00DA337A">
      <w:pPr>
        <w:pStyle w:val="CodeDark"/>
        <w:ind w:right="-1"/>
      </w:pPr>
      <w:r>
        <w:rPr>
          <w:lang w:val="en-US"/>
        </w:rPr>
        <w:lastRenderedPageBreak/>
        <w:t xml:space="preserve">    </w:t>
      </w:r>
      <w:proofErr w:type="spellStart"/>
      <w:r w:rsidRPr="00DA337A">
        <w:t>try</w:t>
      </w:r>
      <w:proofErr w:type="spellEnd"/>
      <w:r w:rsidRPr="00DA337A">
        <w:t>:</w:t>
      </w:r>
    </w:p>
    <w:p w14:paraId="063CFCCF" w14:textId="77777777" w:rsidR="00DA337A" w:rsidRPr="0051176A" w:rsidRDefault="00DA337A" w:rsidP="00DA337A">
      <w:pPr>
        <w:pStyle w:val="CodeDark"/>
        <w:ind w:right="-1"/>
      </w:pPr>
      <w:r w:rsidRPr="00DA337A">
        <w:t xml:space="preserve">        </w:t>
      </w:r>
      <w:r>
        <w:t># Lendo direto do arquivo de sistema (mais compatível com Docker)</w:t>
      </w:r>
    </w:p>
    <w:p w14:paraId="6CBB3DA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    </w:t>
      </w:r>
      <w:r>
        <w:rPr>
          <w:lang w:val="en-US"/>
        </w:rPr>
        <w:t xml:space="preserve">with </w:t>
      </w:r>
      <w:proofErr w:type="gramStart"/>
      <w:r>
        <w:rPr>
          <w:lang w:val="en-US"/>
        </w:rPr>
        <w:t>open(</w:t>
      </w:r>
      <w:proofErr w:type="gramEnd"/>
      <w:r>
        <w:rPr>
          <w:lang w:val="en-US"/>
        </w:rPr>
        <w:t>"/sys/class/thermal/thermal_zone0/temp", "r") as f:</w:t>
      </w:r>
    </w:p>
    <w:p w14:paraId="663855A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temp_raw</w:t>
      </w:r>
      <w:proofErr w:type="spellEnd"/>
      <w:r>
        <w:rPr>
          <w:lang w:val="en-US"/>
        </w:rPr>
        <w:t xml:space="preserve"> = int(</w:t>
      </w:r>
      <w:proofErr w:type="spellStart"/>
      <w:proofErr w:type="gramStart"/>
      <w:r>
        <w:rPr>
          <w:lang w:val="en-US"/>
        </w:rPr>
        <w:t>f.read</w:t>
      </w:r>
      <w:proofErr w:type="spellEnd"/>
      <w:proofErr w:type="gramEnd"/>
      <w:r>
        <w:rPr>
          <w:lang w:val="en-US"/>
        </w:rPr>
        <w:t>()) / 1000.0</w:t>
      </w:r>
    </w:p>
    <w:p w14:paraId="1A3B6C5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return </w:t>
      </w:r>
      <w:proofErr w:type="gramStart"/>
      <w:r>
        <w:rPr>
          <w:lang w:val="en-US"/>
        </w:rPr>
        <w:t>f"{</w:t>
      </w:r>
      <w:proofErr w:type="gramEnd"/>
      <w:r>
        <w:rPr>
          <w:lang w:val="en-US"/>
        </w:rPr>
        <w:t>temp_raw:.1</w:t>
      </w:r>
      <w:proofErr w:type="gramStart"/>
      <w:r>
        <w:rPr>
          <w:lang w:val="en-US"/>
        </w:rPr>
        <w:t>f}'</w:t>
      </w:r>
      <w:proofErr w:type="gramEnd"/>
      <w:r>
        <w:rPr>
          <w:lang w:val="en-US"/>
        </w:rPr>
        <w:t>C"</w:t>
      </w:r>
    </w:p>
    <w:p w14:paraId="74B84308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proofErr w:type="spellStart"/>
      <w:r>
        <w:t>except</w:t>
      </w:r>
      <w:proofErr w:type="spellEnd"/>
      <w:r>
        <w:t>:</w:t>
      </w:r>
    </w:p>
    <w:p w14:paraId="5BF08CA8" w14:textId="77777777" w:rsidR="00DA337A" w:rsidRPr="0051176A" w:rsidRDefault="00DA337A" w:rsidP="00DA337A">
      <w:pPr>
        <w:pStyle w:val="CodeDark"/>
        <w:ind w:right="-1"/>
      </w:pPr>
      <w:r>
        <w:t xml:space="preserve">        </w:t>
      </w:r>
      <w:proofErr w:type="spellStart"/>
      <w:r>
        <w:t>return</w:t>
      </w:r>
      <w:proofErr w:type="spellEnd"/>
      <w:r>
        <w:t xml:space="preserve"> "Erro ao ler sensor"</w:t>
      </w:r>
    </w:p>
    <w:p w14:paraId="3650E186" w14:textId="77777777" w:rsidR="00DA337A" w:rsidRPr="0051176A" w:rsidRDefault="00DA337A" w:rsidP="00DA337A">
      <w:pPr>
        <w:pStyle w:val="CodeDark"/>
        <w:ind w:right="-1"/>
      </w:pPr>
    </w:p>
    <w:p w14:paraId="57E89903" w14:textId="77777777" w:rsidR="00DA337A" w:rsidRPr="00C36FA4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while True:</w:t>
      </w:r>
    </w:p>
    <w:p w14:paraId="1142DEEF" w14:textId="77777777" w:rsidR="00DA337A" w:rsidRPr="00DA337A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 w:rsidRPr="00DA337A">
        <w:rPr>
          <w:lang w:val="en-US"/>
        </w:rPr>
        <w:t>atual_temp</w:t>
      </w:r>
      <w:proofErr w:type="spellEnd"/>
      <w:r w:rsidRPr="00DA337A">
        <w:rPr>
          <w:lang w:val="en-US"/>
        </w:rPr>
        <w:t xml:space="preserve"> = </w:t>
      </w:r>
      <w:proofErr w:type="spellStart"/>
      <w:r w:rsidRPr="00DA337A">
        <w:rPr>
          <w:lang w:val="en-US"/>
        </w:rPr>
        <w:t>get_</w:t>
      </w:r>
      <w:proofErr w:type="gramStart"/>
      <w:r w:rsidRPr="00DA337A">
        <w:rPr>
          <w:lang w:val="en-US"/>
        </w:rPr>
        <w:t>temp</w:t>
      </w:r>
      <w:proofErr w:type="spellEnd"/>
      <w:r w:rsidRPr="00DA337A">
        <w:rPr>
          <w:lang w:val="en-US"/>
        </w:rPr>
        <w:t>(</w:t>
      </w:r>
      <w:proofErr w:type="gramEnd"/>
      <w:r w:rsidRPr="00DA337A">
        <w:rPr>
          <w:lang w:val="en-US"/>
        </w:rPr>
        <w:t>)</w:t>
      </w:r>
    </w:p>
    <w:p w14:paraId="4D6F3E4E" w14:textId="77777777" w:rsidR="00DA337A" w:rsidRPr="0051176A" w:rsidRDefault="00DA337A" w:rsidP="00DA337A">
      <w:pPr>
        <w:pStyle w:val="CodeDark"/>
        <w:ind w:right="-1"/>
      </w:pPr>
      <w:r w:rsidRPr="00DA337A">
        <w:rPr>
          <w:lang w:val="en-US"/>
        </w:rPr>
        <w:t xml:space="preserve">    </w:t>
      </w:r>
      <w:proofErr w:type="spellStart"/>
      <w:r>
        <w:t>timestamp</w:t>
      </w:r>
      <w:proofErr w:type="spellEnd"/>
      <w:r>
        <w:t xml:space="preserve"> = </w:t>
      </w:r>
      <w:proofErr w:type="spellStart"/>
      <w:proofErr w:type="gramStart"/>
      <w:r>
        <w:t>time.strftime</w:t>
      </w:r>
      <w:proofErr w:type="spellEnd"/>
      <w:proofErr w:type="gramEnd"/>
      <w:r>
        <w:t>("%d/%m/%Y %H:%M:%S") # Formato mais amigável</w:t>
      </w:r>
    </w:p>
    <w:p w14:paraId="3FB61B1D" w14:textId="77777777" w:rsidR="00DA337A" w:rsidRPr="0051176A" w:rsidRDefault="00DA337A" w:rsidP="00DA337A">
      <w:pPr>
        <w:pStyle w:val="CodeDark"/>
        <w:ind w:right="-1"/>
      </w:pPr>
    </w:p>
    <w:p w14:paraId="483B0D23" w14:textId="77777777" w:rsidR="00DA337A" w:rsidRPr="0051176A" w:rsidRDefault="00DA337A" w:rsidP="00DA337A">
      <w:pPr>
        <w:pStyle w:val="CodeDark"/>
        <w:ind w:right="-1"/>
      </w:pPr>
      <w:r>
        <w:t xml:space="preserve">    output = </w:t>
      </w:r>
      <w:proofErr w:type="spellStart"/>
      <w:r>
        <w:t>html_</w:t>
      </w:r>
      <w:proofErr w:type="gramStart"/>
      <w:r>
        <w:t>template.format</w:t>
      </w:r>
      <w:proofErr w:type="spellEnd"/>
      <w:proofErr w:type="gramEnd"/>
      <w:r>
        <w:t>(</w:t>
      </w:r>
      <w:proofErr w:type="spellStart"/>
      <w:r>
        <w:t>temp</w:t>
      </w:r>
      <w:proofErr w:type="spellEnd"/>
      <w:r>
        <w:t>=</w:t>
      </w:r>
      <w:proofErr w:type="spellStart"/>
      <w:r>
        <w:t>atual_temp</w:t>
      </w:r>
      <w:proofErr w:type="spellEnd"/>
      <w:r>
        <w:t>, data=</w:t>
      </w:r>
      <w:proofErr w:type="spellStart"/>
      <w:r>
        <w:t>timestamp</w:t>
      </w:r>
      <w:proofErr w:type="spellEnd"/>
      <w:r>
        <w:t>)</w:t>
      </w:r>
    </w:p>
    <w:p w14:paraId="1C73DD3F" w14:textId="77777777" w:rsidR="00DA337A" w:rsidRPr="0051176A" w:rsidRDefault="00DA337A" w:rsidP="00DA337A">
      <w:pPr>
        <w:pStyle w:val="CodeDark"/>
        <w:ind w:right="-1"/>
      </w:pPr>
    </w:p>
    <w:p w14:paraId="23FB7216" w14:textId="77777777" w:rsidR="00DA337A" w:rsidRPr="0051176A" w:rsidRDefault="00DA337A" w:rsidP="00DA337A">
      <w:pPr>
        <w:pStyle w:val="CodeDark"/>
        <w:ind w:right="-1"/>
      </w:pPr>
      <w:r>
        <w:t xml:space="preserve">    # Abrindo com </w:t>
      </w:r>
      <w:proofErr w:type="spellStart"/>
      <w:r>
        <w:t>encoding</w:t>
      </w:r>
      <w:proofErr w:type="spellEnd"/>
      <w:r>
        <w:t>="utf-8" explicitamente</w:t>
      </w:r>
    </w:p>
    <w:p w14:paraId="0054725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 xml:space="preserve">with </w:t>
      </w:r>
      <w:proofErr w:type="gramStart"/>
      <w:r>
        <w:rPr>
          <w:lang w:val="en-US"/>
        </w:rPr>
        <w:t>open(</w:t>
      </w:r>
      <w:proofErr w:type="gramEnd"/>
      <w:r>
        <w:rPr>
          <w:lang w:val="en-US"/>
        </w:rPr>
        <w:t>"/data/index.html", "w", encoding="utf-8") as f:</w:t>
      </w:r>
    </w:p>
    <w:p w14:paraId="42B2230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f.write</w:t>
      </w:r>
      <w:proofErr w:type="spellEnd"/>
      <w:proofErr w:type="gramEnd"/>
      <w:r>
        <w:rPr>
          <w:lang w:val="en-US"/>
        </w:rPr>
        <w:t>(output)</w:t>
      </w:r>
    </w:p>
    <w:p w14:paraId="46F5C331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D4E114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time.sleep</w:t>
      </w:r>
      <w:proofErr w:type="spellEnd"/>
      <w:proofErr w:type="gramEnd"/>
      <w:r>
        <w:rPr>
          <w:lang w:val="en-US"/>
        </w:rPr>
        <w:t>(5)</w:t>
      </w:r>
    </w:p>
    <w:p w14:paraId="16F8DE61" w14:textId="77777777" w:rsidR="00DA337A" w:rsidRDefault="00DA337A" w:rsidP="00DA337A">
      <w:pPr>
        <w:tabs>
          <w:tab w:val="left" w:pos="3160"/>
        </w:tabs>
        <w:ind w:right="-1"/>
        <w:jc w:val="both"/>
        <w:rPr>
          <w:lang w:val="en-US"/>
        </w:rPr>
      </w:pPr>
    </w:p>
    <w:p w14:paraId="6477FB10" w14:textId="77777777" w:rsidR="00DA337A" w:rsidRDefault="00DA337A" w:rsidP="00DA337A">
      <w:pPr>
        <w:ind w:right="-1"/>
        <w:jc w:val="both"/>
      </w:pPr>
      <w:r>
        <w:t xml:space="preserve">Pressione </w:t>
      </w:r>
      <w:proofErr w:type="spellStart"/>
      <w:r w:rsidRPr="00353BB1">
        <w:t>Ctrl+O</w:t>
      </w:r>
      <w:proofErr w:type="spellEnd"/>
      <w:r>
        <w:t xml:space="preserve">, </w:t>
      </w:r>
      <w:proofErr w:type="spellStart"/>
      <w:r>
        <w:t>Enter</w:t>
      </w:r>
      <w:proofErr w:type="spellEnd"/>
      <w:r>
        <w:t xml:space="preserve"> para salvar e </w:t>
      </w:r>
      <w:proofErr w:type="spellStart"/>
      <w:r>
        <w:t>Ctrl+X</w:t>
      </w:r>
      <w:proofErr w:type="spellEnd"/>
      <w:r>
        <w:t xml:space="preserve"> para sair.</w:t>
      </w:r>
    </w:p>
    <w:p w14:paraId="69E78E1F" w14:textId="77777777" w:rsidR="00DA337A" w:rsidRDefault="00DA337A" w:rsidP="00DA337A">
      <w:pPr>
        <w:tabs>
          <w:tab w:val="left" w:pos="3160"/>
        </w:tabs>
        <w:ind w:right="-1"/>
        <w:jc w:val="both"/>
      </w:pPr>
    </w:p>
    <w:p w14:paraId="73441805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 xml:space="preserve">4. Configuração da Orquestração (Docker </w:t>
      </w:r>
      <w:proofErr w:type="spellStart"/>
      <w:r>
        <w:rPr>
          <w:b/>
          <w:bCs/>
        </w:rPr>
        <w:t>Compose</w:t>
      </w:r>
      <w:proofErr w:type="spellEnd"/>
      <w:r>
        <w:rPr>
          <w:b/>
          <w:bCs/>
        </w:rPr>
        <w:t>)</w:t>
      </w:r>
    </w:p>
    <w:p w14:paraId="165A7314" w14:textId="77777777" w:rsidR="00DA337A" w:rsidRDefault="00DA337A" w:rsidP="00DA337A">
      <w:pPr>
        <w:ind w:right="-1"/>
        <w:jc w:val="both"/>
      </w:pPr>
      <w:r>
        <w:t>Agora vamos definir como o Docker deve rodar essa aplicação e como o servidor web (</w:t>
      </w:r>
      <w:proofErr w:type="spellStart"/>
      <w:r>
        <w:t>Nginx</w:t>
      </w:r>
      <w:proofErr w:type="spellEnd"/>
      <w:r>
        <w:t>) vai mostrar os dados.</w:t>
      </w:r>
    </w:p>
    <w:p w14:paraId="26FD721A" w14:textId="77777777" w:rsidR="00DA337A" w:rsidRPr="0051176A" w:rsidRDefault="00DA337A" w:rsidP="00DA337A">
      <w:pPr>
        <w:pStyle w:val="CodeDark"/>
        <w:ind w:right="-1"/>
      </w:pPr>
      <w:r>
        <w:t xml:space="preserve">nano </w:t>
      </w:r>
      <w:proofErr w:type="spellStart"/>
      <w:r>
        <w:t>docker-compose.yml</w:t>
      </w:r>
      <w:proofErr w:type="spellEnd"/>
    </w:p>
    <w:p w14:paraId="4445C5A5" w14:textId="77777777" w:rsidR="00DA337A" w:rsidRDefault="00DA337A" w:rsidP="00DA337A">
      <w:pPr>
        <w:ind w:right="-1"/>
        <w:jc w:val="both"/>
      </w:pPr>
    </w:p>
    <w:p w14:paraId="7F9E3F8C" w14:textId="77777777" w:rsidR="00501188" w:rsidRDefault="00501188" w:rsidP="00DA337A">
      <w:pPr>
        <w:ind w:right="-1"/>
        <w:jc w:val="both"/>
      </w:pPr>
    </w:p>
    <w:p w14:paraId="08C83072" w14:textId="77777777" w:rsidR="00501188" w:rsidRDefault="00501188" w:rsidP="00DA337A">
      <w:pPr>
        <w:ind w:right="-1"/>
        <w:jc w:val="both"/>
      </w:pPr>
    </w:p>
    <w:p w14:paraId="60799E12" w14:textId="77777777" w:rsidR="00501188" w:rsidRDefault="00501188" w:rsidP="00DA337A">
      <w:pPr>
        <w:ind w:right="-1"/>
        <w:jc w:val="both"/>
      </w:pPr>
    </w:p>
    <w:p w14:paraId="3FD28972" w14:textId="4C9326D6" w:rsidR="00DA337A" w:rsidRDefault="00DA337A" w:rsidP="00DA337A">
      <w:pPr>
        <w:ind w:right="-1"/>
        <w:jc w:val="both"/>
      </w:pPr>
      <w:r>
        <w:lastRenderedPageBreak/>
        <w:t>Cole o conteúdo abaixo:</w:t>
      </w:r>
    </w:p>
    <w:p w14:paraId="0AEFBC0D" w14:textId="77777777" w:rsidR="00DA337A" w:rsidRPr="002716A1" w:rsidRDefault="00DA337A" w:rsidP="00DA337A">
      <w:pPr>
        <w:pStyle w:val="CodeDark"/>
        <w:ind w:right="-1"/>
      </w:pPr>
      <w:r w:rsidRPr="002716A1">
        <w:t>#YAML</w:t>
      </w:r>
    </w:p>
    <w:p w14:paraId="2A0DE5D6" w14:textId="77777777" w:rsidR="00DA337A" w:rsidRPr="002716A1" w:rsidRDefault="00DA337A" w:rsidP="00DA337A">
      <w:pPr>
        <w:pStyle w:val="CodeDark"/>
        <w:ind w:right="-1"/>
      </w:pPr>
    </w:p>
    <w:p w14:paraId="72371589" w14:textId="77777777" w:rsidR="00DA337A" w:rsidRPr="002716A1" w:rsidRDefault="00DA337A" w:rsidP="00DA337A">
      <w:pPr>
        <w:pStyle w:val="CodeDark"/>
        <w:ind w:right="-1"/>
      </w:pPr>
      <w:proofErr w:type="spellStart"/>
      <w:r w:rsidRPr="002716A1">
        <w:t>services</w:t>
      </w:r>
      <w:proofErr w:type="spellEnd"/>
      <w:r w:rsidRPr="002716A1">
        <w:t>:</w:t>
      </w:r>
    </w:p>
    <w:p w14:paraId="46421DF5" w14:textId="77777777" w:rsidR="00DA337A" w:rsidRPr="0051176A" w:rsidRDefault="00DA337A" w:rsidP="00DA337A">
      <w:pPr>
        <w:pStyle w:val="CodeDark"/>
        <w:ind w:right="-1"/>
      </w:pPr>
      <w:r w:rsidRPr="002716A1">
        <w:t xml:space="preserve">  </w:t>
      </w:r>
      <w:r>
        <w:t># Serviço 1: O script que lê o sensor</w:t>
      </w:r>
    </w:p>
    <w:p w14:paraId="71841D23" w14:textId="77777777" w:rsidR="00DA337A" w:rsidRPr="0051176A" w:rsidRDefault="00DA337A" w:rsidP="00DA337A">
      <w:pPr>
        <w:pStyle w:val="CodeDark"/>
        <w:ind w:right="-1"/>
      </w:pPr>
      <w:r>
        <w:t xml:space="preserve">  processador:</w:t>
      </w:r>
    </w:p>
    <w:p w14:paraId="745EBF73" w14:textId="77777777" w:rsidR="00DA337A" w:rsidRPr="0051176A" w:rsidRDefault="00DA337A" w:rsidP="00DA337A">
      <w:pPr>
        <w:pStyle w:val="CodeDark"/>
        <w:ind w:right="-1"/>
      </w:pPr>
      <w:r>
        <w:t xml:space="preserve">    </w:t>
      </w:r>
      <w:proofErr w:type="spellStart"/>
      <w:r>
        <w:t>image</w:t>
      </w:r>
      <w:proofErr w:type="spellEnd"/>
      <w:r>
        <w:t>: python:3.11-slim</w:t>
      </w:r>
    </w:p>
    <w:p w14:paraId="71E382CE" w14:textId="77777777" w:rsidR="00DA337A" w:rsidRPr="0051176A" w:rsidRDefault="00DA337A" w:rsidP="00DA337A">
      <w:pPr>
        <w:pStyle w:val="CodeDark"/>
        <w:ind w:right="-1"/>
      </w:pPr>
      <w:r>
        <w:t xml:space="preserve">    volumes:</w:t>
      </w:r>
    </w:p>
    <w:p w14:paraId="401E058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  </w:t>
      </w:r>
      <w:proofErr w:type="gramStart"/>
      <w:r>
        <w:rPr>
          <w:lang w:val="en-US"/>
        </w:rPr>
        <w:t>- .</w:t>
      </w:r>
      <w:proofErr w:type="gramEnd"/>
      <w:r>
        <w:rPr>
          <w:lang w:val="en-US"/>
        </w:rPr>
        <w:t>:/app</w:t>
      </w:r>
    </w:p>
    <w:p w14:paraId="5AC8080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- web-data:/data</w:t>
      </w:r>
    </w:p>
    <w:p w14:paraId="46E7EC0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working_dir</w:t>
      </w:r>
      <w:proofErr w:type="spellEnd"/>
      <w:r>
        <w:rPr>
          <w:lang w:val="en-US"/>
        </w:rPr>
        <w:t>: /app</w:t>
      </w:r>
    </w:p>
    <w:p w14:paraId="4A567DF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command: python app.py</w:t>
      </w:r>
    </w:p>
    <w:p w14:paraId="732B5A1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restart: always</w:t>
      </w:r>
    </w:p>
    <w:p w14:paraId="612D5EF5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24A0B50C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</w:t>
      </w:r>
      <w:r>
        <w:t># Serviço 2: O servidor web que mostra o resultado no browser</w:t>
      </w:r>
    </w:p>
    <w:p w14:paraId="444E513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>-web:</w:t>
      </w:r>
    </w:p>
    <w:p w14:paraId="0B8FA718" w14:textId="77777777" w:rsidR="00DA337A" w:rsidRPr="00222E38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image: </w:t>
      </w:r>
      <w:proofErr w:type="spellStart"/>
      <w:proofErr w:type="gramStart"/>
      <w:r>
        <w:rPr>
          <w:lang w:val="en-US"/>
        </w:rPr>
        <w:t>nginx:alpine</w:t>
      </w:r>
      <w:proofErr w:type="spellEnd"/>
      <w:proofErr w:type="gramEnd"/>
    </w:p>
    <w:p w14:paraId="210A08F4" w14:textId="77777777" w:rsidR="00DA337A" w:rsidRPr="00222E38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ports:</w:t>
      </w:r>
    </w:p>
    <w:p w14:paraId="19064C30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  </w:t>
      </w:r>
      <w:r>
        <w:t>- "8080:80</w:t>
      </w:r>
      <w:proofErr w:type="gramStart"/>
      <w:r>
        <w:t>"  #</w:t>
      </w:r>
      <w:proofErr w:type="gramEnd"/>
      <w:r>
        <w:t xml:space="preserve"> Mapeia a porta 8080 do </w:t>
      </w:r>
      <w:proofErr w:type="spellStart"/>
      <w:r>
        <w:t>RPi</w:t>
      </w:r>
      <w:proofErr w:type="spellEnd"/>
      <w:r>
        <w:t xml:space="preserve"> para a 80 do container</w:t>
      </w:r>
    </w:p>
    <w:p w14:paraId="21A59539" w14:textId="77777777" w:rsidR="00DA337A" w:rsidRPr="0051176A" w:rsidRDefault="00DA337A" w:rsidP="00DA337A">
      <w:pPr>
        <w:pStyle w:val="CodeDark"/>
        <w:ind w:right="-1"/>
      </w:pPr>
      <w:r>
        <w:t xml:space="preserve">    volumes:</w:t>
      </w:r>
    </w:p>
    <w:p w14:paraId="685A5FA1" w14:textId="77777777" w:rsidR="00DA337A" w:rsidRPr="0051176A" w:rsidRDefault="00DA337A" w:rsidP="00DA337A">
      <w:pPr>
        <w:pStyle w:val="CodeDark"/>
        <w:ind w:right="-1"/>
      </w:pPr>
      <w:r>
        <w:t xml:space="preserve">      - </w:t>
      </w:r>
      <w:proofErr w:type="gramStart"/>
      <w:r>
        <w:t>web-data:/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gramEnd"/>
      <w:r>
        <w:t>:ro</w:t>
      </w:r>
      <w:proofErr w:type="spellEnd"/>
      <w:r>
        <w:t xml:space="preserve"> # Lê os dados gerados pelo outro container</w:t>
      </w:r>
    </w:p>
    <w:p w14:paraId="6E139EF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restart: always</w:t>
      </w:r>
    </w:p>
    <w:p w14:paraId="01C67720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5D4B0D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volumes:</w:t>
      </w:r>
    </w:p>
    <w:p w14:paraId="3B8FD92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web-data:</w:t>
      </w:r>
    </w:p>
    <w:p w14:paraId="188AA9DA" w14:textId="77777777" w:rsidR="00DA337A" w:rsidRDefault="00DA337A" w:rsidP="00DA337A">
      <w:pPr>
        <w:tabs>
          <w:tab w:val="left" w:pos="3160"/>
        </w:tabs>
        <w:ind w:right="-1"/>
        <w:jc w:val="both"/>
        <w:rPr>
          <w:lang w:val="en-US"/>
        </w:rPr>
      </w:pPr>
    </w:p>
    <w:p w14:paraId="1AA2CD44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5. Construção e Execução do Container</w:t>
      </w:r>
    </w:p>
    <w:p w14:paraId="72A95E9A" w14:textId="77777777" w:rsidR="00DA337A" w:rsidRDefault="00DA337A" w:rsidP="00DA337A">
      <w:pPr>
        <w:ind w:right="-1"/>
        <w:jc w:val="both"/>
      </w:pPr>
      <w:r>
        <w:t xml:space="preserve">Com os arquivos prontos, vamos subir a </w:t>
      </w:r>
      <w:proofErr w:type="spellStart"/>
      <w:r>
        <w:t>stack</w:t>
      </w:r>
      <w:proofErr w:type="spellEnd"/>
      <w:r>
        <w:t>:</w:t>
      </w:r>
    </w:p>
    <w:p w14:paraId="669F1CEC" w14:textId="77777777" w:rsidR="00DA337A" w:rsidRPr="0051176A" w:rsidRDefault="00DA337A" w:rsidP="00DA337A">
      <w:pPr>
        <w:pStyle w:val="CodeDark"/>
        <w:ind w:right="-1"/>
      </w:pPr>
      <w:r>
        <w:t># Inicia os containers em modo "</w:t>
      </w:r>
      <w:proofErr w:type="spellStart"/>
      <w:r>
        <w:t>detached</w:t>
      </w:r>
      <w:proofErr w:type="spellEnd"/>
      <w:r>
        <w:t>" (segundo plano)</w:t>
      </w:r>
    </w:p>
    <w:p w14:paraId="012587FE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</w:t>
      </w:r>
    </w:p>
    <w:p w14:paraId="17DED139" w14:textId="77777777" w:rsidR="00DA337A" w:rsidRDefault="00DA337A" w:rsidP="00DA337A">
      <w:pPr>
        <w:ind w:right="-1"/>
        <w:jc w:val="both"/>
      </w:pPr>
      <w:r>
        <w:lastRenderedPageBreak/>
        <w:t xml:space="preserve">O Docker irá baixar as imagens (Python e </w:t>
      </w:r>
      <w:proofErr w:type="spellStart"/>
      <w:r>
        <w:t>Nginx</w:t>
      </w:r>
      <w:proofErr w:type="spellEnd"/>
      <w:r>
        <w:t>), configurar a rede interna e montar o volume compartilhado entre os dois containers.</w:t>
      </w:r>
    </w:p>
    <w:p w14:paraId="5A0D4927" w14:textId="77777777" w:rsidR="00DA337A" w:rsidRDefault="00DA337A" w:rsidP="00DA337A">
      <w:pPr>
        <w:ind w:right="-1"/>
        <w:jc w:val="both"/>
      </w:pPr>
      <w:r>
        <w:t>Para confirmar que está rodando:</w:t>
      </w:r>
    </w:p>
    <w:p w14:paraId="4ABC5384" w14:textId="77777777" w:rsidR="00DA337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35DCD827" w14:textId="77777777" w:rsidR="00DA337A" w:rsidRDefault="00DA337A" w:rsidP="00DA337A">
      <w:pPr>
        <w:ind w:right="-1"/>
        <w:jc w:val="both"/>
        <w:rPr>
          <w:b/>
          <w:bCs/>
        </w:rPr>
      </w:pPr>
    </w:p>
    <w:p w14:paraId="745D2AE7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6. Acesso via Browser</w:t>
      </w:r>
    </w:p>
    <w:p w14:paraId="3543DED9" w14:textId="77777777" w:rsidR="00DA337A" w:rsidRDefault="00DA337A" w:rsidP="00DA337A">
      <w:pPr>
        <w:ind w:right="-1"/>
        <w:jc w:val="both"/>
      </w:pPr>
      <w:r>
        <w:t xml:space="preserve">Agora, em qualquer dispositivo conectado à mesma rede Wi-Fi/Cabo que o seu </w:t>
      </w:r>
      <w:proofErr w:type="spellStart"/>
      <w:r>
        <w:t>Raspberry</w:t>
      </w:r>
      <w:proofErr w:type="spellEnd"/>
      <w:r>
        <w:t xml:space="preserve"> Pi:</w:t>
      </w:r>
    </w:p>
    <w:p w14:paraId="07C8F949" w14:textId="77777777" w:rsidR="00DA337A" w:rsidRDefault="00DA337A">
      <w:pPr>
        <w:numPr>
          <w:ilvl w:val="0"/>
          <w:numId w:val="4"/>
        </w:numPr>
        <w:autoSpaceDN w:val="0"/>
        <w:spacing w:line="256" w:lineRule="auto"/>
        <w:ind w:left="0" w:right="-1" w:firstLine="0"/>
        <w:jc w:val="both"/>
      </w:pPr>
      <w:r>
        <w:t xml:space="preserve">Abra o navegador (Chrome, </w:t>
      </w:r>
      <w:proofErr w:type="gramStart"/>
      <w:r>
        <w:t xml:space="preserve">Firefox, </w:t>
      </w:r>
      <w:proofErr w:type="spellStart"/>
      <w:r>
        <w:t>etc</w:t>
      </w:r>
      <w:proofErr w:type="spellEnd"/>
      <w:proofErr w:type="gramEnd"/>
      <w:r>
        <w:t>).</w:t>
      </w:r>
    </w:p>
    <w:p w14:paraId="44101FD0" w14:textId="77777777" w:rsidR="00DA337A" w:rsidRDefault="00DA337A">
      <w:pPr>
        <w:numPr>
          <w:ilvl w:val="0"/>
          <w:numId w:val="4"/>
        </w:numPr>
        <w:autoSpaceDN w:val="0"/>
        <w:spacing w:line="256" w:lineRule="auto"/>
        <w:ind w:left="0" w:right="-1" w:firstLine="0"/>
        <w:jc w:val="both"/>
      </w:pPr>
      <w:r>
        <w:t xml:space="preserve">Na barra de endereços, digite o IP do seu </w:t>
      </w:r>
      <w:proofErr w:type="spellStart"/>
      <w:r>
        <w:t>Raspberry</w:t>
      </w:r>
      <w:proofErr w:type="spellEnd"/>
      <w:r>
        <w:t xml:space="preserve"> Pi seguido da porta </w:t>
      </w:r>
      <w:r>
        <w:rPr>
          <w:b/>
          <w:bCs/>
        </w:rPr>
        <w:t>8080</w:t>
      </w:r>
      <w:r>
        <w:t>.</w:t>
      </w:r>
    </w:p>
    <w:p w14:paraId="39A1548A" w14:textId="77777777" w:rsidR="00DA337A" w:rsidRPr="003210D8" w:rsidRDefault="00DA337A">
      <w:pPr>
        <w:numPr>
          <w:ilvl w:val="1"/>
          <w:numId w:val="4"/>
        </w:numPr>
        <w:autoSpaceDN w:val="0"/>
        <w:spacing w:line="256" w:lineRule="auto"/>
        <w:ind w:left="0" w:right="-1" w:firstLine="0"/>
        <w:jc w:val="both"/>
        <w:rPr>
          <w:b/>
          <w:bCs/>
        </w:rPr>
      </w:pPr>
      <w:r>
        <w:t xml:space="preserve">Exemplo: </w:t>
      </w:r>
      <w:r>
        <w:rPr>
          <w:b/>
          <w:bCs/>
        </w:rPr>
        <w:t>http://192.168.1.15:8080</w:t>
      </w:r>
    </w:p>
    <w:p w14:paraId="7D351423" w14:textId="77777777" w:rsidR="00DA337A" w:rsidRDefault="00DA337A" w:rsidP="00DA337A">
      <w:pPr>
        <w:ind w:right="-1"/>
        <w:jc w:val="both"/>
      </w:pPr>
      <w:r>
        <w:t xml:space="preserve">Você verá uma página branca simples mostrando a temperatura da CPU do seu </w:t>
      </w:r>
      <w:proofErr w:type="spellStart"/>
      <w:r>
        <w:t>Raspberry</w:t>
      </w:r>
      <w:proofErr w:type="spellEnd"/>
      <w:r>
        <w:t xml:space="preserve"> Pi, atualizando automaticamente a cada 5 segundos.</w:t>
      </w:r>
    </w:p>
    <w:p w14:paraId="78527307" w14:textId="77777777" w:rsidR="00DA337A" w:rsidRDefault="00DA337A" w:rsidP="00DA337A">
      <w:pPr>
        <w:ind w:right="-1"/>
        <w:jc w:val="both"/>
      </w:pPr>
    </w:p>
    <w:p w14:paraId="0E13DE8A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O que aconteceu nos bastidores? (Conexão com a Teoria)</w:t>
      </w:r>
    </w:p>
    <w:p w14:paraId="2B4D0583" w14:textId="77777777" w:rsidR="00DA337A" w:rsidRDefault="00DA337A">
      <w:pPr>
        <w:numPr>
          <w:ilvl w:val="0"/>
          <w:numId w:val="8"/>
        </w:numPr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Volume Compartilhado (web-data):</w:t>
      </w:r>
      <w:r>
        <w:t xml:space="preserve"> O container de Python escreveu um arquivo em um espaço de memória. O container do </w:t>
      </w:r>
      <w:proofErr w:type="spellStart"/>
      <w:r>
        <w:t>Nginx</w:t>
      </w:r>
      <w:proofErr w:type="spellEnd"/>
      <w:r>
        <w:t xml:space="preserve"> leu esse mesmo arquivo. Isso prova que containers podem colaborar sem "saber" da existência um do outro.</w:t>
      </w:r>
    </w:p>
    <w:p w14:paraId="44D940F7" w14:textId="77777777" w:rsidR="00DA337A" w:rsidRDefault="00DA337A">
      <w:pPr>
        <w:numPr>
          <w:ilvl w:val="0"/>
          <w:numId w:val="8"/>
        </w:numPr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Mapeamento de Portas:</w:t>
      </w:r>
      <w:r>
        <w:t xml:space="preserve"> O </w:t>
      </w:r>
      <w:proofErr w:type="spellStart"/>
      <w:r>
        <w:t>Nginx</w:t>
      </w:r>
      <w:proofErr w:type="spellEnd"/>
      <w:r>
        <w:t xml:space="preserve"> roda internamente na porta 80, mas nós dissemos ao Docker para expor isso na porta </w:t>
      </w:r>
      <w:r>
        <w:rPr>
          <w:b/>
          <w:bCs/>
        </w:rPr>
        <w:t>8080</w:t>
      </w:r>
      <w:r>
        <w:t xml:space="preserve"> do </w:t>
      </w:r>
      <w:proofErr w:type="spellStart"/>
      <w:r>
        <w:t>Raspberry</w:t>
      </w:r>
      <w:proofErr w:type="spellEnd"/>
      <w:r>
        <w:t xml:space="preserve"> Pi para evitar conflitos com outros serviços do sistema.</w:t>
      </w:r>
    </w:p>
    <w:p w14:paraId="5D9E1D6B" w14:textId="77777777" w:rsidR="00DA337A" w:rsidRDefault="00DA337A">
      <w:pPr>
        <w:numPr>
          <w:ilvl w:val="0"/>
          <w:numId w:val="8"/>
        </w:numPr>
        <w:autoSpaceDN w:val="0"/>
        <w:spacing w:line="256" w:lineRule="auto"/>
        <w:ind w:left="0" w:right="-1" w:firstLine="0"/>
        <w:jc w:val="both"/>
      </w:pPr>
      <w:r>
        <w:rPr>
          <w:b/>
          <w:bCs/>
        </w:rPr>
        <w:t>Isolamento de Processos:</w:t>
      </w:r>
      <w:r>
        <w:t xml:space="preserve"> Se o script Python travar, o servidor Web continua rodando (mostrando a última leitura), e vice-versa.</w:t>
      </w:r>
    </w:p>
    <w:p w14:paraId="15DB7BF9" w14:textId="77777777" w:rsidR="00DA337A" w:rsidRDefault="00DA337A" w:rsidP="00DA337A">
      <w:pPr>
        <w:ind w:right="-1"/>
      </w:pPr>
    </w:p>
    <w:p w14:paraId="202FBABA" w14:textId="77777777" w:rsidR="00DA337A" w:rsidRDefault="00DA337A" w:rsidP="00DA337A">
      <w:pPr>
        <w:ind w:right="-1"/>
      </w:pPr>
      <w:r w:rsidRPr="00353BB1">
        <w:t xml:space="preserve">Para parar </w:t>
      </w:r>
      <w:r>
        <w:t>aplicação devemos executar os comandos abaixo:</w:t>
      </w:r>
    </w:p>
    <w:p w14:paraId="621B3F0B" w14:textId="77777777" w:rsidR="00DA337A" w:rsidRDefault="00DA337A" w:rsidP="00DA337A">
      <w:pPr>
        <w:pStyle w:val="CodeDark"/>
        <w:ind w:right="-1"/>
      </w:pPr>
      <w:proofErr w:type="spellStart"/>
      <w:r w:rsidRPr="00353BB1">
        <w:t>docker</w:t>
      </w:r>
      <w:proofErr w:type="spellEnd"/>
      <w:r w:rsidRPr="00353BB1">
        <w:t xml:space="preserve"> stop &lt;</w:t>
      </w:r>
      <w:proofErr w:type="spellStart"/>
      <w:r w:rsidRPr="00353BB1">
        <w:t>nome_ou_id</w:t>
      </w:r>
      <w:proofErr w:type="spellEnd"/>
      <w:r w:rsidRPr="00353BB1">
        <w:t>&gt;</w:t>
      </w:r>
      <w:r>
        <w:t xml:space="preserve">    #Parar um container específico</w:t>
      </w:r>
    </w:p>
    <w:p w14:paraId="4A4E8228" w14:textId="77777777" w:rsidR="00DA337A" w:rsidRDefault="00DA337A" w:rsidP="00DA337A">
      <w:pPr>
        <w:pStyle w:val="CodeDark"/>
        <w:ind w:right="-1"/>
      </w:pPr>
    </w:p>
    <w:p w14:paraId="40E4075B" w14:textId="77777777" w:rsidR="00DA337A" w:rsidRDefault="00DA337A" w:rsidP="00DA337A">
      <w:pPr>
        <w:pStyle w:val="CodeDark"/>
        <w:ind w:right="-1"/>
      </w:pPr>
      <w:proofErr w:type="spellStart"/>
      <w:r w:rsidRPr="00F6403C">
        <w:t>docker</w:t>
      </w:r>
      <w:proofErr w:type="spellEnd"/>
      <w:r w:rsidRPr="00F6403C">
        <w:t xml:space="preserve"> stop $(</w:t>
      </w:r>
      <w:proofErr w:type="spellStart"/>
      <w:r w:rsidRPr="00F6403C">
        <w:t>docker</w:t>
      </w:r>
      <w:proofErr w:type="spellEnd"/>
      <w:r w:rsidRPr="00F6403C">
        <w:t xml:space="preserve"> </w:t>
      </w:r>
      <w:proofErr w:type="spellStart"/>
      <w:r w:rsidRPr="00F6403C">
        <w:t>ps</w:t>
      </w:r>
      <w:proofErr w:type="spellEnd"/>
      <w:r w:rsidRPr="00F6403C">
        <w:t xml:space="preserve"> -</w:t>
      </w:r>
      <w:proofErr w:type="gramStart"/>
      <w:r w:rsidRPr="00F6403C">
        <w:t>q)</w:t>
      </w:r>
      <w:r>
        <w:t xml:space="preserve">  #</w:t>
      </w:r>
      <w:proofErr w:type="gramEnd"/>
      <w:r>
        <w:t>Parar todos os containers</w:t>
      </w:r>
    </w:p>
    <w:p w14:paraId="52024946" w14:textId="77777777" w:rsidR="00DA337A" w:rsidRDefault="00DA337A" w:rsidP="00DA337A">
      <w:pPr>
        <w:ind w:right="-1"/>
      </w:pPr>
    </w:p>
    <w:p w14:paraId="2950600E" w14:textId="77777777" w:rsidR="00501188" w:rsidRDefault="00501188" w:rsidP="00DA337A">
      <w:pPr>
        <w:ind w:right="-1"/>
      </w:pPr>
    </w:p>
    <w:p w14:paraId="09DCB572" w14:textId="77777777" w:rsidR="00501188" w:rsidRDefault="00501188" w:rsidP="00DA337A">
      <w:pPr>
        <w:ind w:right="-1"/>
      </w:pPr>
    </w:p>
    <w:p w14:paraId="7C76C1A5" w14:textId="77777777" w:rsidR="00DA337A" w:rsidRDefault="00DA337A" w:rsidP="00DA337A">
      <w:pPr>
        <w:ind w:right="-1"/>
      </w:pPr>
      <w:r w:rsidRPr="00F6403C">
        <w:lastRenderedPageBreak/>
        <w:t>Comandos relacionados úteis</w:t>
      </w:r>
      <w:r>
        <w:t>:</w:t>
      </w:r>
    </w:p>
    <w:tbl>
      <w:tblPr>
        <w:tblW w:w="97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3"/>
        <w:gridCol w:w="5670"/>
      </w:tblGrid>
      <w:tr w:rsidR="00DA337A" w:rsidRPr="002929B8" w14:paraId="6376ACE4" w14:textId="77777777" w:rsidTr="004D3CC0">
        <w:trPr>
          <w:trHeight w:val="43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2EFDC03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Ação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6D84FB4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Comando</w:t>
            </w:r>
          </w:p>
        </w:tc>
      </w:tr>
      <w:tr w:rsidR="00DA337A" w:rsidRPr="002929B8" w14:paraId="5B150545" w14:textId="77777777" w:rsidTr="004D3CC0">
        <w:trPr>
          <w:trHeight w:val="43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AD3947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 w:rsidRPr="00F6403C">
              <w:rPr>
                <w:rStyle w:val="Fontepargpadro1"/>
                <w:b/>
                <w:bCs/>
                <w:color w:val="E9ECF4"/>
                <w:sz w:val="22"/>
                <w:szCs w:val="22"/>
              </w:rPr>
              <w:t>Forçar a parada imediata</w:t>
            </w:r>
            <w:r w:rsidRPr="00F6403C">
              <w:rPr>
                <w:rStyle w:val="Fontepargpadro1"/>
                <w:color w:val="E9ECF4"/>
                <w:sz w:val="22"/>
                <w:szCs w:val="22"/>
              </w:rPr>
              <w:t xml:space="preserve"> (sem esperar o encerramento gracioso)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1F2CFA8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proofErr w:type="spellStart"/>
            <w:r w:rsidRPr="00F6403C">
              <w:rPr>
                <w:rFonts w:ascii="Courier New" w:hAnsi="Courier New"/>
                <w:color w:val="auto"/>
                <w:sz w:val="24"/>
              </w:rPr>
              <w:t>docker</w:t>
            </w:r>
            <w:proofErr w:type="spellEnd"/>
            <w:r w:rsidRPr="00F6403C">
              <w:rPr>
                <w:rFonts w:ascii="Courier New" w:hAnsi="Courier New"/>
                <w:color w:val="auto"/>
                <w:sz w:val="24"/>
              </w:rPr>
              <w:t xml:space="preserve"> kill &lt;</w:t>
            </w:r>
            <w:proofErr w:type="spellStart"/>
            <w:r w:rsidRPr="00F6403C">
              <w:rPr>
                <w:rFonts w:ascii="Courier New" w:hAnsi="Courier New"/>
                <w:color w:val="auto"/>
                <w:sz w:val="24"/>
              </w:rPr>
              <w:t>nome_ou_id</w:t>
            </w:r>
            <w:proofErr w:type="spellEnd"/>
            <w:r w:rsidRPr="00F6403C">
              <w:rPr>
                <w:rFonts w:ascii="Courier New" w:hAnsi="Courier New"/>
                <w:color w:val="auto"/>
                <w:sz w:val="24"/>
              </w:rPr>
              <w:t>&gt;</w:t>
            </w:r>
          </w:p>
        </w:tc>
      </w:tr>
      <w:tr w:rsidR="00DA337A" w:rsidRPr="00297AAC" w14:paraId="51C91EE9" w14:textId="77777777" w:rsidTr="004D3CC0">
        <w:trPr>
          <w:trHeight w:val="470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0780C79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 w:rsidRPr="00F6403C">
              <w:rPr>
                <w:rStyle w:val="Fontepargpadro1"/>
                <w:b/>
                <w:bCs/>
                <w:color w:val="E9ECF4"/>
                <w:sz w:val="22"/>
                <w:szCs w:val="22"/>
              </w:rPr>
              <w:t>Iniciar</w:t>
            </w:r>
            <w:r w:rsidRPr="00F6403C">
              <w:rPr>
                <w:rStyle w:val="Fontepargpadro1"/>
                <w:color w:val="E9ECF4"/>
                <w:sz w:val="22"/>
                <w:szCs w:val="22"/>
              </w:rPr>
              <w:t xml:space="preserve"> um container parado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88357B9" w14:textId="77777777" w:rsidR="00DA337A" w:rsidRPr="002716A1" w:rsidRDefault="00DA337A" w:rsidP="00DA337A">
            <w:pPr>
              <w:spacing w:after="200" w:line="240" w:lineRule="auto"/>
              <w:ind w:right="-1"/>
              <w:jc w:val="center"/>
              <w:rPr>
                <w:lang w:val="en-US"/>
              </w:rPr>
            </w:pPr>
            <w:r w:rsidRPr="002716A1">
              <w:rPr>
                <w:rFonts w:ascii="Courier New" w:hAnsi="Courier New"/>
                <w:color w:val="auto"/>
                <w:sz w:val="24"/>
                <w:lang w:val="en-US"/>
              </w:rPr>
              <w:t>docker start &lt;</w:t>
            </w:r>
            <w:proofErr w:type="spellStart"/>
            <w:r w:rsidRPr="002716A1">
              <w:rPr>
                <w:rFonts w:ascii="Courier New" w:hAnsi="Courier New"/>
                <w:color w:val="auto"/>
                <w:sz w:val="24"/>
                <w:lang w:val="en-US"/>
              </w:rPr>
              <w:t>nome_ou_id</w:t>
            </w:r>
            <w:proofErr w:type="spellEnd"/>
            <w:r w:rsidRPr="002716A1">
              <w:rPr>
                <w:rFonts w:ascii="Courier New" w:hAnsi="Courier New"/>
                <w:color w:val="auto"/>
                <w:sz w:val="24"/>
                <w:lang w:val="en-US"/>
              </w:rPr>
              <w:t>&gt;</w:t>
            </w:r>
          </w:p>
        </w:tc>
      </w:tr>
      <w:tr w:rsidR="00DA337A" w:rsidRPr="002929B8" w14:paraId="04C138E1" w14:textId="77777777" w:rsidTr="004D3CC0">
        <w:trPr>
          <w:trHeight w:val="435"/>
        </w:trPr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BB3AE28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 w:rsidRPr="00F6403C">
              <w:rPr>
                <w:rStyle w:val="Fontepargpadro1"/>
                <w:b/>
                <w:bCs/>
                <w:color w:val="E9ECF4"/>
                <w:sz w:val="22"/>
                <w:szCs w:val="22"/>
              </w:rPr>
              <w:t>Reiniciar</w:t>
            </w:r>
            <w:r w:rsidRPr="00F6403C">
              <w:rPr>
                <w:rStyle w:val="Fontepargpadro1"/>
                <w:color w:val="E9ECF4"/>
                <w:sz w:val="22"/>
                <w:szCs w:val="22"/>
              </w:rPr>
              <w:t xml:space="preserve"> um container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72D026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proofErr w:type="spellStart"/>
            <w:r w:rsidRPr="00F6403C">
              <w:rPr>
                <w:rFonts w:ascii="Courier New" w:hAnsi="Courier New"/>
                <w:color w:val="auto"/>
                <w:sz w:val="24"/>
              </w:rPr>
              <w:t>docker</w:t>
            </w:r>
            <w:proofErr w:type="spellEnd"/>
            <w:r w:rsidRPr="00F6403C">
              <w:rPr>
                <w:rFonts w:ascii="Courier New" w:hAnsi="Courier New"/>
                <w:color w:val="auto"/>
                <w:sz w:val="24"/>
              </w:rPr>
              <w:t xml:space="preserve"> </w:t>
            </w:r>
            <w:proofErr w:type="spellStart"/>
            <w:r w:rsidRPr="00F6403C">
              <w:rPr>
                <w:rFonts w:ascii="Courier New" w:hAnsi="Courier New"/>
                <w:color w:val="auto"/>
                <w:sz w:val="24"/>
              </w:rPr>
              <w:t>restart</w:t>
            </w:r>
            <w:proofErr w:type="spellEnd"/>
            <w:r w:rsidRPr="00F6403C">
              <w:rPr>
                <w:rFonts w:ascii="Courier New" w:hAnsi="Courier New"/>
                <w:color w:val="auto"/>
                <w:sz w:val="24"/>
              </w:rPr>
              <w:t xml:space="preserve"> &lt;</w:t>
            </w:r>
            <w:proofErr w:type="spellStart"/>
            <w:r w:rsidRPr="00F6403C">
              <w:rPr>
                <w:rFonts w:ascii="Courier New" w:hAnsi="Courier New"/>
                <w:color w:val="auto"/>
                <w:sz w:val="24"/>
              </w:rPr>
              <w:t>nome_ou_id</w:t>
            </w:r>
            <w:proofErr w:type="spellEnd"/>
            <w:r w:rsidRPr="00F6403C">
              <w:rPr>
                <w:rFonts w:ascii="Courier New" w:hAnsi="Courier New"/>
                <w:color w:val="auto"/>
                <w:sz w:val="24"/>
              </w:rPr>
              <w:t>&gt;</w:t>
            </w:r>
          </w:p>
        </w:tc>
      </w:tr>
    </w:tbl>
    <w:p w14:paraId="03AFC9F6" w14:textId="77777777" w:rsidR="00DA337A" w:rsidRDefault="00DA337A" w:rsidP="00DA337A">
      <w:pPr>
        <w:ind w:right="-1"/>
      </w:pPr>
    </w:p>
    <w:p w14:paraId="09E39B04" w14:textId="77777777" w:rsidR="00DA337A" w:rsidRDefault="00DA337A" w:rsidP="00DA337A">
      <w:pPr>
        <w:spacing w:after="0" w:line="240" w:lineRule="auto"/>
        <w:ind w:right="-1"/>
      </w:pPr>
      <w:r>
        <w:br w:type="page"/>
      </w:r>
    </w:p>
    <w:p w14:paraId="7BBEA837" w14:textId="77777777" w:rsidR="00DA337A" w:rsidRDefault="00DA337A" w:rsidP="00DA337A">
      <w:pPr>
        <w:pStyle w:val="Style1"/>
        <w:ind w:right="-1"/>
        <w:jc w:val="both"/>
        <w:outlineLvl w:val="1"/>
        <w:rPr>
          <w:sz w:val="32"/>
          <w:szCs w:val="32"/>
        </w:rPr>
      </w:pPr>
      <w:bookmarkStart w:id="4" w:name="_Toc317121691"/>
      <w:bookmarkStart w:id="5" w:name="_Toc238114297"/>
      <w:proofErr w:type="spellStart"/>
      <w:r>
        <w:rPr>
          <w:sz w:val="32"/>
          <w:szCs w:val="32"/>
        </w:rPr>
        <w:lastRenderedPageBreak/>
        <w:t>Containerização</w:t>
      </w:r>
      <w:proofErr w:type="spellEnd"/>
      <w:r>
        <w:rPr>
          <w:sz w:val="32"/>
          <w:szCs w:val="32"/>
        </w:rPr>
        <w:t xml:space="preserve"> de aplicações de Visão Computacional embarcada</w:t>
      </w:r>
      <w:bookmarkEnd w:id="4"/>
      <w:bookmarkEnd w:id="5"/>
    </w:p>
    <w:p w14:paraId="5C4835EC" w14:textId="77777777" w:rsidR="00DA337A" w:rsidRPr="002929B8" w:rsidRDefault="00DA337A" w:rsidP="00DA337A">
      <w:pPr>
        <w:ind w:right="-1"/>
        <w:rPr>
          <w:color w:val="00BC29"/>
          <w:sz w:val="32"/>
          <w:szCs w:val="32"/>
        </w:rPr>
      </w:pPr>
      <w:r>
        <w:rPr>
          <w:color w:val="00BC29"/>
          <w:sz w:val="32"/>
          <w:szCs w:val="32"/>
        </w:rPr>
        <w:t>Formato: Atividade de Código</w:t>
      </w:r>
    </w:p>
    <w:p w14:paraId="594986F5" w14:textId="77777777" w:rsidR="00DA337A" w:rsidRDefault="00DA337A" w:rsidP="00DA337A">
      <w:pPr>
        <w:ind w:right="-1"/>
        <w:jc w:val="both"/>
      </w:pPr>
      <w:r>
        <w:t xml:space="preserve">A </w:t>
      </w:r>
      <w:proofErr w:type="spellStart"/>
      <w:r>
        <w:t>containerização</w:t>
      </w:r>
      <w:proofErr w:type="spellEnd"/>
      <w:r>
        <w:t xml:space="preserve"> aplicada à visão computacional embarcada permite organizar a inferência YOLO em </w:t>
      </w:r>
      <w:proofErr w:type="spellStart"/>
      <w:r>
        <w:t>Raspberry</w:t>
      </w:r>
      <w:proofErr w:type="spellEnd"/>
      <w:r>
        <w:t xml:space="preserve"> Pi 5 em um ambiente isolado, reprodutível e portável. Esse fluxo possibilita a classificação de imagens e a detecção de objetos em imagens estáticas, utilizando containers para controlar dependências, execução e armazenamento dos resultados.</w:t>
      </w:r>
    </w:p>
    <w:p w14:paraId="74CB583E" w14:textId="77777777" w:rsidR="00DA337A" w:rsidRPr="00F6403C" w:rsidRDefault="00DA337A" w:rsidP="00DA337A">
      <w:pPr>
        <w:ind w:right="-1"/>
        <w:jc w:val="both"/>
        <w:rPr>
          <w:rFonts w:cs="Arial"/>
          <w:b/>
          <w:bCs/>
        </w:rPr>
      </w:pPr>
    </w:p>
    <w:p w14:paraId="38052A4D" w14:textId="77777777" w:rsidR="00DA337A" w:rsidRPr="00F6403C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 w:rsidRPr="00F6403C">
        <w:rPr>
          <w:rFonts w:eastAsia="MS Mincho"/>
          <w:b/>
          <w:bCs/>
          <w:color w:val="1FA2D6"/>
        </w:rPr>
        <w:t>Introdução Técnica</w:t>
      </w:r>
    </w:p>
    <w:p w14:paraId="3934957A" w14:textId="77777777" w:rsidR="00DA337A" w:rsidRDefault="00DA337A" w:rsidP="00DA337A">
      <w:pPr>
        <w:ind w:right="-1"/>
        <w:jc w:val="both"/>
      </w:pPr>
      <w:r>
        <w:t xml:space="preserve">Hardware restrito como </w:t>
      </w:r>
      <w:proofErr w:type="spellStart"/>
      <w:r>
        <w:t>Raspberry</w:t>
      </w:r>
      <w:proofErr w:type="spellEnd"/>
      <w:r>
        <w:t xml:space="preserve"> Pi 5 (8GB RAM, 32GB Flash) enfrenta desafios em visão computacional: bibliotecas como </w:t>
      </w:r>
      <w:proofErr w:type="spellStart"/>
      <w:r>
        <w:t>OpenCV</w:t>
      </w:r>
      <w:proofErr w:type="spellEnd"/>
      <w:r>
        <w:t xml:space="preserve"> e </w:t>
      </w:r>
      <w:proofErr w:type="spellStart"/>
      <w:r>
        <w:t>PyTorch</w:t>
      </w:r>
      <w:proofErr w:type="spellEnd"/>
      <w:r>
        <w:t xml:space="preserve"> consomem &gt;1GB em inferência, com risco de OOM Kill e desgaste de SD por </w:t>
      </w:r>
      <w:proofErr w:type="spellStart"/>
      <w:r>
        <w:t>writes</w:t>
      </w:r>
      <w:proofErr w:type="spellEnd"/>
      <w:r>
        <w:t xml:space="preserve"> excessivos.</w:t>
      </w:r>
    </w:p>
    <w:p w14:paraId="31574A6E" w14:textId="77777777" w:rsidR="00DA337A" w:rsidRDefault="00DA337A" w:rsidP="00DA337A">
      <w:pPr>
        <w:ind w:right="-1"/>
        <w:jc w:val="both"/>
      </w:pPr>
      <w:r>
        <w:rPr>
          <w:rFonts w:ascii="Arial" w:hAnsi="Arial" w:cs="Arial"/>
        </w:rPr>
        <w:t>​</w:t>
      </w:r>
      <w:r>
        <w:rPr>
          <w:rFonts w:ascii="Arial" w:hAnsi="Arial" w:cs="Arial"/>
        </w:rPr>
        <w:tab/>
      </w:r>
      <w:r>
        <w:t xml:space="preserve">Escolhemos </w:t>
      </w:r>
      <w:r>
        <w:rPr>
          <w:rStyle w:val="CodeDarkChar"/>
        </w:rPr>
        <w:t>python:3.11-slim</w:t>
      </w:r>
      <w:r>
        <w:t xml:space="preserve"> (base Debian, </w:t>
      </w:r>
      <w:proofErr w:type="spellStart"/>
      <w:r>
        <w:t>glibc</w:t>
      </w:r>
      <w:proofErr w:type="spellEnd"/>
      <w:r>
        <w:t xml:space="preserve">) por compatibilidade com </w:t>
      </w:r>
      <w:proofErr w:type="spellStart"/>
      <w:r>
        <w:t>wheels</w:t>
      </w:r>
      <w:proofErr w:type="spellEnd"/>
      <w:r>
        <w:t xml:space="preserve"> ARM64 de </w:t>
      </w:r>
      <w:proofErr w:type="spellStart"/>
      <w:r>
        <w:t>PyTorch</w:t>
      </w:r>
      <w:proofErr w:type="spellEnd"/>
      <w:r>
        <w:t>/</w:t>
      </w:r>
      <w:proofErr w:type="spellStart"/>
      <w:r>
        <w:t>Ultralytics</w:t>
      </w:r>
      <w:proofErr w:type="spellEnd"/>
      <w:r>
        <w:t>; Alpine (</w:t>
      </w:r>
      <w:proofErr w:type="spellStart"/>
      <w:r>
        <w:t>musl</w:t>
      </w:r>
      <w:proofErr w:type="spellEnd"/>
      <w:r>
        <w:t xml:space="preserve"> </w:t>
      </w:r>
      <w:proofErr w:type="spellStart"/>
      <w:r>
        <w:t>libc</w:t>
      </w:r>
      <w:proofErr w:type="spellEnd"/>
      <w:r>
        <w:t xml:space="preserve">) falha em </w:t>
      </w:r>
      <w:proofErr w:type="spellStart"/>
      <w:r>
        <w:t>pthread</w:t>
      </w:r>
      <w:proofErr w:type="spellEnd"/>
      <w:r>
        <w:t xml:space="preserve"> e dependências.</w:t>
      </w:r>
    </w:p>
    <w:p w14:paraId="7CCF2105" w14:textId="77777777" w:rsidR="00DA337A" w:rsidRDefault="00DA337A" w:rsidP="00DA337A">
      <w:pPr>
        <w:ind w:right="-1"/>
        <w:jc w:val="both"/>
      </w:pPr>
      <w:r>
        <w:t>Volumes mapeiam hardware (/</w:t>
      </w:r>
      <w:proofErr w:type="spellStart"/>
      <w:r>
        <w:t>images</w:t>
      </w:r>
      <w:proofErr w:type="spellEnd"/>
      <w:r>
        <w:t xml:space="preserve"> para input, /output para resultados), isolando I/O e preservando SD.</w:t>
      </w:r>
    </w:p>
    <w:p w14:paraId="3132AC76" w14:textId="77777777" w:rsidR="00DA337A" w:rsidRDefault="00DA337A" w:rsidP="00DA337A">
      <w:pPr>
        <w:ind w:right="-1"/>
        <w:jc w:val="both"/>
      </w:pPr>
    </w:p>
    <w:p w14:paraId="000EF739" w14:textId="77777777" w:rsidR="00DA337A" w:rsidRDefault="00DA337A" w:rsidP="00DA337A">
      <w:pPr>
        <w:ind w:right="-1"/>
        <w:jc w:val="both"/>
      </w:pPr>
      <w:r>
        <w:rPr>
          <w:rFonts w:cs="Arial"/>
          <w:b/>
          <w:bCs/>
        </w:rPr>
        <w:t>O problema: escritas excessivas no SD Card</w:t>
      </w:r>
    </w:p>
    <w:p w14:paraId="592EFCB4" w14:textId="77777777" w:rsidR="00DA337A" w:rsidRDefault="00DA337A" w:rsidP="00DA337A">
      <w:pPr>
        <w:ind w:right="-1"/>
        <w:jc w:val="both"/>
        <w:rPr>
          <w:rFonts w:cs="Arial"/>
        </w:rPr>
      </w:pPr>
      <w:r>
        <w:rPr>
          <w:rFonts w:cs="Arial"/>
        </w:rPr>
        <w:t xml:space="preserve">O </w:t>
      </w:r>
      <w:proofErr w:type="spellStart"/>
      <w:r>
        <w:rPr>
          <w:rFonts w:cs="Arial"/>
        </w:rPr>
        <w:t>Raspberry</w:t>
      </w:r>
      <w:proofErr w:type="spellEnd"/>
      <w:r>
        <w:rPr>
          <w:rFonts w:cs="Arial"/>
        </w:rPr>
        <w:t xml:space="preserve"> Pi 5 utiliza, por padrão, um cartão </w:t>
      </w:r>
      <w:proofErr w:type="spellStart"/>
      <w:r>
        <w:rPr>
          <w:rFonts w:cs="Arial"/>
        </w:rPr>
        <w:t>microSD</w:t>
      </w:r>
      <w:proofErr w:type="spellEnd"/>
      <w:r>
        <w:rPr>
          <w:rFonts w:cs="Arial"/>
        </w:rPr>
        <w:t xml:space="preserve"> como mídia de armazenamento primária. Cartões SD possuem ciclos de gravação limitados (tipicamente entre 10.000 e 100.000 ciclos por célula). Uma aplicação de visão computacional que processa dezenas de imagens por segundo pode gerar um volume de escritas suficiente para desgastar o cartão em meses ou semanas de operação contínua.</w:t>
      </w:r>
    </w:p>
    <w:p w14:paraId="7AA16BAA" w14:textId="77777777" w:rsidR="00DA337A" w:rsidRDefault="00DA337A" w:rsidP="00DA337A">
      <w:pPr>
        <w:ind w:right="-1"/>
        <w:jc w:val="both"/>
        <w:rPr>
          <w:rFonts w:cs="Arial"/>
        </w:rPr>
      </w:pPr>
    </w:p>
    <w:p w14:paraId="1DAC6447" w14:textId="77777777" w:rsidR="00DA337A" w:rsidRDefault="00DA337A" w:rsidP="00DA337A">
      <w:pPr>
        <w:ind w:right="-1"/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A solução: </w:t>
      </w:r>
      <w:proofErr w:type="spellStart"/>
      <w:r>
        <w:rPr>
          <w:rFonts w:cs="Arial"/>
          <w:b/>
          <w:bCs/>
        </w:rPr>
        <w:t>OverlayFS</w:t>
      </w:r>
      <w:proofErr w:type="spellEnd"/>
    </w:p>
    <w:p w14:paraId="798FB3A8" w14:textId="77777777" w:rsidR="00DA337A" w:rsidRDefault="00DA337A" w:rsidP="00DA337A">
      <w:pPr>
        <w:ind w:right="-1"/>
        <w:jc w:val="both"/>
        <w:rPr>
          <w:rFonts w:cs="Arial"/>
        </w:rPr>
      </w:pPr>
      <w:r>
        <w:rPr>
          <w:rFonts w:cs="Arial"/>
        </w:rPr>
        <w:t xml:space="preserve">O Docker utiliza o </w:t>
      </w:r>
      <w:proofErr w:type="spellStart"/>
      <w:r>
        <w:rPr>
          <w:rFonts w:cs="Arial"/>
        </w:rPr>
        <w:t>OverlayFS</w:t>
      </w:r>
      <w:proofErr w:type="spellEnd"/>
      <w:r>
        <w:rPr>
          <w:rFonts w:cs="Arial"/>
        </w:rPr>
        <w:t xml:space="preserve"> (Overlay </w:t>
      </w:r>
      <w:proofErr w:type="spellStart"/>
      <w:r>
        <w:rPr>
          <w:rFonts w:cs="Arial"/>
        </w:rPr>
        <w:t>Filesystem</w:t>
      </w:r>
      <w:proofErr w:type="spellEnd"/>
      <w:r>
        <w:rPr>
          <w:rFonts w:cs="Arial"/>
        </w:rPr>
        <w:t xml:space="preserve">) como driver de armazenamento padrão em sistemas Linux modernos. O </w:t>
      </w:r>
      <w:proofErr w:type="spellStart"/>
      <w:r>
        <w:rPr>
          <w:rFonts w:cs="Arial"/>
        </w:rPr>
        <w:t>OverlayFS</w:t>
      </w:r>
      <w:proofErr w:type="spellEnd"/>
      <w:r>
        <w:rPr>
          <w:rFonts w:cs="Arial"/>
        </w:rPr>
        <w:t xml:space="preserve"> empilha camadas de sistema de arquivos de forma hierárquica:</w:t>
      </w:r>
    </w:p>
    <w:p w14:paraId="18EC3942" w14:textId="77777777" w:rsidR="00DA337A" w:rsidRDefault="00DA337A">
      <w:pPr>
        <w:numPr>
          <w:ilvl w:val="0"/>
          <w:numId w:val="9"/>
        </w:numPr>
        <w:autoSpaceDN w:val="0"/>
        <w:spacing w:line="256" w:lineRule="auto"/>
        <w:ind w:left="0" w:right="-1" w:firstLine="0"/>
        <w:jc w:val="both"/>
      </w:pPr>
      <w:proofErr w:type="spellStart"/>
      <w:r>
        <w:rPr>
          <w:rFonts w:cs="Arial"/>
          <w:b/>
          <w:bCs/>
        </w:rPr>
        <w:t>vLower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Layer</w:t>
      </w:r>
      <w:proofErr w:type="spellEnd"/>
      <w:r>
        <w:rPr>
          <w:rFonts w:cs="Arial"/>
          <w:b/>
          <w:bCs/>
        </w:rPr>
        <w:t xml:space="preserve"> (somente leitura): </w:t>
      </w:r>
      <w:r>
        <w:rPr>
          <w:rFonts w:cs="Arial"/>
        </w:rPr>
        <w:t xml:space="preserve">contém a imagem base e todas as camadas do </w:t>
      </w:r>
      <w:proofErr w:type="spellStart"/>
      <w:r>
        <w:rPr>
          <w:rFonts w:cs="Arial"/>
        </w:rPr>
        <w:t>Dockerfile</w:t>
      </w:r>
      <w:proofErr w:type="spellEnd"/>
      <w:r>
        <w:rPr>
          <w:rFonts w:cs="Arial"/>
        </w:rPr>
        <w:t>. Nunca é modificado.</w:t>
      </w:r>
    </w:p>
    <w:p w14:paraId="395D4AF4" w14:textId="77777777" w:rsidR="00DA337A" w:rsidRDefault="00DA337A">
      <w:pPr>
        <w:numPr>
          <w:ilvl w:val="0"/>
          <w:numId w:val="9"/>
        </w:numPr>
        <w:autoSpaceDN w:val="0"/>
        <w:spacing w:line="256" w:lineRule="auto"/>
        <w:ind w:left="0" w:right="-1" w:firstLine="0"/>
        <w:jc w:val="both"/>
      </w:pPr>
      <w:r>
        <w:rPr>
          <w:rFonts w:cs="Arial"/>
          <w:b/>
          <w:bCs/>
        </w:rPr>
        <w:t xml:space="preserve">Upper </w:t>
      </w:r>
      <w:proofErr w:type="spellStart"/>
      <w:r>
        <w:rPr>
          <w:rFonts w:cs="Arial"/>
          <w:b/>
          <w:bCs/>
        </w:rPr>
        <w:t>Layer</w:t>
      </w:r>
      <w:proofErr w:type="spellEnd"/>
      <w:r>
        <w:rPr>
          <w:rFonts w:cs="Arial"/>
          <w:b/>
          <w:bCs/>
        </w:rPr>
        <w:t xml:space="preserve"> (leitura/escrita): </w:t>
      </w:r>
      <w:r>
        <w:rPr>
          <w:rFonts w:cs="Arial"/>
        </w:rPr>
        <w:t xml:space="preserve">camada temporária que registra apenas as diferenças (deltas) em relação à </w:t>
      </w:r>
      <w:proofErr w:type="spellStart"/>
      <w:r>
        <w:rPr>
          <w:rFonts w:cs="Arial"/>
        </w:rPr>
        <w:t>lower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layer</w:t>
      </w:r>
      <w:proofErr w:type="spellEnd"/>
      <w:r>
        <w:rPr>
          <w:rFonts w:cs="Arial"/>
        </w:rPr>
        <w:t>.</w:t>
      </w:r>
    </w:p>
    <w:p w14:paraId="4B115266" w14:textId="77777777" w:rsidR="00DA337A" w:rsidRDefault="00DA337A">
      <w:pPr>
        <w:numPr>
          <w:ilvl w:val="0"/>
          <w:numId w:val="9"/>
        </w:numPr>
        <w:autoSpaceDN w:val="0"/>
        <w:spacing w:line="256" w:lineRule="auto"/>
        <w:ind w:left="0" w:right="-1" w:firstLine="0"/>
        <w:jc w:val="both"/>
      </w:pPr>
      <w:proofErr w:type="spellStart"/>
      <w:r>
        <w:rPr>
          <w:rFonts w:cs="Arial"/>
          <w:b/>
          <w:bCs/>
        </w:rPr>
        <w:lastRenderedPageBreak/>
        <w:t>Merged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View</w:t>
      </w:r>
      <w:proofErr w:type="spellEnd"/>
      <w:r>
        <w:rPr>
          <w:rFonts w:cs="Arial"/>
          <w:b/>
          <w:bCs/>
        </w:rPr>
        <w:t xml:space="preserve">: </w:t>
      </w:r>
      <w:r>
        <w:rPr>
          <w:rFonts w:cs="Arial"/>
        </w:rPr>
        <w:t xml:space="preserve">a visão unificada apresentada ao processo em execução — ele enxerga um sistema de arquivos completo, mas as escritas vão para a </w:t>
      </w:r>
      <w:proofErr w:type="spellStart"/>
      <w:r>
        <w:rPr>
          <w:rFonts w:cs="Arial"/>
        </w:rPr>
        <w:t>upper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layer</w:t>
      </w:r>
      <w:proofErr w:type="spellEnd"/>
      <w:r>
        <w:rPr>
          <w:rFonts w:cs="Arial"/>
        </w:rPr>
        <w:t>.</w:t>
      </w:r>
    </w:p>
    <w:p w14:paraId="7292F223" w14:textId="77777777" w:rsidR="00DA337A" w:rsidRDefault="00DA337A" w:rsidP="00DA337A">
      <w:pPr>
        <w:ind w:right="-1"/>
        <w:jc w:val="both"/>
        <w:rPr>
          <w:rFonts w:cs="Arial"/>
        </w:rPr>
      </w:pPr>
      <w:r>
        <w:rPr>
          <w:rFonts w:cs="Arial"/>
          <w:b/>
          <w:bCs/>
        </w:rPr>
        <w:t>Na prática</w:t>
      </w:r>
      <w:r>
        <w:rPr>
          <w:rFonts w:cs="Arial"/>
        </w:rPr>
        <w:t xml:space="preserve">: quando o container grava uma imagem anotada ou um arquivo </w:t>
      </w:r>
      <w:r>
        <w:rPr>
          <w:rFonts w:cs="Arial"/>
          <w:b/>
          <w:bCs/>
        </w:rPr>
        <w:t>.</w:t>
      </w:r>
      <w:proofErr w:type="spellStart"/>
      <w:r>
        <w:rPr>
          <w:rFonts w:cs="Arial"/>
          <w:b/>
          <w:bCs/>
        </w:rPr>
        <w:t>txt</w:t>
      </w:r>
      <w:proofErr w:type="spellEnd"/>
      <w:r>
        <w:rPr>
          <w:rFonts w:cs="Arial"/>
        </w:rPr>
        <w:t xml:space="preserve"> de resultado, essa operação ocorre </w:t>
      </w:r>
      <w:proofErr w:type="spellStart"/>
      <w:r>
        <w:rPr>
          <w:rFonts w:cs="Arial"/>
        </w:rPr>
        <w:t>na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  <w:b/>
          <w:bCs/>
        </w:rPr>
        <w:t>upper</w:t>
      </w:r>
      <w:proofErr w:type="spellEnd"/>
      <w:r>
        <w:rPr>
          <w:rFonts w:cs="Arial"/>
          <w:b/>
          <w:bCs/>
        </w:rPr>
        <w:t xml:space="preserve"> </w:t>
      </w:r>
      <w:proofErr w:type="spellStart"/>
      <w:r>
        <w:rPr>
          <w:rFonts w:cs="Arial"/>
          <w:b/>
          <w:bCs/>
        </w:rPr>
        <w:t>layer</w:t>
      </w:r>
      <w:proofErr w:type="spellEnd"/>
      <w:r>
        <w:rPr>
          <w:rFonts w:cs="Arial"/>
        </w:rPr>
        <w:t xml:space="preserve"> (em memória ou em um volume separado), e não diretamente no </w:t>
      </w:r>
      <w:r>
        <w:rPr>
          <w:rFonts w:cs="Arial"/>
          <w:b/>
          <w:bCs/>
        </w:rPr>
        <w:t>SD Card</w:t>
      </w:r>
      <w:r>
        <w:rPr>
          <w:rFonts w:cs="Arial"/>
        </w:rPr>
        <w:t xml:space="preserve">. O SD Card recebe escritas apenas nas camadas de imagem durante o </w:t>
      </w:r>
      <w:proofErr w:type="spellStart"/>
      <w:r>
        <w:rPr>
          <w:rFonts w:cs="Arial"/>
        </w:rPr>
        <w:t>docker</w:t>
      </w:r>
      <w:proofErr w:type="spellEnd"/>
      <w:r>
        <w:rPr>
          <w:rFonts w:cs="Arial"/>
        </w:rPr>
        <w:t xml:space="preserve"> build — uma operação única e controlada.</w:t>
      </w:r>
    </w:p>
    <w:p w14:paraId="0A6015D0" w14:textId="77777777" w:rsidR="00DA337A" w:rsidRDefault="00DA337A" w:rsidP="00DA337A">
      <w:pPr>
        <w:ind w:right="-1"/>
        <w:jc w:val="both"/>
        <w:rPr>
          <w:rFonts w:cs="Arial"/>
        </w:rPr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3FBBB244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3319206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04FE78" wp14:editId="0CA32421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979881390" name="Forma Livre: Forma 3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5963D76A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04FE78" id="Forma Livre: Forma 359" o:spid="_x0000_s1027" style="position:absolute;margin-left:125pt;margin-top:5.4pt;width:220.5pt;height: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FtYgQYAAEI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ThZJQ7851MfvHxFA0aLOTnX7&#10;t6OuOL7bO+avh6wtHFX+WuF8LHUD+gDp+CYIY/oGb6cth2lLVuWw2jt5h2nU37ztcI+HcEwHMh+q&#10;z01OURCEqn7z0NX63BHBp5iGGxzU8WwdDhXpJHB6z6qno8+7f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C6kFtY&#10;gQYAAEI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5963D76A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734BC56B" w14:textId="77777777" w:rsidTr="004D3CC0">
        <w:trPr>
          <w:trHeight w:val="1644"/>
        </w:trPr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EB2BC7D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drawing>
                <wp:inline distT="0" distB="0" distL="0" distR="0" wp14:anchorId="69ADB3FE" wp14:editId="47DF0558">
                  <wp:extent cx="937895" cy="974090"/>
                  <wp:effectExtent l="0" t="0" r="0" b="0"/>
                  <wp:docPr id="61" name="Imagem 96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9F5BC76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</w:pPr>
            <w:r>
              <w:rPr>
                <w:rFonts w:eastAsia="Times New Roman"/>
                <w:color w:val="FFFFFF"/>
              </w:rPr>
              <w:t xml:space="preserve">O </w:t>
            </w:r>
            <w:proofErr w:type="spellStart"/>
            <w:r>
              <w:rPr>
                <w:rFonts w:eastAsia="Times New Roman"/>
                <w:color w:val="FFFFFF"/>
              </w:rPr>
              <w:t>OverlayFS</w:t>
            </w:r>
            <w:proofErr w:type="spellEnd"/>
            <w:r>
              <w:rPr>
                <w:rFonts w:eastAsia="Times New Roman"/>
                <w:color w:val="FFFFFF"/>
              </w:rPr>
              <w:t xml:space="preserve"> transforma operações de escrita de </w:t>
            </w:r>
            <w:proofErr w:type="spellStart"/>
            <w:r>
              <w:rPr>
                <w:rFonts w:eastAsia="Times New Roman"/>
                <w:i/>
                <w:iCs/>
                <w:color w:val="FFFFFF"/>
              </w:rPr>
              <w:t>runtime</w:t>
            </w:r>
            <w:proofErr w:type="spellEnd"/>
            <w:r>
              <w:rPr>
                <w:rFonts w:eastAsia="Times New Roman"/>
                <w:color w:val="FFFFFF"/>
              </w:rPr>
              <w:t xml:space="preserve"> em operações de escrita no volume mapeado </w:t>
            </w:r>
            <w:proofErr w:type="gramStart"/>
            <w:r>
              <w:rPr>
                <w:rFonts w:eastAsia="Times New Roman"/>
                <w:color w:val="FFFFFF"/>
              </w:rPr>
              <w:t>(./</w:t>
            </w:r>
            <w:proofErr w:type="gramEnd"/>
            <w:r>
              <w:rPr>
                <w:rFonts w:eastAsia="Times New Roman"/>
                <w:color w:val="FFFFFF"/>
              </w:rPr>
              <w:t>output), que pode ser um disco externo ou partição dedicada, protegendo o SD Card do desgaste prematuro.</w:t>
            </w:r>
          </w:p>
        </w:tc>
      </w:tr>
    </w:tbl>
    <w:p w14:paraId="3CE18FCF" w14:textId="77777777" w:rsidR="00DA337A" w:rsidRDefault="00DA337A" w:rsidP="00DA337A">
      <w:pPr>
        <w:ind w:right="-1"/>
        <w:jc w:val="both"/>
        <w:rPr>
          <w:rFonts w:cs="Arial"/>
        </w:rPr>
      </w:pPr>
    </w:p>
    <w:p w14:paraId="3456CE71" w14:textId="77777777" w:rsidR="00DA337A" w:rsidRDefault="00DA337A" w:rsidP="00DA337A">
      <w:pPr>
        <w:spacing w:after="0" w:line="240" w:lineRule="auto"/>
        <w:ind w:right="-1"/>
        <w:rPr>
          <w:rFonts w:eastAsia="MS Mincho"/>
          <w:b/>
          <w:bCs/>
          <w:color w:val="1FA2D6"/>
        </w:rPr>
      </w:pPr>
    </w:p>
    <w:p w14:paraId="013AA184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Preparação do Ambiente</w:t>
      </w:r>
    </w:p>
    <w:p w14:paraId="4152FDF9" w14:textId="77777777" w:rsidR="00DA337A" w:rsidRPr="007C633E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Material necessário</w:t>
      </w:r>
    </w:p>
    <w:p w14:paraId="27E61C11" w14:textId="77777777" w:rsidR="00DA337A" w:rsidRPr="007C633E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Softwares</w:t>
      </w:r>
    </w:p>
    <w:p w14:paraId="41CF789D" w14:textId="77777777" w:rsidR="00DA337A" w:rsidRPr="007C633E" w:rsidRDefault="00DA337A">
      <w:pPr>
        <w:pStyle w:val="PargrafodaLista"/>
        <w:numPr>
          <w:ilvl w:val="0"/>
          <w:numId w:val="22"/>
        </w:numPr>
        <w:ind w:left="0" w:right="-1" w:firstLine="0"/>
        <w:jc w:val="both"/>
      </w:pPr>
      <w:r>
        <w:t xml:space="preserve">Docker e Docker </w:t>
      </w:r>
      <w:proofErr w:type="spellStart"/>
      <w:r>
        <w:t>Compose</w:t>
      </w:r>
      <w:proofErr w:type="spellEnd"/>
      <w:r>
        <w:t xml:space="preserve">. </w:t>
      </w:r>
    </w:p>
    <w:p w14:paraId="4F5300F7" w14:textId="77777777" w:rsidR="00DA337A" w:rsidRPr="007C633E" w:rsidRDefault="00DA337A">
      <w:pPr>
        <w:pStyle w:val="PargrafodaLista"/>
        <w:numPr>
          <w:ilvl w:val="0"/>
          <w:numId w:val="22"/>
        </w:numPr>
        <w:ind w:left="0" w:right="-1" w:firstLine="0"/>
        <w:jc w:val="both"/>
      </w:pPr>
      <w:r>
        <w:t xml:space="preserve">Python no contêiner. </w:t>
      </w:r>
    </w:p>
    <w:p w14:paraId="3E58ED14" w14:textId="77777777" w:rsidR="00DA337A" w:rsidRPr="007C633E" w:rsidRDefault="00DA337A">
      <w:pPr>
        <w:pStyle w:val="PargrafodaLista"/>
        <w:numPr>
          <w:ilvl w:val="0"/>
          <w:numId w:val="22"/>
        </w:numPr>
        <w:ind w:left="0" w:right="-1" w:firstLine="0"/>
        <w:jc w:val="both"/>
      </w:pPr>
      <w:proofErr w:type="spellStart"/>
      <w:r>
        <w:t>Ultralytics</w:t>
      </w:r>
      <w:proofErr w:type="spellEnd"/>
      <w:r>
        <w:t xml:space="preserve"> YOLO. </w:t>
      </w:r>
    </w:p>
    <w:p w14:paraId="748C00F0" w14:textId="77777777" w:rsidR="00DA337A" w:rsidRPr="007C633E" w:rsidRDefault="00DA337A">
      <w:pPr>
        <w:pStyle w:val="PargrafodaLista"/>
        <w:numPr>
          <w:ilvl w:val="0"/>
          <w:numId w:val="22"/>
        </w:numPr>
        <w:ind w:left="0" w:right="-1" w:firstLine="0"/>
        <w:jc w:val="both"/>
      </w:pPr>
      <w:proofErr w:type="spellStart"/>
      <w:r>
        <w:t>OpenCV</w:t>
      </w:r>
      <w:proofErr w:type="spellEnd"/>
      <w:r>
        <w:t xml:space="preserve"> </w:t>
      </w:r>
      <w:proofErr w:type="spellStart"/>
      <w:r>
        <w:t>headless</w:t>
      </w:r>
      <w:proofErr w:type="spellEnd"/>
      <w:r>
        <w:t xml:space="preserve">. </w:t>
      </w:r>
    </w:p>
    <w:p w14:paraId="3A0CEDE0" w14:textId="77777777" w:rsidR="00DA337A" w:rsidRPr="007C633E" w:rsidRDefault="00DA337A">
      <w:pPr>
        <w:pStyle w:val="PargrafodaLista"/>
        <w:numPr>
          <w:ilvl w:val="0"/>
          <w:numId w:val="22"/>
        </w:numPr>
        <w:ind w:left="0" w:right="-1" w:firstLine="0"/>
        <w:jc w:val="both"/>
      </w:pPr>
      <w:proofErr w:type="spellStart"/>
      <w:r>
        <w:t>PyTorch</w:t>
      </w:r>
      <w:proofErr w:type="spellEnd"/>
      <w:r>
        <w:t xml:space="preserve"> e </w:t>
      </w:r>
      <w:proofErr w:type="spellStart"/>
      <w:r>
        <w:t>Torchvision</w:t>
      </w:r>
      <w:proofErr w:type="spellEnd"/>
      <w:r>
        <w:t xml:space="preserve">. </w:t>
      </w:r>
    </w:p>
    <w:p w14:paraId="1D0E796D" w14:textId="77777777" w:rsidR="00DA337A" w:rsidRPr="007C633E" w:rsidRDefault="00DA337A">
      <w:pPr>
        <w:pStyle w:val="PargrafodaLista"/>
        <w:numPr>
          <w:ilvl w:val="0"/>
          <w:numId w:val="22"/>
        </w:numPr>
        <w:ind w:left="0" w:right="-1" w:firstLine="0"/>
        <w:jc w:val="both"/>
      </w:pPr>
      <w:r>
        <w:t xml:space="preserve">Editor de texto. </w:t>
      </w:r>
    </w:p>
    <w:p w14:paraId="4F551646" w14:textId="77777777" w:rsidR="00DA337A" w:rsidRPr="007C633E" w:rsidRDefault="00DA337A">
      <w:pPr>
        <w:pStyle w:val="PargrafodaLista"/>
        <w:numPr>
          <w:ilvl w:val="0"/>
          <w:numId w:val="22"/>
        </w:numPr>
        <w:ind w:left="0" w:right="-1" w:firstLine="0"/>
        <w:jc w:val="both"/>
      </w:pPr>
      <w:r>
        <w:t xml:space="preserve">Terminal local ou SSH. </w:t>
      </w:r>
    </w:p>
    <w:p w14:paraId="0E4466CE" w14:textId="77777777" w:rsidR="00DA337A" w:rsidRPr="007C633E" w:rsidRDefault="00DA337A">
      <w:pPr>
        <w:pStyle w:val="PargrafodaLista"/>
        <w:numPr>
          <w:ilvl w:val="0"/>
          <w:numId w:val="22"/>
        </w:numPr>
        <w:ind w:left="0" w:right="-1" w:firstLine="0"/>
        <w:jc w:val="both"/>
      </w:pPr>
      <w:r>
        <w:t xml:space="preserve">Cliente SCP, se houver transferência de arquivos. </w:t>
      </w:r>
    </w:p>
    <w:p w14:paraId="7128AB79" w14:textId="77777777" w:rsidR="00DA337A" w:rsidRPr="007C633E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Hardwares</w:t>
      </w:r>
    </w:p>
    <w:p w14:paraId="40473B77" w14:textId="77777777" w:rsidR="00DA337A" w:rsidRPr="007C633E" w:rsidRDefault="00DA337A">
      <w:pPr>
        <w:pStyle w:val="PargrafodaLista"/>
        <w:numPr>
          <w:ilvl w:val="0"/>
          <w:numId w:val="23"/>
        </w:numPr>
        <w:ind w:left="0" w:right="-1" w:firstLine="0"/>
        <w:jc w:val="both"/>
      </w:pPr>
      <w:proofErr w:type="spellStart"/>
      <w:r>
        <w:t>Raspberry</w:t>
      </w:r>
      <w:proofErr w:type="spellEnd"/>
      <w:r>
        <w:t xml:space="preserve"> Pi 5. </w:t>
      </w:r>
    </w:p>
    <w:p w14:paraId="07C11D79" w14:textId="77777777" w:rsidR="00DA337A" w:rsidRPr="007C633E" w:rsidRDefault="00DA337A">
      <w:pPr>
        <w:pStyle w:val="PargrafodaLista"/>
        <w:numPr>
          <w:ilvl w:val="0"/>
          <w:numId w:val="23"/>
        </w:numPr>
        <w:ind w:left="0" w:right="-1" w:firstLine="0"/>
        <w:jc w:val="both"/>
      </w:pPr>
      <w:r>
        <w:t xml:space="preserve">Cartão </w:t>
      </w:r>
      <w:proofErr w:type="spellStart"/>
      <w:r>
        <w:t>microSD</w:t>
      </w:r>
      <w:proofErr w:type="spellEnd"/>
      <w:r>
        <w:t xml:space="preserve"> ou SSD com espaço livre. </w:t>
      </w:r>
    </w:p>
    <w:p w14:paraId="16946B40" w14:textId="77777777" w:rsidR="00DA337A" w:rsidRPr="007C633E" w:rsidRDefault="00DA337A">
      <w:pPr>
        <w:pStyle w:val="PargrafodaLista"/>
        <w:numPr>
          <w:ilvl w:val="0"/>
          <w:numId w:val="23"/>
        </w:numPr>
        <w:ind w:left="0" w:right="-1" w:firstLine="0"/>
        <w:jc w:val="both"/>
      </w:pPr>
      <w:r>
        <w:t xml:space="preserve">Fonte de alimentação adequada. </w:t>
      </w:r>
    </w:p>
    <w:p w14:paraId="56E323E1" w14:textId="77777777" w:rsidR="00DA337A" w:rsidRPr="007C633E" w:rsidRDefault="00DA337A">
      <w:pPr>
        <w:pStyle w:val="PargrafodaLista"/>
        <w:numPr>
          <w:ilvl w:val="0"/>
          <w:numId w:val="23"/>
        </w:numPr>
        <w:ind w:left="0" w:right="-1" w:firstLine="0"/>
        <w:jc w:val="both"/>
      </w:pPr>
      <w:r>
        <w:t xml:space="preserve">Computador host para acesso remoto. </w:t>
      </w:r>
    </w:p>
    <w:p w14:paraId="62E46054" w14:textId="77777777" w:rsidR="00DA337A" w:rsidRPr="007C633E" w:rsidRDefault="00DA337A">
      <w:pPr>
        <w:pStyle w:val="PargrafodaLista"/>
        <w:numPr>
          <w:ilvl w:val="0"/>
          <w:numId w:val="23"/>
        </w:numPr>
        <w:ind w:left="0" w:right="-1" w:firstLine="0"/>
        <w:jc w:val="both"/>
      </w:pPr>
      <w:r>
        <w:t xml:space="preserve">Rede com acesso à internet. </w:t>
      </w:r>
    </w:p>
    <w:p w14:paraId="6E505E70" w14:textId="77777777" w:rsidR="00DA337A" w:rsidRPr="007C633E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Links necessários</w:t>
      </w:r>
    </w:p>
    <w:p w14:paraId="1C43EC6B" w14:textId="77777777" w:rsidR="00DA337A" w:rsidRPr="007C633E" w:rsidRDefault="00DA337A">
      <w:pPr>
        <w:pStyle w:val="PargrafodaLista"/>
        <w:numPr>
          <w:ilvl w:val="0"/>
          <w:numId w:val="24"/>
        </w:numPr>
        <w:ind w:left="0" w:right="-1" w:firstLine="0"/>
        <w:jc w:val="both"/>
      </w:pPr>
      <w:r>
        <w:t xml:space="preserve">Documentação oficial do Docker. </w:t>
      </w:r>
    </w:p>
    <w:p w14:paraId="74D196EA" w14:textId="77777777" w:rsidR="00DA337A" w:rsidRPr="007C633E" w:rsidRDefault="00DA337A">
      <w:pPr>
        <w:pStyle w:val="PargrafodaLista"/>
        <w:numPr>
          <w:ilvl w:val="0"/>
          <w:numId w:val="24"/>
        </w:numPr>
        <w:ind w:left="0" w:right="-1" w:firstLine="0"/>
        <w:jc w:val="both"/>
      </w:pPr>
      <w:r>
        <w:lastRenderedPageBreak/>
        <w:t xml:space="preserve">Documentação oficial do Docker </w:t>
      </w:r>
      <w:proofErr w:type="spellStart"/>
      <w:r>
        <w:t>Compose</w:t>
      </w:r>
      <w:proofErr w:type="spellEnd"/>
      <w:r>
        <w:t xml:space="preserve">. </w:t>
      </w:r>
    </w:p>
    <w:p w14:paraId="27978B3E" w14:textId="77777777" w:rsidR="00DA337A" w:rsidRPr="007C633E" w:rsidRDefault="00DA337A">
      <w:pPr>
        <w:pStyle w:val="PargrafodaLista"/>
        <w:numPr>
          <w:ilvl w:val="0"/>
          <w:numId w:val="24"/>
        </w:numPr>
        <w:ind w:left="0" w:right="-1" w:firstLine="0"/>
        <w:jc w:val="both"/>
      </w:pPr>
      <w:r>
        <w:t xml:space="preserve">Documentação oficial do </w:t>
      </w:r>
      <w:proofErr w:type="spellStart"/>
      <w:r>
        <w:t>Ultralytics</w:t>
      </w:r>
      <w:proofErr w:type="spellEnd"/>
      <w:r>
        <w:t xml:space="preserve"> YOLO. </w:t>
      </w:r>
    </w:p>
    <w:p w14:paraId="7BC5834A" w14:textId="77777777" w:rsidR="00DA337A" w:rsidRPr="007C633E" w:rsidRDefault="00DA337A">
      <w:pPr>
        <w:pStyle w:val="PargrafodaLista"/>
        <w:numPr>
          <w:ilvl w:val="0"/>
          <w:numId w:val="24"/>
        </w:numPr>
        <w:ind w:left="0" w:right="-1" w:firstLine="0"/>
        <w:jc w:val="both"/>
      </w:pPr>
      <w:r>
        <w:t xml:space="preserve">Repositório ou pacote institucional contendo a imagem de teste, se houver. </w:t>
      </w:r>
    </w:p>
    <w:p w14:paraId="634AAFCF" w14:textId="77777777" w:rsidR="00DA337A" w:rsidRPr="007C633E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Pré-requisitos</w:t>
      </w:r>
    </w:p>
    <w:p w14:paraId="434770D7" w14:textId="77777777" w:rsidR="00DA337A" w:rsidRPr="007C633E" w:rsidRDefault="00DA337A">
      <w:pPr>
        <w:pStyle w:val="PargrafodaLista"/>
        <w:numPr>
          <w:ilvl w:val="0"/>
          <w:numId w:val="25"/>
        </w:numPr>
        <w:ind w:left="0" w:right="-1" w:firstLine="0"/>
        <w:jc w:val="both"/>
      </w:pPr>
      <w:r>
        <w:t xml:space="preserve">Docker funcionando. </w:t>
      </w:r>
    </w:p>
    <w:p w14:paraId="26C0BD60" w14:textId="77777777" w:rsidR="00DA337A" w:rsidRPr="007C633E" w:rsidRDefault="00DA337A">
      <w:pPr>
        <w:pStyle w:val="PargrafodaLista"/>
        <w:numPr>
          <w:ilvl w:val="0"/>
          <w:numId w:val="25"/>
        </w:numPr>
        <w:ind w:left="0" w:right="-1" w:firstLine="0"/>
        <w:jc w:val="both"/>
      </w:pPr>
      <w:r>
        <w:t xml:space="preserve">Usuário com permissão para executar Docker. </w:t>
      </w:r>
    </w:p>
    <w:p w14:paraId="4B2DDA79" w14:textId="77777777" w:rsidR="00DA337A" w:rsidRPr="007C633E" w:rsidRDefault="00DA337A">
      <w:pPr>
        <w:pStyle w:val="PargrafodaLista"/>
        <w:numPr>
          <w:ilvl w:val="0"/>
          <w:numId w:val="25"/>
        </w:numPr>
        <w:ind w:left="0" w:right="-1" w:firstLine="0"/>
        <w:jc w:val="both"/>
      </w:pPr>
      <w:r>
        <w:t xml:space="preserve">Modelo YOLO definido. </w:t>
      </w:r>
    </w:p>
    <w:p w14:paraId="3923428D" w14:textId="77777777" w:rsidR="00DA337A" w:rsidRPr="007C633E" w:rsidRDefault="00DA337A">
      <w:pPr>
        <w:pStyle w:val="PargrafodaLista"/>
        <w:numPr>
          <w:ilvl w:val="0"/>
          <w:numId w:val="25"/>
        </w:numPr>
        <w:ind w:left="0" w:right="-1" w:firstLine="0"/>
        <w:jc w:val="both"/>
      </w:pPr>
      <w:r>
        <w:t xml:space="preserve">Imagem de teste disponível. </w:t>
      </w:r>
    </w:p>
    <w:p w14:paraId="18BCF8F6" w14:textId="77777777" w:rsidR="00DA337A" w:rsidRPr="007C633E" w:rsidRDefault="00DA337A">
      <w:pPr>
        <w:pStyle w:val="PargrafodaLista"/>
        <w:numPr>
          <w:ilvl w:val="0"/>
          <w:numId w:val="25"/>
        </w:numPr>
        <w:ind w:left="0" w:right="-1" w:firstLine="0"/>
        <w:jc w:val="both"/>
      </w:pPr>
      <w:r>
        <w:t xml:space="preserve">Estrutura de pastas criada. </w:t>
      </w:r>
    </w:p>
    <w:p w14:paraId="24A7B1C3" w14:textId="77777777" w:rsidR="00DA337A" w:rsidRPr="007C633E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Checklist antes da execução</w:t>
      </w:r>
    </w:p>
    <w:p w14:paraId="505B48C0" w14:textId="77777777" w:rsidR="00DA337A" w:rsidRPr="007C633E" w:rsidRDefault="00DA337A">
      <w:pPr>
        <w:pStyle w:val="PargrafodaLista"/>
        <w:numPr>
          <w:ilvl w:val="0"/>
          <w:numId w:val="26"/>
        </w:numPr>
        <w:ind w:left="0" w:right="-1" w:firstLine="0"/>
        <w:jc w:val="both"/>
      </w:pPr>
      <w:r>
        <w:t xml:space="preserve">Confirmar que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está disponível. </w:t>
      </w:r>
    </w:p>
    <w:p w14:paraId="5902CF75" w14:textId="77777777" w:rsidR="00DA337A" w:rsidRPr="007C633E" w:rsidRDefault="00DA337A">
      <w:pPr>
        <w:pStyle w:val="PargrafodaLista"/>
        <w:numPr>
          <w:ilvl w:val="0"/>
          <w:numId w:val="26"/>
        </w:numPr>
        <w:ind w:left="0" w:right="-1" w:firstLine="0"/>
        <w:jc w:val="both"/>
      </w:pPr>
      <w:r>
        <w:t>Criar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 xml:space="preserve">. </w:t>
      </w:r>
    </w:p>
    <w:p w14:paraId="5BDD8FF2" w14:textId="77777777" w:rsidR="00DA337A" w:rsidRPr="007C633E" w:rsidRDefault="00DA337A">
      <w:pPr>
        <w:pStyle w:val="PargrafodaLista"/>
        <w:numPr>
          <w:ilvl w:val="0"/>
          <w:numId w:val="26"/>
        </w:numPr>
        <w:ind w:left="0" w:right="-1" w:firstLine="0"/>
        <w:jc w:val="both"/>
      </w:pPr>
      <w:r>
        <w:t xml:space="preserve">Criar pastas output, </w:t>
      </w:r>
      <w:proofErr w:type="spellStart"/>
      <w:r>
        <w:t>images</w:t>
      </w:r>
      <w:proofErr w:type="spellEnd"/>
      <w:r>
        <w:t xml:space="preserve"> e/ou </w:t>
      </w:r>
      <w:proofErr w:type="spellStart"/>
      <w:r>
        <w:t>weights</w:t>
      </w:r>
      <w:proofErr w:type="spellEnd"/>
      <w:r>
        <w:t xml:space="preserve">, conforme a estrutura final escolhida. </w:t>
      </w:r>
    </w:p>
    <w:p w14:paraId="5DE82BF3" w14:textId="77777777" w:rsidR="00DA337A" w:rsidRPr="007C633E" w:rsidRDefault="00DA337A">
      <w:pPr>
        <w:pStyle w:val="PargrafodaLista"/>
        <w:numPr>
          <w:ilvl w:val="0"/>
          <w:numId w:val="26"/>
        </w:numPr>
        <w:ind w:left="0" w:right="-1" w:firstLine="0"/>
        <w:jc w:val="both"/>
      </w:pPr>
      <w:r>
        <w:t xml:space="preserve">Confirmar que a imagem de teste está no caminho indicado. </w:t>
      </w:r>
    </w:p>
    <w:p w14:paraId="2EEAFED7" w14:textId="77777777" w:rsidR="00DA337A" w:rsidRPr="007C633E" w:rsidRDefault="00DA337A">
      <w:pPr>
        <w:pStyle w:val="PargrafodaLista"/>
        <w:numPr>
          <w:ilvl w:val="0"/>
          <w:numId w:val="26"/>
        </w:numPr>
        <w:ind w:left="0" w:right="-1" w:firstLine="0"/>
        <w:jc w:val="both"/>
      </w:pPr>
      <w:r>
        <w:t xml:space="preserve">Confirmar que yolov8n.pt está no caminho indicado. </w:t>
      </w:r>
    </w:p>
    <w:p w14:paraId="083F57B9" w14:textId="77777777" w:rsidR="00DA337A" w:rsidRPr="007C633E" w:rsidRDefault="00DA337A">
      <w:pPr>
        <w:pStyle w:val="PargrafodaLista"/>
        <w:numPr>
          <w:ilvl w:val="0"/>
          <w:numId w:val="26"/>
        </w:numPr>
        <w:ind w:left="0" w:right="-1" w:firstLine="0"/>
        <w:jc w:val="both"/>
      </w:pPr>
      <w:r>
        <w:t xml:space="preserve">Evitar </w:t>
      </w:r>
      <w:proofErr w:type="spellStart"/>
      <w:r>
        <w:t>versionar</w:t>
      </w:r>
      <w:proofErr w:type="spellEnd"/>
      <w:r>
        <w:t xml:space="preserve"> pesos de modelo e arquivos de saída no </w:t>
      </w:r>
      <w:proofErr w:type="spellStart"/>
      <w:r>
        <w:t>Git</w:t>
      </w:r>
      <w:proofErr w:type="spellEnd"/>
      <w:r>
        <w:t xml:space="preserve">. </w:t>
      </w:r>
    </w:p>
    <w:p w14:paraId="011510FA" w14:textId="77777777" w:rsidR="00DA337A" w:rsidRPr="007C633E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Ponto de validação técnica</w:t>
      </w:r>
    </w:p>
    <w:p w14:paraId="20390636" w14:textId="77777777" w:rsidR="00DA337A" w:rsidRPr="007C633E" w:rsidRDefault="00DA337A">
      <w:pPr>
        <w:pStyle w:val="PargrafodaLista"/>
        <w:numPr>
          <w:ilvl w:val="0"/>
          <w:numId w:val="27"/>
        </w:numPr>
        <w:ind w:left="0" w:right="-1" w:firstLine="0"/>
        <w:jc w:val="both"/>
      </w:pPr>
      <w:r>
        <w:t xml:space="preserve">A imagem Docker deve ser construída sem erro. </w:t>
      </w:r>
    </w:p>
    <w:p w14:paraId="46B012B8" w14:textId="77777777" w:rsidR="00DA337A" w:rsidRPr="007C633E" w:rsidRDefault="00DA337A">
      <w:pPr>
        <w:pStyle w:val="PargrafodaLista"/>
        <w:numPr>
          <w:ilvl w:val="0"/>
          <w:numId w:val="27"/>
        </w:numPr>
        <w:ind w:left="0" w:right="-1" w:firstLine="0"/>
        <w:jc w:val="both"/>
      </w:pPr>
      <w:r>
        <w:t xml:space="preserve">O contêiner deve executar a inferência. </w:t>
      </w:r>
    </w:p>
    <w:p w14:paraId="6BCAFEA9" w14:textId="77777777" w:rsidR="00DA337A" w:rsidRPr="007C633E" w:rsidRDefault="00DA337A">
      <w:pPr>
        <w:pStyle w:val="PargrafodaLista"/>
        <w:numPr>
          <w:ilvl w:val="0"/>
          <w:numId w:val="27"/>
        </w:numPr>
        <w:ind w:left="0" w:right="-1" w:firstLine="0"/>
        <w:jc w:val="both"/>
      </w:pPr>
      <w:r>
        <w:t xml:space="preserve">results.txt deve conter classes, confiança e coordenadas. </w:t>
      </w:r>
    </w:p>
    <w:p w14:paraId="65988B6F" w14:textId="77777777" w:rsidR="00DA337A" w:rsidRPr="007C633E" w:rsidRDefault="00DA337A">
      <w:pPr>
        <w:pStyle w:val="PargrafodaLista"/>
        <w:numPr>
          <w:ilvl w:val="1"/>
          <w:numId w:val="28"/>
        </w:numPr>
        <w:ind w:left="0" w:right="-1" w:firstLine="0"/>
        <w:jc w:val="both"/>
      </w:pPr>
      <w:r>
        <w:t xml:space="preserve">A imagem Docker deve ser construída sem erro. </w:t>
      </w:r>
    </w:p>
    <w:p w14:paraId="282A0CD9" w14:textId="77777777" w:rsidR="00DA337A" w:rsidRPr="007C633E" w:rsidRDefault="00DA337A">
      <w:pPr>
        <w:pStyle w:val="PargrafodaLista"/>
        <w:numPr>
          <w:ilvl w:val="1"/>
          <w:numId w:val="28"/>
        </w:numPr>
        <w:ind w:left="0" w:right="-1" w:firstLine="0"/>
        <w:jc w:val="both"/>
      </w:pPr>
      <w:r>
        <w:t xml:space="preserve">O contêiner deve executar a inferência. </w:t>
      </w:r>
    </w:p>
    <w:p w14:paraId="703BAD68" w14:textId="77777777" w:rsidR="00DA337A" w:rsidRPr="007C633E" w:rsidRDefault="00DA337A">
      <w:pPr>
        <w:pStyle w:val="PargrafodaLista"/>
        <w:numPr>
          <w:ilvl w:val="1"/>
          <w:numId w:val="28"/>
        </w:numPr>
        <w:ind w:left="0" w:right="-1" w:firstLine="0"/>
        <w:jc w:val="both"/>
      </w:pPr>
      <w:r>
        <w:t xml:space="preserve">results.txt deve conter classes, confiança e coordenadas. </w:t>
      </w:r>
    </w:p>
    <w:p w14:paraId="3C78610C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712FE358" w14:textId="77777777" w:rsidR="00DA337A" w:rsidRPr="00F6403C" w:rsidRDefault="00DA337A" w:rsidP="00DA337A">
      <w:pPr>
        <w:pStyle w:val="Citao"/>
        <w:ind w:right="-1"/>
        <w:rPr>
          <w:i w:val="0"/>
          <w:iCs w:val="0"/>
          <w:color w:val="2B2B2B"/>
        </w:rPr>
      </w:pPr>
      <w:r w:rsidRPr="00F6403C">
        <w:rPr>
          <w:i w:val="0"/>
          <w:iCs w:val="0"/>
          <w:color w:val="2B2B2B"/>
        </w:rPr>
        <w:t xml:space="preserve">Acesse o </w:t>
      </w:r>
      <w:proofErr w:type="spellStart"/>
      <w:r w:rsidRPr="00F6403C">
        <w:rPr>
          <w:i w:val="0"/>
          <w:iCs w:val="0"/>
          <w:color w:val="2B2B2B"/>
        </w:rPr>
        <w:t>Raspberry</w:t>
      </w:r>
      <w:proofErr w:type="spellEnd"/>
      <w:r w:rsidRPr="00F6403C">
        <w:rPr>
          <w:i w:val="0"/>
          <w:iCs w:val="0"/>
          <w:color w:val="2B2B2B"/>
        </w:rPr>
        <w:t xml:space="preserve"> Pi 5 via SSH e execute os passos abaixo na ordem indicada:</w:t>
      </w:r>
    </w:p>
    <w:p w14:paraId="5531ACF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ssh </w:t>
      </w:r>
      <w:proofErr w:type="spellStart"/>
      <w:r>
        <w:rPr>
          <w:lang w:val="en-US"/>
        </w:rPr>
        <w:t>seu_usuario@endereco_ip_da_rasp</w:t>
      </w:r>
      <w:proofErr w:type="spellEnd"/>
    </w:p>
    <w:p w14:paraId="6DC46AB2" w14:textId="77777777" w:rsidR="00DA337A" w:rsidRDefault="00DA337A" w:rsidP="00DA337A">
      <w:pPr>
        <w:ind w:right="-1"/>
        <w:jc w:val="both"/>
        <w:rPr>
          <w:lang w:val="en-US"/>
        </w:rPr>
      </w:pPr>
    </w:p>
    <w:p w14:paraId="224EFC52" w14:textId="77777777" w:rsidR="00DA337A" w:rsidRDefault="00DA337A" w:rsidP="00DA337A">
      <w:pPr>
        <w:ind w:right="-1"/>
        <w:jc w:val="both"/>
      </w:pPr>
      <w:r>
        <w:t>Crie estrutura:</w:t>
      </w:r>
    </w:p>
    <w:p w14:paraId="4B3287D7" w14:textId="77777777" w:rsidR="00DA337A" w:rsidRPr="0051176A" w:rsidRDefault="00DA337A" w:rsidP="00DA337A">
      <w:pPr>
        <w:pStyle w:val="CodeDark"/>
        <w:ind w:right="-1"/>
      </w:pPr>
      <w:r>
        <w:t># Criar estrutura do projeto</w:t>
      </w:r>
    </w:p>
    <w:p w14:paraId="6C9229D4" w14:textId="77777777" w:rsidR="00DA337A" w:rsidRPr="0051176A" w:rsidRDefault="00DA337A" w:rsidP="00DA337A">
      <w:pPr>
        <w:pStyle w:val="CodeDark"/>
        <w:ind w:right="-1"/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/output</w:t>
      </w:r>
    </w:p>
    <w:p w14:paraId="3E5BAB58" w14:textId="77777777" w:rsidR="00DA337A" w:rsidRPr="0051176A" w:rsidRDefault="00DA337A" w:rsidP="00DA337A">
      <w:pPr>
        <w:pStyle w:val="CodeDark"/>
        <w:ind w:right="-1"/>
      </w:pPr>
      <w:proofErr w:type="spellStart"/>
      <w:r>
        <w:t>cd</w:t>
      </w:r>
      <w:proofErr w:type="spellEnd"/>
      <w:r>
        <w:t xml:space="preserve">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</w:p>
    <w:p w14:paraId="5DC91639" w14:textId="77777777" w:rsidR="00DA337A" w:rsidRPr="0051176A" w:rsidRDefault="00DA337A" w:rsidP="00DA337A">
      <w:pPr>
        <w:pStyle w:val="CodeDark"/>
        <w:ind w:right="-1"/>
      </w:pPr>
    </w:p>
    <w:p w14:paraId="06667EF3" w14:textId="77777777" w:rsidR="00DA337A" w:rsidRPr="0051176A" w:rsidRDefault="00DA337A" w:rsidP="00DA337A">
      <w:pPr>
        <w:pStyle w:val="CodeDark"/>
        <w:ind w:right="-1"/>
      </w:pPr>
      <w:r>
        <w:t># Verificar a estrutura criada</w:t>
      </w:r>
    </w:p>
    <w:p w14:paraId="2520D585" w14:textId="77777777" w:rsidR="00DA337A" w:rsidRDefault="00DA337A" w:rsidP="00DA337A">
      <w:pPr>
        <w:pStyle w:val="CodeDark"/>
        <w:ind w:right="-1"/>
      </w:pP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</w:p>
    <w:p w14:paraId="0B3336C1" w14:textId="77777777" w:rsidR="00DA337A" w:rsidRDefault="00DA337A" w:rsidP="00DA337A">
      <w:pPr>
        <w:ind w:right="-1"/>
        <w:jc w:val="both"/>
      </w:pPr>
    </w:p>
    <w:p w14:paraId="77AC0D5B" w14:textId="2953B428" w:rsidR="00DA337A" w:rsidRDefault="00DA337A" w:rsidP="00DA337A">
      <w:pPr>
        <w:ind w:right="-1"/>
        <w:jc w:val="both"/>
      </w:pPr>
      <w:r>
        <w:lastRenderedPageBreak/>
        <w:t xml:space="preserve">Transfira </w:t>
      </w:r>
      <w:proofErr w:type="spellStart"/>
      <w:r>
        <w:t>assets</w:t>
      </w:r>
      <w:proofErr w:type="spellEnd"/>
      <w:r>
        <w:t>:</w:t>
      </w:r>
    </w:p>
    <w:p w14:paraId="1E89452F" w14:textId="77777777" w:rsidR="00DA337A" w:rsidRDefault="00DA337A">
      <w:pPr>
        <w:numPr>
          <w:ilvl w:val="0"/>
          <w:numId w:val="10"/>
        </w:numPr>
        <w:autoSpaceDN w:val="0"/>
        <w:spacing w:line="256" w:lineRule="auto"/>
        <w:ind w:left="0" w:right="-1" w:firstLine="0"/>
        <w:jc w:val="both"/>
      </w:pPr>
      <w:r>
        <w:t>Foto teste:</w:t>
      </w:r>
    </w:p>
    <w:p w14:paraId="132FEFEC" w14:textId="77777777" w:rsidR="00DA337A" w:rsidRDefault="00DA337A" w:rsidP="00DA337A">
      <w:pPr>
        <w:ind w:right="-1"/>
        <w:jc w:val="both"/>
      </w:pPr>
      <w:r>
        <w:t xml:space="preserve">Abra um terminal no </w:t>
      </w:r>
      <w:proofErr w:type="spellStart"/>
      <w:r>
        <w:t>windows</w:t>
      </w:r>
      <w:proofErr w:type="spellEnd"/>
      <w:r>
        <w:t xml:space="preserve"> e envie uma imagem do seu computador para a </w:t>
      </w:r>
      <w:proofErr w:type="spellStart"/>
      <w:r>
        <w:t>Raspberry</w:t>
      </w:r>
      <w:proofErr w:type="spellEnd"/>
      <w:r>
        <w:t xml:space="preserve"> PI5.</w:t>
      </w:r>
    </w:p>
    <w:p w14:paraId="3113EE07" w14:textId="77777777" w:rsidR="00DA337A" w:rsidRPr="0051176A" w:rsidRDefault="00DA337A" w:rsidP="00DA337A">
      <w:pPr>
        <w:pStyle w:val="CodeDark"/>
        <w:ind w:right="-1"/>
      </w:pPr>
      <w:proofErr w:type="spellStart"/>
      <w:r>
        <w:t>scp</w:t>
      </w:r>
      <w:proofErr w:type="spellEnd"/>
      <w:r>
        <w:t xml:space="preserve"> “C</w:t>
      </w:r>
      <w:proofErr w:type="gramStart"/>
      <w:r>
        <w:t>: :</w:t>
      </w:r>
      <w:proofErr w:type="gramEnd"/>
      <w:r>
        <w:t>\</w:t>
      </w:r>
      <w:proofErr w:type="spellStart"/>
      <w:r>
        <w:t>Users</w:t>
      </w:r>
      <w:proofErr w:type="spellEnd"/>
      <w:r>
        <w:t>\</w:t>
      </w:r>
      <w:proofErr w:type="spellStart"/>
      <w:r>
        <w:t>SeuUsuario</w:t>
      </w:r>
      <w:proofErr w:type="spellEnd"/>
      <w:r>
        <w:t>\</w:t>
      </w:r>
      <w:proofErr w:type="spellStart"/>
      <w:r>
        <w:t>PastaDestino</w:t>
      </w:r>
      <w:proofErr w:type="spellEnd"/>
      <w:r>
        <w:t xml:space="preserve">\test-image.jpg" </w:t>
      </w:r>
      <w:proofErr w:type="spellStart"/>
      <w:r>
        <w:t>username@hostname</w:t>
      </w:r>
      <w:proofErr w:type="spellEnd"/>
      <w:r>
        <w:t>:~/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</w:p>
    <w:p w14:paraId="649F4C58" w14:textId="77777777" w:rsidR="00DA337A" w:rsidRDefault="00DA337A" w:rsidP="00DA337A">
      <w:pPr>
        <w:ind w:right="-1"/>
        <w:jc w:val="both"/>
      </w:pPr>
    </w:p>
    <w:p w14:paraId="4E40C8F3" w14:textId="77777777" w:rsidR="00DA337A" w:rsidRDefault="00DA337A" w:rsidP="00DA337A">
      <w:pPr>
        <w:ind w:right="-1"/>
        <w:jc w:val="both"/>
      </w:pPr>
      <w:r>
        <w:t>No meu caso:</w:t>
      </w:r>
    </w:p>
    <w:p w14:paraId="2669EB3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spellStart"/>
      <w:r w:rsidRPr="002716A1">
        <w:rPr>
          <w:lang w:val="en-US"/>
        </w:rPr>
        <w:t>scp</w:t>
      </w:r>
      <w:proofErr w:type="spellEnd"/>
      <w:r w:rsidRPr="002716A1">
        <w:rPr>
          <w:lang w:val="en-US"/>
        </w:rPr>
        <w:t xml:space="preserve"> "C:\Users\User\Documents\PNAAT\Intensivo Maker - IA\</w:t>
      </w:r>
      <w:proofErr w:type="spellStart"/>
      <w:r w:rsidRPr="002716A1">
        <w:rPr>
          <w:lang w:val="en-US"/>
        </w:rPr>
        <w:t>imagesrasp</w:t>
      </w:r>
      <w:proofErr w:type="spellEnd"/>
      <w:r w:rsidRPr="002716A1">
        <w:rPr>
          <w:lang w:val="en-US"/>
        </w:rPr>
        <w:t>\test_camera.jpg" weliton@raspberrypi</w:t>
      </w:r>
      <w:proofErr w:type="gramStart"/>
      <w:r w:rsidRPr="002716A1">
        <w:rPr>
          <w:lang w:val="en-US"/>
        </w:rPr>
        <w:t>5:~</w:t>
      </w:r>
      <w:proofErr w:type="gramEnd"/>
      <w:r w:rsidRPr="002716A1">
        <w:rPr>
          <w:lang w:val="en-US"/>
        </w:rPr>
        <w:t>/</w:t>
      </w:r>
      <w:proofErr w:type="spellStart"/>
      <w:r w:rsidRPr="002716A1">
        <w:rPr>
          <w:lang w:val="en-US"/>
        </w:rPr>
        <w:t>visao-computacional-rpi</w:t>
      </w:r>
      <w:proofErr w:type="spellEnd"/>
    </w:p>
    <w:p w14:paraId="48718E1F" w14:textId="77777777" w:rsidR="00DA337A" w:rsidRPr="002716A1" w:rsidRDefault="00DA337A" w:rsidP="00DA337A">
      <w:pPr>
        <w:ind w:right="-1"/>
        <w:jc w:val="both"/>
        <w:rPr>
          <w:lang w:val="en-US"/>
        </w:rPr>
      </w:pPr>
    </w:p>
    <w:p w14:paraId="47661FBE" w14:textId="77777777" w:rsidR="00DA337A" w:rsidRDefault="00DA337A" w:rsidP="00DA337A">
      <w:pPr>
        <w:ind w:right="-1"/>
        <w:jc w:val="both"/>
      </w:pPr>
      <w:r>
        <w:t>Ou, baixe uma imagem de referência da internet:</w:t>
      </w:r>
    </w:p>
    <w:p w14:paraId="33DC85C1" w14:textId="77777777" w:rsidR="00DA337A" w:rsidRPr="0051176A" w:rsidRDefault="00DA337A" w:rsidP="00DA337A">
      <w:pPr>
        <w:pStyle w:val="CodeDark"/>
        <w:ind w:right="-1"/>
      </w:pPr>
      <w:r>
        <w:t xml:space="preserve"># Baixar imagem de teste </w:t>
      </w:r>
    </w:p>
    <w:p w14:paraId="2E040CC3" w14:textId="77777777" w:rsidR="00DA337A" w:rsidRPr="002716A1" w:rsidRDefault="00DA337A" w:rsidP="00DA337A">
      <w:pPr>
        <w:pStyle w:val="CodeDark"/>
        <w:ind w:right="-1"/>
      </w:pPr>
      <w:proofErr w:type="spellStart"/>
      <w:r w:rsidRPr="002716A1">
        <w:t>wget</w:t>
      </w:r>
      <w:proofErr w:type="spellEnd"/>
      <w:r w:rsidRPr="002716A1">
        <w:t xml:space="preserve"> -O test_image.jpg https://ultralytics.com/images/zidane.jpg</w:t>
      </w:r>
    </w:p>
    <w:p w14:paraId="6C6A71E6" w14:textId="77777777" w:rsidR="00DA337A" w:rsidRPr="002716A1" w:rsidRDefault="00DA337A" w:rsidP="00DA337A">
      <w:pPr>
        <w:pStyle w:val="CodeDark"/>
        <w:ind w:right="-1"/>
      </w:pPr>
    </w:p>
    <w:p w14:paraId="4AA0755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# </w:t>
      </w:r>
      <w:proofErr w:type="spellStart"/>
      <w:r>
        <w:rPr>
          <w:lang w:val="en-US"/>
        </w:rPr>
        <w:t>Verificar</w:t>
      </w:r>
      <w:proofErr w:type="spellEnd"/>
      <w:r>
        <w:rPr>
          <w:lang w:val="en-US"/>
        </w:rPr>
        <w:t xml:space="preserve"> o download</w:t>
      </w:r>
    </w:p>
    <w:p w14:paraId="08C1B2D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ls -</w:t>
      </w:r>
      <w:proofErr w:type="spellStart"/>
      <w:r>
        <w:rPr>
          <w:lang w:val="en-US"/>
        </w:rPr>
        <w:t>lh</w:t>
      </w:r>
      <w:proofErr w:type="spellEnd"/>
      <w:r>
        <w:rPr>
          <w:lang w:val="en-US"/>
        </w:rPr>
        <w:t xml:space="preserve"> test_image.jpg</w:t>
      </w:r>
    </w:p>
    <w:p w14:paraId="7DCB4382" w14:textId="73297954" w:rsidR="00DA337A" w:rsidRPr="00F861EB" w:rsidRDefault="00DA337A" w:rsidP="00DA337A">
      <w:pPr>
        <w:spacing w:after="0" w:line="240" w:lineRule="auto"/>
        <w:ind w:right="-1"/>
        <w:rPr>
          <w:b/>
          <w:bCs/>
          <w:lang w:val="en-US"/>
        </w:rPr>
      </w:pPr>
    </w:p>
    <w:p w14:paraId="79E9C144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Faça o download dos pesos do Modelo YOLO</w:t>
      </w:r>
    </w:p>
    <w:p w14:paraId="17A85567" w14:textId="77777777" w:rsidR="00DA337A" w:rsidRDefault="00DA337A" w:rsidP="00DA337A">
      <w:pPr>
        <w:spacing w:before="60" w:after="60"/>
        <w:ind w:right="-1"/>
      </w:pPr>
      <w:r>
        <w:t>Os pesos do YOLOv8n (nano) são compactos (~6 MB) e adequados para inferência em ARM64. Dentro da pasta “</w:t>
      </w:r>
      <w:proofErr w:type="spellStart"/>
      <w:r w:rsidRPr="00A921F5">
        <w:t>visao</w:t>
      </w:r>
      <w:proofErr w:type="spellEnd"/>
      <w:r w:rsidRPr="00A921F5">
        <w:t>-computacional-</w:t>
      </w:r>
      <w:proofErr w:type="spellStart"/>
      <w:r w:rsidRPr="00A921F5">
        <w:t>rpi</w:t>
      </w:r>
      <w:proofErr w:type="spellEnd"/>
      <w:r>
        <w:t>”, rode o comando abaixo:</w:t>
      </w:r>
    </w:p>
    <w:p w14:paraId="5236C6AA" w14:textId="77777777" w:rsidR="00501188" w:rsidRDefault="00501188" w:rsidP="00501188">
      <w:pPr>
        <w:pStyle w:val="CodeDark"/>
        <w:ind w:right="-1"/>
      </w:pPr>
      <w:r>
        <w:t># Baixar pesos do YOLOv8n (modelo nano — ideal para hardware embarcado)</w:t>
      </w:r>
    </w:p>
    <w:p w14:paraId="2FE10219" w14:textId="1A703636" w:rsidR="00DA337A" w:rsidRPr="00E30C5F" w:rsidRDefault="00501188" w:rsidP="00DA337A">
      <w:pPr>
        <w:pStyle w:val="CodeDark"/>
        <w:ind w:right="-1"/>
        <w:rPr>
          <w:lang w:val="en-US"/>
        </w:rPr>
      </w:pPr>
      <w:r w:rsidRPr="00501188">
        <w:br/>
      </w:r>
      <w:proofErr w:type="spellStart"/>
      <w:r w:rsidR="00DA337A">
        <w:rPr>
          <w:lang w:val="en-US"/>
        </w:rPr>
        <w:t>wget</w:t>
      </w:r>
      <w:proofErr w:type="spellEnd"/>
      <w:r w:rsidR="00DA337A">
        <w:rPr>
          <w:lang w:val="en-US"/>
        </w:rPr>
        <w:t xml:space="preserve"> -O weights/yolov8n.pt </w:t>
      </w:r>
      <w:hyperlink r:id="rId7" w:history="1">
        <w:r w:rsidR="00DA337A">
          <w:rPr>
            <w:rStyle w:val="Hyperlink"/>
            <w:lang w:val="en-US"/>
          </w:rPr>
          <w:t>https://github.com/ultralytics/a</w:t>
        </w:r>
        <w:r w:rsidR="00DA337A">
          <w:rPr>
            <w:rStyle w:val="Hyperlink"/>
            <w:lang w:val="en-US"/>
          </w:rPr>
          <w:t>s</w:t>
        </w:r>
        <w:r w:rsidR="00DA337A">
          <w:rPr>
            <w:rStyle w:val="Hyperlink"/>
            <w:lang w:val="en-US"/>
          </w:rPr>
          <w:t>sets/releases/download/v8.3.0/yolov8n.pt</w:t>
        </w:r>
      </w:hyperlink>
    </w:p>
    <w:p w14:paraId="661A3CF7" w14:textId="0FC3D403" w:rsidR="00DA337A" w:rsidRPr="00501188" w:rsidRDefault="00501188" w:rsidP="00DA337A">
      <w:pPr>
        <w:pStyle w:val="CodeDark"/>
        <w:ind w:right="-1"/>
      </w:pPr>
      <w:r w:rsidRPr="00501188">
        <w:br/>
        <w:t>#ou</w:t>
      </w:r>
      <w:r w:rsidRPr="00501188">
        <w:br/>
      </w:r>
    </w:p>
    <w:p w14:paraId="3334B235" w14:textId="77777777" w:rsidR="00DA337A" w:rsidRPr="00501188" w:rsidRDefault="00DA337A" w:rsidP="00DA337A">
      <w:pPr>
        <w:pStyle w:val="CodeDark"/>
        <w:ind w:right="-1"/>
      </w:pPr>
      <w:proofErr w:type="spellStart"/>
      <w:r w:rsidRPr="00501188">
        <w:t>wget</w:t>
      </w:r>
      <w:proofErr w:type="spellEnd"/>
      <w:r w:rsidRPr="00501188">
        <w:t xml:space="preserve"> -O yolov8n.pt </w:t>
      </w:r>
      <w:hyperlink r:id="rId8" w:history="1">
        <w:r w:rsidRPr="00501188">
          <w:rPr>
            <w:rStyle w:val="Hyperlink"/>
          </w:rPr>
          <w:t>https://github.com/ultralytics/assets/releases/download/v0.0.0/yolov8n.pt</w:t>
        </w:r>
      </w:hyperlink>
    </w:p>
    <w:p w14:paraId="07A56ECD" w14:textId="77777777" w:rsidR="00DA337A" w:rsidRPr="00501188" w:rsidRDefault="00DA337A" w:rsidP="00DA337A">
      <w:pPr>
        <w:pStyle w:val="CodeDark"/>
        <w:ind w:right="-1"/>
      </w:pPr>
    </w:p>
    <w:p w14:paraId="23FD75E7" w14:textId="77777777" w:rsidR="00DA337A" w:rsidRDefault="00DA337A" w:rsidP="00DA337A">
      <w:pPr>
        <w:ind w:right="-1"/>
        <w:jc w:val="both"/>
      </w:pPr>
      <w:r>
        <w:lastRenderedPageBreak/>
        <w:t>Verifique a integridade:</w:t>
      </w:r>
    </w:p>
    <w:p w14:paraId="4DA0F41C" w14:textId="77777777" w:rsidR="00DA337A" w:rsidRPr="0051176A" w:rsidRDefault="00DA337A" w:rsidP="00DA337A">
      <w:pPr>
        <w:pStyle w:val="CodeDark"/>
        <w:ind w:right="-1"/>
      </w:pPr>
      <w:proofErr w:type="spellStart"/>
      <w:r>
        <w:t>ls</w:t>
      </w:r>
      <w:proofErr w:type="spellEnd"/>
      <w:r>
        <w:t xml:space="preserve"> -lh yolov8n.pt</w:t>
      </w:r>
    </w:p>
    <w:p w14:paraId="32C1C42B" w14:textId="77777777" w:rsidR="00DA337A" w:rsidRPr="0051176A" w:rsidRDefault="00DA337A" w:rsidP="00DA337A">
      <w:pPr>
        <w:pStyle w:val="CodeDark"/>
        <w:ind w:right="-1"/>
      </w:pPr>
      <w:r>
        <w:t># Saída esperada: ~6.3M yolov8n.pt</w:t>
      </w:r>
    </w:p>
    <w:p w14:paraId="4E8F71F9" w14:textId="77777777" w:rsidR="00DA337A" w:rsidRDefault="00DA337A" w:rsidP="00DA337A">
      <w:pPr>
        <w:ind w:right="-1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53214A34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0143AD1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1DCD44A" wp14:editId="1FC8F42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78673272" name="Forma Livre: Forma 3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0906C6AF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DCD44A" id="Forma Livre: Forma 357" o:spid="_x0000_s1028" style="position:absolute;margin-left:125pt;margin-top:5.4pt;width:220.5pt;height:2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1hcgQYAAEI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DpVIQ7851MfvHxFA0aLOTnX7&#10;t6OuOL7bO+avh6wtHFX+WuF8LHUD+gDp+CYIY/oGb6cth2lLVuWw2jt5h2nU37ztcI+HcEwHMh+q&#10;z02O881hMG8eulqfOyL4FNNwg4M6nq3DoSKdBE7vWfV09Hn3D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AlR1hc&#10;gQYAAEI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0906C6AF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1862FBFB" w14:textId="77777777" w:rsidTr="004D3CC0"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F28847B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drawing>
                <wp:inline distT="0" distB="0" distL="0" distR="0" wp14:anchorId="7B4A2FE9" wp14:editId="681CF800">
                  <wp:extent cx="937895" cy="974090"/>
                  <wp:effectExtent l="0" t="0" r="0" b="0"/>
                  <wp:docPr id="62" name="Imagem 95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06F497D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</w:pPr>
            <w:r>
              <w:rPr>
                <w:rFonts w:eastAsia="Times New Roman"/>
                <w:color w:val="FFFFFF"/>
              </w:rPr>
              <w:t xml:space="preserve">O YOLOv8n é indicado quando há restrição de memória, pois tem menor </w:t>
            </w:r>
            <w:proofErr w:type="spellStart"/>
            <w:r>
              <w:rPr>
                <w:rFonts w:eastAsia="Times New Roman"/>
                <w:color w:val="FFFFFF"/>
              </w:rPr>
              <w:t>footprint</w:t>
            </w:r>
            <w:proofErr w:type="spellEnd"/>
            <w:r>
              <w:rPr>
                <w:rFonts w:eastAsia="Times New Roman"/>
                <w:color w:val="FFFFFF"/>
              </w:rPr>
              <w:t xml:space="preserve">. Para obter mais precisão em produção, use o yolov8s.pt e ajuste a variável MODEL_NAME no </w:t>
            </w:r>
            <w:proofErr w:type="spellStart"/>
            <w:r>
              <w:rPr>
                <w:rFonts w:eastAsia="Times New Roman"/>
                <w:color w:val="FFFFFF"/>
              </w:rPr>
              <w:t>docker-compose.yml</w:t>
            </w:r>
            <w:proofErr w:type="spellEnd"/>
            <w:r>
              <w:rPr>
                <w:rFonts w:eastAsia="Times New Roman"/>
                <w:color w:val="FFFFFF"/>
              </w:rPr>
              <w:t>.</w:t>
            </w:r>
          </w:p>
        </w:tc>
      </w:tr>
    </w:tbl>
    <w:p w14:paraId="28698F2C" w14:textId="77777777" w:rsidR="00DA337A" w:rsidRDefault="00DA337A" w:rsidP="00DA337A">
      <w:pPr>
        <w:ind w:right="-1"/>
        <w:jc w:val="both"/>
      </w:pPr>
    </w:p>
    <w:p w14:paraId="74A64D4B" w14:textId="77777777" w:rsidR="00DA337A" w:rsidRDefault="00DA337A" w:rsidP="00DA337A">
      <w:pPr>
        <w:ind w:right="-1"/>
        <w:jc w:val="both"/>
      </w:pPr>
      <w:r>
        <w:tab/>
        <w:t xml:space="preserve">Instale o comando </w:t>
      </w:r>
      <w:proofErr w:type="spellStart"/>
      <w:r>
        <w:t>tree</w:t>
      </w:r>
      <w:proofErr w:type="spellEnd"/>
      <w:r>
        <w:t xml:space="preserve"> no seu </w:t>
      </w:r>
      <w:proofErr w:type="spellStart"/>
      <w:r>
        <w:t>Raspberry</w:t>
      </w:r>
      <w:proofErr w:type="spellEnd"/>
      <w:r>
        <w:t xml:space="preserve"> PI 5, pois ele </w:t>
      </w:r>
      <w:r w:rsidRPr="00FF5E36">
        <w:t xml:space="preserve">não vem instalado por padrão no </w:t>
      </w:r>
      <w:proofErr w:type="spellStart"/>
      <w:r w:rsidRPr="00FF5E36">
        <w:t>Raspberry</w:t>
      </w:r>
      <w:proofErr w:type="spellEnd"/>
      <w:r w:rsidRPr="00FF5E36">
        <w:t xml:space="preserve"> Pi OS (Debian/Linux).</w:t>
      </w:r>
    </w:p>
    <w:p w14:paraId="2AF02CEF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spellStart"/>
      <w:r w:rsidRPr="002716A1">
        <w:rPr>
          <w:lang w:val="en-US"/>
        </w:rPr>
        <w:t>sudo</w:t>
      </w:r>
      <w:proofErr w:type="spellEnd"/>
      <w:r w:rsidRPr="002716A1">
        <w:rPr>
          <w:lang w:val="en-US"/>
        </w:rPr>
        <w:t xml:space="preserve"> apt update &amp;&amp; </w:t>
      </w:r>
      <w:proofErr w:type="spellStart"/>
      <w:r w:rsidRPr="002716A1">
        <w:rPr>
          <w:lang w:val="en-US"/>
        </w:rPr>
        <w:t>sudo</w:t>
      </w:r>
      <w:proofErr w:type="spellEnd"/>
      <w:r w:rsidRPr="002716A1">
        <w:rPr>
          <w:lang w:val="en-US"/>
        </w:rPr>
        <w:t xml:space="preserve"> apt install tree -y</w:t>
      </w:r>
    </w:p>
    <w:p w14:paraId="5AF89BDF" w14:textId="77777777" w:rsidR="00DA337A" w:rsidRPr="002716A1" w:rsidRDefault="00DA337A" w:rsidP="00DA337A">
      <w:pPr>
        <w:ind w:right="-1"/>
        <w:jc w:val="both"/>
        <w:rPr>
          <w:lang w:val="en-US"/>
        </w:rPr>
      </w:pPr>
    </w:p>
    <w:p w14:paraId="0E80AC0E" w14:textId="77777777" w:rsidR="00DA337A" w:rsidRPr="00A921F5" w:rsidRDefault="00DA337A" w:rsidP="00DA337A">
      <w:pPr>
        <w:ind w:right="-1"/>
        <w:jc w:val="both"/>
      </w:pPr>
      <w:r w:rsidRPr="00A921F5">
        <w:t>Verificar estrutura final do diretório</w:t>
      </w:r>
    </w:p>
    <w:p w14:paraId="79555A17" w14:textId="77777777" w:rsidR="00DA337A" w:rsidRPr="0051176A" w:rsidRDefault="00DA337A" w:rsidP="00DA337A">
      <w:pPr>
        <w:pStyle w:val="CodeDark"/>
        <w:ind w:right="-1"/>
      </w:pPr>
      <w:proofErr w:type="spellStart"/>
      <w:r>
        <w:t>tree</w:t>
      </w:r>
      <w:proofErr w:type="spellEnd"/>
      <w:r>
        <w:t xml:space="preserve">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</w:p>
    <w:p w14:paraId="5A6E2FB9" w14:textId="77777777" w:rsidR="00DA337A" w:rsidRDefault="00DA337A" w:rsidP="00DA337A">
      <w:pPr>
        <w:ind w:right="-1"/>
        <w:jc w:val="both"/>
      </w:pPr>
    </w:p>
    <w:p w14:paraId="5029A05A" w14:textId="77777777" w:rsidR="00DA337A" w:rsidRPr="0051176A" w:rsidRDefault="00DA337A" w:rsidP="00DA337A">
      <w:pPr>
        <w:pStyle w:val="CodeDark"/>
        <w:ind w:right="-1"/>
      </w:pPr>
      <w:r>
        <w:t># Saída esperada:</w:t>
      </w:r>
    </w:p>
    <w:p w14:paraId="67F975DC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</w:t>
      </w:r>
    </w:p>
    <w:p w14:paraId="682B589A" w14:textId="77777777" w:rsidR="00DA337A" w:rsidRDefault="00DA337A" w:rsidP="00DA337A">
      <w:pPr>
        <w:pStyle w:val="CodeDark"/>
        <w:ind w:right="-1"/>
      </w:pPr>
      <w:r>
        <w:t># ├── output/</w:t>
      </w:r>
    </w:p>
    <w:p w14:paraId="61F30A6C" w14:textId="77777777" w:rsidR="00DA337A" w:rsidRPr="0051176A" w:rsidRDefault="00DA337A" w:rsidP="00DA337A">
      <w:pPr>
        <w:pStyle w:val="CodeDark"/>
        <w:ind w:right="-1"/>
      </w:pPr>
      <w:r>
        <w:t># ├── test_image.jpg</w:t>
      </w:r>
    </w:p>
    <w:p w14:paraId="43E3C273" w14:textId="77777777" w:rsidR="00DA337A" w:rsidRPr="0051176A" w:rsidRDefault="00DA337A" w:rsidP="00DA337A">
      <w:pPr>
        <w:pStyle w:val="CodeDark"/>
        <w:ind w:right="-1"/>
      </w:pPr>
      <w:r>
        <w:t># └── yolov8n.pt</w:t>
      </w:r>
    </w:p>
    <w:p w14:paraId="13A7A13A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20E0F3AE" w14:textId="77777777" w:rsidR="00DA337A" w:rsidRPr="00F6403C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 w:rsidRPr="00F6403C">
        <w:rPr>
          <w:rFonts w:eastAsia="MS Mincho"/>
          <w:b/>
          <w:bCs/>
          <w:color w:val="1FA2D6"/>
        </w:rPr>
        <w:t xml:space="preserve">Desenvolvimento do </w:t>
      </w:r>
      <w:proofErr w:type="spellStart"/>
      <w:r w:rsidRPr="00F6403C">
        <w:rPr>
          <w:rFonts w:eastAsia="MS Mincho"/>
          <w:b/>
          <w:bCs/>
          <w:color w:val="1FA2D6"/>
        </w:rPr>
        <w:t>Dockerfile</w:t>
      </w:r>
      <w:proofErr w:type="spellEnd"/>
      <w:r w:rsidRPr="00F6403C">
        <w:rPr>
          <w:rFonts w:eastAsia="MS Mincho"/>
          <w:b/>
          <w:bCs/>
          <w:color w:val="1FA2D6"/>
        </w:rPr>
        <w:t xml:space="preserve"> Otimizado</w:t>
      </w:r>
    </w:p>
    <w:p w14:paraId="70F12A3B" w14:textId="77777777" w:rsidR="00DA337A" w:rsidRDefault="00DA337A" w:rsidP="00DA337A">
      <w:pPr>
        <w:ind w:right="-1"/>
        <w:jc w:val="both"/>
      </w:pPr>
      <w:r>
        <w:t xml:space="preserve">O </w:t>
      </w:r>
      <w:proofErr w:type="spellStart"/>
      <w:r>
        <w:t>Dockerfile</w:t>
      </w:r>
      <w:proofErr w:type="spellEnd"/>
      <w:r>
        <w:t xml:space="preserve"> é o artefato central deste exercício. Cada instrução foi projetada para minimizar o tamanho final da imagem e maximizar o reaproveitamento de cache.</w:t>
      </w:r>
    </w:p>
    <w:p w14:paraId="6EEE1955" w14:textId="77777777" w:rsidR="00DA337A" w:rsidRDefault="00DA337A" w:rsidP="00DA337A">
      <w:pPr>
        <w:ind w:right="-1"/>
        <w:jc w:val="both"/>
      </w:pPr>
    </w:p>
    <w:p w14:paraId="6CBE239F" w14:textId="77777777" w:rsidR="00501188" w:rsidRDefault="00501188" w:rsidP="00DA337A">
      <w:pPr>
        <w:ind w:right="-1"/>
        <w:jc w:val="both"/>
      </w:pPr>
    </w:p>
    <w:p w14:paraId="487E8B85" w14:textId="77777777" w:rsidR="00501188" w:rsidRDefault="00501188" w:rsidP="00DA337A">
      <w:pPr>
        <w:ind w:right="-1"/>
        <w:jc w:val="both"/>
      </w:pPr>
    </w:p>
    <w:p w14:paraId="3F4ED47B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lastRenderedPageBreak/>
        <w:t xml:space="preserve">Criar o </w:t>
      </w:r>
      <w:proofErr w:type="spellStart"/>
      <w:r>
        <w:rPr>
          <w:b/>
          <w:bCs/>
        </w:rPr>
        <w:t>Dockerfile</w:t>
      </w:r>
      <w:proofErr w:type="spellEnd"/>
    </w:p>
    <w:p w14:paraId="4E3A3D3D" w14:textId="77777777" w:rsidR="00DA337A" w:rsidRDefault="00DA337A" w:rsidP="00DA337A">
      <w:pPr>
        <w:spacing w:before="60" w:after="60"/>
        <w:ind w:right="-1"/>
      </w:pPr>
      <w:r>
        <w:t>Abra o editor nano e insira o conteúdo abaixo integralmente:</w:t>
      </w:r>
    </w:p>
    <w:p w14:paraId="2B4C1CBC" w14:textId="77777777" w:rsidR="00DA337A" w:rsidRPr="0051176A" w:rsidRDefault="00DA337A" w:rsidP="00DA337A">
      <w:pPr>
        <w:pStyle w:val="CodeDark"/>
        <w:ind w:right="-1"/>
      </w:pPr>
      <w:r>
        <w:t>nano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</w:t>
      </w:r>
      <w:proofErr w:type="spellStart"/>
      <w:r>
        <w:t>Dockerfile</w:t>
      </w:r>
      <w:proofErr w:type="spellEnd"/>
    </w:p>
    <w:p w14:paraId="21F72E64" w14:textId="77777777" w:rsidR="00DA337A" w:rsidRDefault="00DA337A" w:rsidP="00DA337A">
      <w:pPr>
        <w:ind w:right="-1"/>
        <w:jc w:val="both"/>
      </w:pPr>
    </w:p>
    <w:p w14:paraId="22BB80DB" w14:textId="77777777" w:rsidR="00DA337A" w:rsidRDefault="00DA337A" w:rsidP="00DA337A">
      <w:pPr>
        <w:spacing w:before="60" w:after="60"/>
        <w:ind w:right="-1"/>
      </w:pPr>
      <w:r>
        <w:t xml:space="preserve">Conteúdo do </w:t>
      </w:r>
      <w:proofErr w:type="spellStart"/>
      <w:r>
        <w:t>Dockerfile</w:t>
      </w:r>
      <w:proofErr w:type="spellEnd"/>
      <w:r>
        <w:t>:</w:t>
      </w:r>
    </w:p>
    <w:p w14:paraId="0E4B12D3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</w:t>
      </w:r>
    </w:p>
    <w:p w14:paraId="711DE425" w14:textId="77777777" w:rsidR="00DA337A" w:rsidRPr="0051176A" w:rsidRDefault="00DA337A" w:rsidP="00DA337A">
      <w:pPr>
        <w:pStyle w:val="CodeDark"/>
        <w:ind w:right="-1"/>
      </w:pPr>
      <w:r>
        <w:t># Imagem base: python:3.11-slim</w:t>
      </w:r>
    </w:p>
    <w:p w14:paraId="22C641D3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proofErr w:type="spellStart"/>
      <w:r>
        <w:t>Equilibrio</w:t>
      </w:r>
      <w:proofErr w:type="spellEnd"/>
      <w:r>
        <w:t xml:space="preserve"> entre tamanho (~130 MB) e compatibilidade com ARM64</w:t>
      </w:r>
    </w:p>
    <w:p w14:paraId="2AD80229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────────────────────────────────────────────────────────</w:t>
      </w:r>
    </w:p>
    <w:p w14:paraId="3BD7B5D0" w14:textId="77777777" w:rsidR="00DA337A" w:rsidRPr="0051176A" w:rsidRDefault="00DA337A" w:rsidP="00DA337A">
      <w:pPr>
        <w:pStyle w:val="CodeDark"/>
        <w:ind w:right="-1"/>
      </w:pPr>
      <w:r>
        <w:t>FROM python:3.11-slim</w:t>
      </w:r>
    </w:p>
    <w:p w14:paraId="5D66BB03" w14:textId="77777777" w:rsidR="00DA337A" w:rsidRPr="0051176A" w:rsidRDefault="00DA337A" w:rsidP="00DA337A">
      <w:pPr>
        <w:pStyle w:val="CodeDark"/>
        <w:ind w:right="-1"/>
      </w:pPr>
    </w:p>
    <w:p w14:paraId="492142BF" w14:textId="77777777" w:rsidR="00DA337A" w:rsidRPr="0051176A" w:rsidRDefault="00DA337A" w:rsidP="00DA337A">
      <w:pPr>
        <w:pStyle w:val="CodeDark"/>
        <w:ind w:right="-1"/>
      </w:pPr>
      <w:r>
        <w:t># Metadados da imagem</w:t>
      </w:r>
    </w:p>
    <w:p w14:paraId="1C0A7F5E" w14:textId="77777777" w:rsidR="00DA337A" w:rsidRPr="0051176A" w:rsidRDefault="00DA337A" w:rsidP="00DA337A">
      <w:pPr>
        <w:pStyle w:val="CodeDark"/>
        <w:ind w:right="-1"/>
      </w:pPr>
      <w:r>
        <w:t xml:space="preserve">LABEL </w:t>
      </w:r>
      <w:proofErr w:type="spellStart"/>
      <w:r>
        <w:t>maintainer</w:t>
      </w:r>
      <w:proofErr w:type="spellEnd"/>
      <w:r>
        <w:t>="disciplina-</w:t>
      </w:r>
      <w:proofErr w:type="spellStart"/>
      <w:r>
        <w:t>visao</w:t>
      </w:r>
      <w:proofErr w:type="spellEnd"/>
      <w:r>
        <w:t>-computacional"</w:t>
      </w:r>
    </w:p>
    <w:p w14:paraId="59C4F4CA" w14:textId="77777777" w:rsidR="00DA337A" w:rsidRPr="0051176A" w:rsidRDefault="00DA337A" w:rsidP="00DA337A">
      <w:pPr>
        <w:pStyle w:val="CodeDark"/>
        <w:ind w:right="-1"/>
      </w:pPr>
      <w:r>
        <w:t xml:space="preserve">LABEL </w:t>
      </w:r>
      <w:proofErr w:type="spellStart"/>
      <w:r>
        <w:t>description</w:t>
      </w:r>
      <w:proofErr w:type="spellEnd"/>
      <w:r>
        <w:t>="</w:t>
      </w:r>
      <w:proofErr w:type="spellStart"/>
      <w:r>
        <w:t>Inferencia</w:t>
      </w:r>
      <w:proofErr w:type="spellEnd"/>
      <w:r>
        <w:t xml:space="preserve"> YOLO em ARM64 via Docker"</w:t>
      </w:r>
    </w:p>
    <w:p w14:paraId="73EFD9B3" w14:textId="77777777" w:rsidR="00DA337A" w:rsidRPr="0051176A" w:rsidRDefault="00DA337A" w:rsidP="00DA337A">
      <w:pPr>
        <w:pStyle w:val="CodeDark"/>
        <w:ind w:right="-1"/>
      </w:pPr>
    </w:p>
    <w:p w14:paraId="537F8C95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r>
        <w:rPr>
          <w:rFonts w:ascii="Arial" w:hAnsi="Arial" w:cs="Arial"/>
        </w:rPr>
        <w:t>──</w:t>
      </w:r>
      <w:r>
        <w:t xml:space="preserve"> CAMADA 1: Dependências de sistema (cache </w:t>
      </w:r>
      <w:proofErr w:type="spellStart"/>
      <w:r>
        <w:t>estavel</w:t>
      </w:r>
      <w:proofErr w:type="spellEnd"/>
      <w:r>
        <w:t xml:space="preserve">) </w:t>
      </w:r>
      <w:r>
        <w:rPr>
          <w:rFonts w:ascii="Arial" w:hAnsi="Arial" w:cs="Arial"/>
        </w:rPr>
        <w:t>──────────</w:t>
      </w:r>
    </w:p>
    <w:p w14:paraId="5F4100FA" w14:textId="77777777" w:rsidR="00DA337A" w:rsidRDefault="00DA337A" w:rsidP="00DA337A">
      <w:pPr>
        <w:pStyle w:val="CodeDark"/>
        <w:ind w:right="-1"/>
      </w:pPr>
      <w:r>
        <w:t xml:space="preserve"># Instaladas antes das </w:t>
      </w:r>
      <w:proofErr w:type="spellStart"/>
      <w:r>
        <w:t>dependencias</w:t>
      </w:r>
      <w:proofErr w:type="spellEnd"/>
      <w:r>
        <w:t xml:space="preserve"> Python para maximizar cache</w:t>
      </w:r>
    </w:p>
    <w:p w14:paraId="5BCF504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RUN apt-get update &amp;&amp; apt-get install -y --no-install-recommends \</w:t>
      </w:r>
    </w:p>
    <w:p w14:paraId="3B47D5B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libgl1 \</w:t>
      </w:r>
    </w:p>
    <w:p w14:paraId="4DDE951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libglib2.0-0 \</w:t>
      </w:r>
    </w:p>
    <w:p w14:paraId="6F0B45E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libsm6 \</w:t>
      </w:r>
    </w:p>
    <w:p w14:paraId="1E84F2D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libxext6 \</w:t>
      </w:r>
    </w:p>
    <w:p w14:paraId="6D646F1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libxrender</w:t>
      </w:r>
      <w:proofErr w:type="spellEnd"/>
      <w:r>
        <w:rPr>
          <w:lang w:val="en-US"/>
        </w:rPr>
        <w:t>-dev \</w:t>
      </w:r>
    </w:p>
    <w:p w14:paraId="410637B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libgomp1 \</w:t>
      </w:r>
    </w:p>
    <w:p w14:paraId="2694659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wget</w:t>
      </w:r>
      <w:proofErr w:type="spellEnd"/>
      <w:r>
        <w:rPr>
          <w:lang w:val="en-US"/>
        </w:rPr>
        <w:t xml:space="preserve"> \</w:t>
      </w:r>
    </w:p>
    <w:p w14:paraId="2609F9D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&amp;&amp; apt-get clean \</w:t>
      </w:r>
    </w:p>
    <w:p w14:paraId="67C3935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&amp;&amp; rm -rf /var/lib/apt/lists/*</w:t>
      </w:r>
    </w:p>
    <w:p w14:paraId="54F83457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0FCCF3C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r>
        <w:rPr>
          <w:rFonts w:ascii="Arial" w:hAnsi="Arial" w:cs="Arial"/>
        </w:rPr>
        <w:t>──</w:t>
      </w:r>
      <w:r>
        <w:t xml:space="preserve"> CAMADA 2: Dependências Python (cache por </w:t>
      </w:r>
      <w:proofErr w:type="spellStart"/>
      <w:r>
        <w:t>requirements</w:t>
      </w:r>
      <w:proofErr w:type="spellEnd"/>
      <w:r>
        <w:t xml:space="preserve">) </w:t>
      </w:r>
      <w:r>
        <w:rPr>
          <w:rFonts w:ascii="Arial" w:hAnsi="Arial" w:cs="Arial"/>
        </w:rPr>
        <w:t>──────</w:t>
      </w:r>
    </w:p>
    <w:p w14:paraId="0DA724A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WORKDIR /app</w:t>
      </w:r>
    </w:p>
    <w:p w14:paraId="6035540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COPY </w:t>
      </w:r>
      <w:proofErr w:type="gramStart"/>
      <w:r>
        <w:rPr>
          <w:lang w:val="en-US"/>
        </w:rPr>
        <w:t>requirements.txt .</w:t>
      </w:r>
      <w:proofErr w:type="gramEnd"/>
    </w:p>
    <w:p w14:paraId="78E4C5E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RUN pip install --no-cache-</w:t>
      </w:r>
      <w:proofErr w:type="spellStart"/>
      <w:r>
        <w:rPr>
          <w:lang w:val="en-US"/>
        </w:rPr>
        <w:t>dir</w:t>
      </w:r>
      <w:proofErr w:type="spellEnd"/>
      <w:r>
        <w:rPr>
          <w:lang w:val="en-US"/>
        </w:rPr>
        <w:t xml:space="preserve"> -r requirements.txt</w:t>
      </w:r>
    </w:p>
    <w:p w14:paraId="7B897F24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64DF7FE3" w14:textId="77777777" w:rsidR="00DA337A" w:rsidRPr="0051176A" w:rsidRDefault="00DA337A" w:rsidP="00DA337A">
      <w:pPr>
        <w:pStyle w:val="CodeDark"/>
        <w:ind w:right="-1"/>
      </w:pPr>
      <w:r>
        <w:lastRenderedPageBreak/>
        <w:t xml:space="preserve"># </w:t>
      </w:r>
      <w:r>
        <w:rPr>
          <w:rFonts w:ascii="Arial" w:hAnsi="Arial" w:cs="Arial"/>
        </w:rPr>
        <w:t>──</w:t>
      </w:r>
      <w:r>
        <w:t xml:space="preserve"> CAMADA 3: </w:t>
      </w:r>
      <w:proofErr w:type="spellStart"/>
      <w:r>
        <w:t>Codigo</w:t>
      </w:r>
      <w:proofErr w:type="spellEnd"/>
      <w:r>
        <w:t xml:space="preserve"> e pesos do modelo </w:t>
      </w:r>
      <w:r>
        <w:rPr>
          <w:rFonts w:ascii="Arial" w:hAnsi="Arial" w:cs="Arial"/>
        </w:rPr>
        <w:t>───────────────────────</w:t>
      </w:r>
    </w:p>
    <w:p w14:paraId="6D3A126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COPY </w:t>
      </w:r>
      <w:proofErr w:type="gramStart"/>
      <w:r>
        <w:rPr>
          <w:lang w:val="en-US"/>
        </w:rPr>
        <w:t>app.py .</w:t>
      </w:r>
      <w:proofErr w:type="gramEnd"/>
    </w:p>
    <w:p w14:paraId="67E0418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COPY </w:t>
      </w:r>
      <w:proofErr w:type="gramStart"/>
      <w:r>
        <w:rPr>
          <w:lang w:val="en-US"/>
        </w:rPr>
        <w:t>yolov8n.pt .</w:t>
      </w:r>
      <w:proofErr w:type="gramEnd"/>
    </w:p>
    <w:p w14:paraId="213E7857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749B6018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proofErr w:type="spellStart"/>
      <w:r>
        <w:t>Diretorio</w:t>
      </w:r>
      <w:proofErr w:type="spellEnd"/>
      <w:r>
        <w:t xml:space="preserve"> de </w:t>
      </w:r>
      <w:proofErr w:type="spellStart"/>
      <w:r>
        <w:t>saida</w:t>
      </w:r>
      <w:proofErr w:type="spellEnd"/>
      <w:r>
        <w:t xml:space="preserve"> dos resultados</w:t>
      </w:r>
    </w:p>
    <w:p w14:paraId="07C2654B" w14:textId="77777777" w:rsidR="00DA337A" w:rsidRPr="0051176A" w:rsidRDefault="00DA337A" w:rsidP="00DA337A">
      <w:pPr>
        <w:pStyle w:val="CodeDark"/>
        <w:ind w:right="-1"/>
      </w:pPr>
      <w:r>
        <w:t xml:space="preserve">RUN </w:t>
      </w:r>
      <w:proofErr w:type="spellStart"/>
      <w:r>
        <w:t>mkdir</w:t>
      </w:r>
      <w:proofErr w:type="spellEnd"/>
      <w:r>
        <w:t xml:space="preserve"> -p /app/output</w:t>
      </w:r>
    </w:p>
    <w:p w14:paraId="47B4A95D" w14:textId="77777777" w:rsidR="00DA337A" w:rsidRPr="0051176A" w:rsidRDefault="00DA337A" w:rsidP="00DA337A">
      <w:pPr>
        <w:pStyle w:val="CodeDark"/>
        <w:ind w:right="-1"/>
      </w:pPr>
    </w:p>
    <w:p w14:paraId="78D23AAF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proofErr w:type="spellStart"/>
      <w:r>
        <w:t>Variavel</w:t>
      </w:r>
      <w:proofErr w:type="spellEnd"/>
      <w:r>
        <w:t xml:space="preserve"> de ambiente </w:t>
      </w:r>
      <w:proofErr w:type="spellStart"/>
      <w:r>
        <w:t>padrao</w:t>
      </w:r>
      <w:proofErr w:type="spellEnd"/>
      <w:r>
        <w:t xml:space="preserve"> para o modelo</w:t>
      </w:r>
    </w:p>
    <w:p w14:paraId="34224CFA" w14:textId="77777777" w:rsidR="00DA337A" w:rsidRPr="0051176A" w:rsidRDefault="00DA337A" w:rsidP="00DA337A">
      <w:pPr>
        <w:pStyle w:val="CodeDark"/>
        <w:ind w:right="-1"/>
      </w:pPr>
      <w:r>
        <w:t>ENV MODEL_NAME=yolov8n.pt</w:t>
      </w:r>
    </w:p>
    <w:p w14:paraId="22EFE0F9" w14:textId="77777777" w:rsidR="00DA337A" w:rsidRPr="0051176A" w:rsidRDefault="00DA337A" w:rsidP="00DA337A">
      <w:pPr>
        <w:pStyle w:val="CodeDark"/>
        <w:ind w:right="-1"/>
      </w:pPr>
    </w:p>
    <w:p w14:paraId="6796753D" w14:textId="77777777" w:rsidR="00DA337A" w:rsidRPr="0051176A" w:rsidRDefault="00DA337A" w:rsidP="00DA337A">
      <w:pPr>
        <w:pStyle w:val="CodeDark"/>
        <w:ind w:right="-1"/>
      </w:pPr>
      <w:r>
        <w:t xml:space="preserve"># Ponto de entrada </w:t>
      </w:r>
      <w:proofErr w:type="spellStart"/>
      <w:r>
        <w:t>padrao</w:t>
      </w:r>
      <w:proofErr w:type="spellEnd"/>
    </w:p>
    <w:p w14:paraId="121C9BA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ENTRYPOINT ["python", "app.py"]</w:t>
      </w:r>
    </w:p>
    <w:p w14:paraId="6E8B034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CMD ["--mode", "detect", "--input", "</w:t>
      </w:r>
      <w:proofErr w:type="gramStart"/>
      <w:r>
        <w:rPr>
          <w:lang w:val="en-US"/>
        </w:rPr>
        <w:t>/app/test_image.jpg"]</w:t>
      </w:r>
      <w:proofErr w:type="gramEnd"/>
    </w:p>
    <w:p w14:paraId="6609461B" w14:textId="77777777" w:rsidR="00DA337A" w:rsidRDefault="00DA337A" w:rsidP="00DA337A">
      <w:pPr>
        <w:ind w:right="-1"/>
        <w:jc w:val="both"/>
      </w:pPr>
      <w:r>
        <w:t xml:space="preserve">Para salvar e sair do nano, pressione: </w:t>
      </w:r>
      <w:proofErr w:type="spellStart"/>
      <w:r>
        <w:t>Ctrl+O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Enter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Ctrl+X</w:t>
      </w:r>
      <w:proofErr w:type="spellEnd"/>
    </w:p>
    <w:p w14:paraId="24B53C87" w14:textId="39BB51DF" w:rsidR="00DA337A" w:rsidRDefault="00DA337A" w:rsidP="00DA337A">
      <w:pPr>
        <w:spacing w:after="0" w:line="240" w:lineRule="auto"/>
        <w:ind w:right="-1"/>
        <w:rPr>
          <w:b/>
          <w:bCs/>
        </w:rPr>
      </w:pPr>
    </w:p>
    <w:p w14:paraId="57DFC828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Criar o arquivo requirements.txt</w:t>
      </w:r>
    </w:p>
    <w:p w14:paraId="3F0E7A74" w14:textId="77777777" w:rsidR="00DA337A" w:rsidRPr="0051176A" w:rsidRDefault="00DA337A" w:rsidP="00DA337A">
      <w:pPr>
        <w:pStyle w:val="CodeDark"/>
        <w:ind w:right="-1"/>
      </w:pPr>
      <w:r>
        <w:t>nano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/requirements.txt</w:t>
      </w:r>
    </w:p>
    <w:p w14:paraId="297C7867" w14:textId="77777777" w:rsidR="00DA337A" w:rsidRDefault="00DA337A" w:rsidP="00DA337A">
      <w:pPr>
        <w:ind w:right="-1"/>
        <w:jc w:val="both"/>
      </w:pPr>
    </w:p>
    <w:p w14:paraId="2723CD1A" w14:textId="77777777" w:rsidR="00DA337A" w:rsidDel="006B7D49" w:rsidRDefault="00DA337A" w:rsidP="00DA337A">
      <w:pPr>
        <w:ind w:right="-1"/>
        <w:jc w:val="both"/>
        <w:rPr>
          <w:del w:id="6" w:author="Jane Piantoni" w:date="2026-03-23T14:11:00Z"/>
        </w:rPr>
      </w:pPr>
      <w:r>
        <w:t xml:space="preserve">Conteúdo do </w:t>
      </w:r>
      <w:proofErr w:type="spellStart"/>
      <w:r>
        <w:t>requirements.txt</w:t>
      </w:r>
    </w:p>
    <w:p w14:paraId="23803570" w14:textId="77777777" w:rsidR="00DA337A" w:rsidRPr="002716A1" w:rsidRDefault="00DA337A" w:rsidP="00DA337A">
      <w:pPr>
        <w:pStyle w:val="CodeDark"/>
        <w:ind w:right="-1"/>
      </w:pPr>
      <w:r w:rsidRPr="002716A1">
        <w:t>ultralytics</w:t>
      </w:r>
      <w:proofErr w:type="spellEnd"/>
      <w:r w:rsidRPr="002716A1">
        <w:t>==8.2.0</w:t>
      </w:r>
    </w:p>
    <w:p w14:paraId="088EDF1C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proofErr w:type="spellStart"/>
      <w:r>
        <w:rPr>
          <w:lang w:val="en-US"/>
        </w:rPr>
        <w:t>opencv</w:t>
      </w:r>
      <w:proofErr w:type="spellEnd"/>
      <w:r>
        <w:rPr>
          <w:lang w:val="en-US"/>
        </w:rPr>
        <w:t>-python-headless==4.9.0.80</w:t>
      </w:r>
    </w:p>
    <w:p w14:paraId="6C11EB5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torch==2.2.2</w:t>
      </w:r>
    </w:p>
    <w:p w14:paraId="067E755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spellStart"/>
      <w:r w:rsidRPr="002716A1">
        <w:rPr>
          <w:lang w:val="en-US"/>
        </w:rPr>
        <w:t>torchvision</w:t>
      </w:r>
      <w:proofErr w:type="spellEnd"/>
      <w:r w:rsidRPr="002716A1">
        <w:rPr>
          <w:lang w:val="en-US"/>
        </w:rPr>
        <w:t>==0.17.2</w:t>
      </w:r>
    </w:p>
    <w:p w14:paraId="3C67A96D" w14:textId="77777777" w:rsidR="00DA337A" w:rsidRDefault="00DA337A" w:rsidP="00DA337A">
      <w:pPr>
        <w:pStyle w:val="CodeDark"/>
        <w:ind w:right="-1"/>
      </w:pPr>
      <w:proofErr w:type="spellStart"/>
      <w:r>
        <w:t>Pillow</w:t>
      </w:r>
      <w:proofErr w:type="spellEnd"/>
      <w:r>
        <w:t>==10.3.0</w:t>
      </w:r>
    </w:p>
    <w:p w14:paraId="6FDB7DE1" w14:textId="77777777" w:rsidR="00DA337A" w:rsidRDefault="00DA337A" w:rsidP="00DA337A">
      <w:pPr>
        <w:pStyle w:val="CodeDark"/>
        <w:ind w:right="-1"/>
      </w:pPr>
      <w:proofErr w:type="spellStart"/>
      <w:r w:rsidRPr="00EC10D6">
        <w:t>numpy</w:t>
      </w:r>
      <w:proofErr w:type="spellEnd"/>
      <w:r w:rsidRPr="00EC10D6">
        <w:t>&lt;2.0.0</w:t>
      </w:r>
    </w:p>
    <w:p w14:paraId="52792549" w14:textId="77777777" w:rsidR="00DA337A" w:rsidRDefault="00DA337A" w:rsidP="00DA337A">
      <w:pPr>
        <w:ind w:right="-1"/>
        <w:jc w:val="both"/>
      </w:pPr>
    </w:p>
    <w:p w14:paraId="659519A5" w14:textId="77777777" w:rsidR="00501188" w:rsidRDefault="00501188" w:rsidP="00DA337A">
      <w:pPr>
        <w:ind w:right="-1"/>
        <w:jc w:val="both"/>
      </w:pPr>
    </w:p>
    <w:p w14:paraId="08B2CC20" w14:textId="77777777" w:rsidR="00501188" w:rsidRDefault="00501188" w:rsidP="00DA337A">
      <w:pPr>
        <w:ind w:right="-1"/>
        <w:jc w:val="both"/>
      </w:pPr>
    </w:p>
    <w:p w14:paraId="114CD13E" w14:textId="77777777" w:rsidR="00501188" w:rsidRDefault="00501188" w:rsidP="00DA337A">
      <w:pPr>
        <w:ind w:right="-1"/>
        <w:jc w:val="both"/>
      </w:pPr>
    </w:p>
    <w:p w14:paraId="71A8A1AB" w14:textId="77777777" w:rsidR="00501188" w:rsidRDefault="00501188" w:rsidP="00DA337A">
      <w:pPr>
        <w:ind w:right="-1"/>
        <w:jc w:val="both"/>
      </w:pPr>
    </w:p>
    <w:p w14:paraId="0C6D2A33" w14:textId="77777777" w:rsidR="00501188" w:rsidRDefault="00501188" w:rsidP="00DA337A">
      <w:pPr>
        <w:ind w:right="-1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490734A0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C9847CD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A6309AB" wp14:editId="0476ADA8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705535372" name="Forma Livre: Forma 3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128994BF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309AB" id="Forma Livre: Forma 355" o:spid="_x0000_s1029" style="position:absolute;margin-left:125pt;margin-top:5.4pt;width:220.5pt;height:2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bpgAYAAEI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128994BF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2E4A7010" w14:textId="77777777" w:rsidTr="004D3CC0"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47ABDF6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drawing>
                <wp:inline distT="0" distB="0" distL="0" distR="0" wp14:anchorId="57F0B2EA" wp14:editId="480C8D47">
                  <wp:extent cx="937895" cy="974090"/>
                  <wp:effectExtent l="0" t="0" r="0" b="0"/>
                  <wp:docPr id="63" name="Imagem 94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3D6460E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</w:pPr>
            <w:r>
              <w:rPr>
                <w:rFonts w:eastAsia="Times New Roman"/>
                <w:color w:val="FFFFFF"/>
              </w:rPr>
              <w:t xml:space="preserve">O </w:t>
            </w:r>
            <w:proofErr w:type="spellStart"/>
            <w:r>
              <w:rPr>
                <w:rFonts w:eastAsia="Times New Roman"/>
                <w:color w:val="FFFFFF"/>
              </w:rPr>
              <w:t>opencv-python-headless</w:t>
            </w:r>
            <w:proofErr w:type="spellEnd"/>
            <w:r>
              <w:rPr>
                <w:rFonts w:eastAsia="Times New Roman"/>
                <w:color w:val="FFFFFF"/>
              </w:rPr>
              <w:t xml:space="preserve"> é indicado para execução via SSH, pois dispensa componentes de interface gráfica. Com isso, reduz dependências e deixa a imagem do container mais leve (~50 MB).</w:t>
            </w:r>
          </w:p>
        </w:tc>
      </w:tr>
    </w:tbl>
    <w:p w14:paraId="78B9DBA4" w14:textId="77777777" w:rsidR="00DA337A" w:rsidRDefault="00DA337A" w:rsidP="00DA337A">
      <w:pPr>
        <w:ind w:right="-1"/>
        <w:jc w:val="both"/>
      </w:pPr>
    </w:p>
    <w:p w14:paraId="0D2C2DE0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Análise das decisões de otimização</w:t>
      </w:r>
    </w:p>
    <w:tbl>
      <w:tblPr>
        <w:tblW w:w="97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7"/>
        <w:gridCol w:w="6946"/>
      </w:tblGrid>
      <w:tr w:rsidR="00DA337A" w:rsidRPr="002929B8" w14:paraId="7472F18E" w14:textId="77777777" w:rsidTr="004D3CC0">
        <w:trPr>
          <w:trHeight w:val="43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2E89143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Decisão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F199B98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Justificativa técnica</w:t>
            </w:r>
          </w:p>
        </w:tc>
      </w:tr>
      <w:tr w:rsidR="00DA337A" w:rsidRPr="002929B8" w14:paraId="3A50A7C4" w14:textId="77777777" w:rsidTr="004D3CC0">
        <w:trPr>
          <w:trHeight w:val="43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8A9BE88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python:3.11-slim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2FF619E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sz w:val="22"/>
                <w:szCs w:val="22"/>
              </w:rPr>
              <w:t>Base mínima sem X11/GCC desnecessários. ARM64 nativa no Docker Hub.</w:t>
            </w:r>
          </w:p>
        </w:tc>
      </w:tr>
      <w:tr w:rsidR="00DA337A" w:rsidRPr="002929B8" w14:paraId="4810ABBD" w14:textId="77777777" w:rsidTr="004D3CC0">
        <w:trPr>
          <w:trHeight w:val="470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340DAFA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--no-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install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>-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recommends</w:t>
            </w:r>
            <w:proofErr w:type="spellEnd"/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A1D7B51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sz w:val="22"/>
                <w:szCs w:val="22"/>
              </w:rPr>
              <w:t>Evita pacotes sugeridos pelo apt. Economia média de 80–120 MB.</w:t>
            </w:r>
          </w:p>
        </w:tc>
      </w:tr>
      <w:tr w:rsidR="00DA337A" w:rsidRPr="002929B8" w14:paraId="5A0B8782" w14:textId="77777777" w:rsidTr="004D3CC0">
        <w:trPr>
          <w:trHeight w:val="43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2995F48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--no-cache-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dir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 xml:space="preserve"> (</w:t>
            </w:r>
            <w:proofErr w:type="spellStart"/>
            <w:r>
              <w:rPr>
                <w:rStyle w:val="Fontepargpadro1"/>
                <w:color w:val="E9ECF4"/>
                <w:sz w:val="22"/>
                <w:szCs w:val="22"/>
              </w:rPr>
              <w:t>pip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</w:rPr>
              <w:t>)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E91D08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sz w:val="22"/>
                <w:szCs w:val="22"/>
              </w:rPr>
              <w:t xml:space="preserve">Elimina cache do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pip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dentro do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layer</w:t>
            </w:r>
            <w:proofErr w:type="spellEnd"/>
            <w:r>
              <w:rPr>
                <w:rStyle w:val="Fontepargpadro1"/>
                <w:sz w:val="22"/>
                <w:szCs w:val="22"/>
              </w:rPr>
              <w:t>. Economia de 30–80 MB.</w:t>
            </w:r>
          </w:p>
        </w:tc>
      </w:tr>
      <w:tr w:rsidR="00DA337A" w:rsidRPr="002929B8" w14:paraId="132DD9CF" w14:textId="77777777" w:rsidTr="004D3CC0">
        <w:trPr>
          <w:trHeight w:val="43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75A6AA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lang w:val="en-US"/>
              </w:rPr>
            </w:pPr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apt-get clean + rm lists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2B98B9D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sz w:val="22"/>
                <w:szCs w:val="22"/>
              </w:rPr>
              <w:t xml:space="preserve">Remove </w:t>
            </w:r>
            <w:proofErr w:type="spellStart"/>
            <w:r>
              <w:rPr>
                <w:rStyle w:val="Fontepargpadro1"/>
                <w:sz w:val="22"/>
                <w:szCs w:val="22"/>
              </w:rPr>
              <w:t>listas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de pacotes após instalação. Cada RUN deve fazer sua própria limpeza.</w:t>
            </w:r>
          </w:p>
        </w:tc>
      </w:tr>
      <w:tr w:rsidR="00DA337A" w:rsidRPr="002929B8" w14:paraId="07743A8E" w14:textId="77777777" w:rsidTr="004D3CC0">
        <w:trPr>
          <w:trHeight w:val="43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1099085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COPY requirements.txt antes de COPY app.py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FA329B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sz w:val="22"/>
                <w:szCs w:val="22"/>
              </w:rPr>
              <w:t xml:space="preserve">Aproveita cache do Docker: se app.py mudar, o </w:t>
            </w:r>
            <w:proofErr w:type="spellStart"/>
            <w:r>
              <w:rPr>
                <w:rStyle w:val="Fontepargpadro1"/>
                <w:sz w:val="22"/>
                <w:szCs w:val="22"/>
              </w:rPr>
              <w:t>layer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de </w:t>
            </w:r>
            <w:proofErr w:type="spellStart"/>
            <w:r>
              <w:rPr>
                <w:rStyle w:val="Fontepargpadro1"/>
                <w:sz w:val="22"/>
                <w:szCs w:val="22"/>
              </w:rPr>
              <w:t>pip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não é refeito.</w:t>
            </w:r>
          </w:p>
        </w:tc>
      </w:tr>
      <w:tr w:rsidR="00DA337A" w:rsidRPr="002929B8" w14:paraId="2F03189C" w14:textId="77777777" w:rsidTr="004D3CC0">
        <w:trPr>
          <w:trHeight w:val="435"/>
        </w:trPr>
        <w:tc>
          <w:tcPr>
            <w:tcW w:w="28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F70FB0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proofErr w:type="spellStart"/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opencv</w:t>
            </w:r>
            <w:proofErr w:type="spellEnd"/>
            <w:r>
              <w:rPr>
                <w:rStyle w:val="Fontepargpadro1"/>
                <w:color w:val="E9ECF4"/>
                <w:sz w:val="22"/>
                <w:szCs w:val="22"/>
                <w:lang w:val="en-US"/>
              </w:rPr>
              <w:t>-python-headless</w:t>
            </w:r>
          </w:p>
        </w:tc>
        <w:tc>
          <w:tcPr>
            <w:tcW w:w="6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218BF5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sz w:val="22"/>
                <w:szCs w:val="22"/>
              </w:rPr>
              <w:t xml:space="preserve">Versão sem </w:t>
            </w:r>
            <w:proofErr w:type="spellStart"/>
            <w:r>
              <w:rPr>
                <w:rStyle w:val="Fontepargpadro1"/>
                <w:sz w:val="22"/>
                <w:szCs w:val="22"/>
              </w:rPr>
              <w:t>bindings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de GUI. Reduz dependências de sistema em ~50 MB.</w:t>
            </w:r>
          </w:p>
        </w:tc>
      </w:tr>
    </w:tbl>
    <w:p w14:paraId="24D3F403" w14:textId="77777777" w:rsidR="00DA337A" w:rsidRDefault="00DA337A" w:rsidP="00DA337A">
      <w:pPr>
        <w:ind w:right="-1"/>
        <w:jc w:val="both"/>
      </w:pPr>
    </w:p>
    <w:p w14:paraId="7244DAAC" w14:textId="77777777" w:rsidR="00DA337A" w:rsidRDefault="00DA337A" w:rsidP="00DA337A">
      <w:pPr>
        <w:spacing w:after="0" w:line="240" w:lineRule="auto"/>
        <w:ind w:right="-1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5685F28B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A Aplicação de Inferência — app.py</w:t>
      </w:r>
    </w:p>
    <w:p w14:paraId="6BB69449" w14:textId="77777777" w:rsidR="00DA337A" w:rsidRDefault="00DA337A" w:rsidP="00DA337A">
      <w:pPr>
        <w:spacing w:before="60" w:after="60"/>
        <w:ind w:right="-1"/>
        <w:jc w:val="both"/>
      </w:pPr>
      <w:r>
        <w:t xml:space="preserve">O arquivo </w:t>
      </w:r>
      <w:r>
        <w:rPr>
          <w:b/>
          <w:bCs/>
        </w:rPr>
        <w:t>app.py</w:t>
      </w:r>
      <w:r>
        <w:t xml:space="preserve"> implementa dois modos de operação selecionáveis via argumento de linha de comando: classificação (apenas lista classes) e detecção (desenha </w:t>
      </w:r>
      <w:proofErr w:type="spellStart"/>
      <w:r>
        <w:t>bounding</w:t>
      </w:r>
      <w:proofErr w:type="spellEnd"/>
      <w:r>
        <w:t xml:space="preserve"> boxes e salva resultados).</w:t>
      </w:r>
    </w:p>
    <w:p w14:paraId="5663B3E6" w14:textId="77777777" w:rsidR="00DA337A" w:rsidRPr="0051176A" w:rsidRDefault="00DA337A" w:rsidP="00DA337A">
      <w:pPr>
        <w:pStyle w:val="CodeDark"/>
        <w:ind w:right="-1"/>
      </w:pPr>
      <w:r>
        <w:t>nano ~/visao-computacional-rpi/app.py</w:t>
      </w:r>
    </w:p>
    <w:p w14:paraId="49F9504D" w14:textId="77777777" w:rsidR="00DA337A" w:rsidRDefault="00DA337A" w:rsidP="00DA337A">
      <w:pPr>
        <w:ind w:right="-1"/>
        <w:jc w:val="both"/>
      </w:pPr>
    </w:p>
    <w:p w14:paraId="7C8A7A54" w14:textId="77777777" w:rsidR="00DA337A" w:rsidRDefault="00DA337A" w:rsidP="00DA337A">
      <w:pPr>
        <w:ind w:right="-1"/>
        <w:jc w:val="both"/>
      </w:pPr>
      <w:r>
        <w:t>Conteúdo do arquivo app.py:</w:t>
      </w:r>
    </w:p>
    <w:p w14:paraId="6783D8FB" w14:textId="77777777" w:rsidR="00DA337A" w:rsidRPr="0051176A" w:rsidRDefault="00DA337A" w:rsidP="00DA337A">
      <w:pPr>
        <w:pStyle w:val="CodeDark"/>
        <w:ind w:right="-1"/>
      </w:pPr>
      <w:proofErr w:type="gramStart"/>
      <w:r>
        <w:t>#!/</w:t>
      </w:r>
      <w:proofErr w:type="gramEnd"/>
      <w:r>
        <w:t>usr/bin/env python3</w:t>
      </w:r>
    </w:p>
    <w:p w14:paraId="482807C0" w14:textId="77777777" w:rsidR="00DA337A" w:rsidRPr="0051176A" w:rsidRDefault="00DA337A" w:rsidP="00DA337A">
      <w:pPr>
        <w:pStyle w:val="CodeDark"/>
        <w:ind w:right="-1"/>
      </w:pPr>
      <w:r>
        <w:t>"""</w:t>
      </w:r>
    </w:p>
    <w:p w14:paraId="42BE202D" w14:textId="77777777" w:rsidR="00DA337A" w:rsidRPr="0051176A" w:rsidRDefault="00DA337A" w:rsidP="00DA337A">
      <w:pPr>
        <w:pStyle w:val="CodeDark"/>
        <w:ind w:right="-1"/>
      </w:pPr>
      <w:r>
        <w:t xml:space="preserve">app.py — </w:t>
      </w:r>
      <w:proofErr w:type="spellStart"/>
      <w:r>
        <w:t>Inferencia</w:t>
      </w:r>
      <w:proofErr w:type="spellEnd"/>
      <w:r>
        <w:t xml:space="preserve"> YOLO para </w:t>
      </w:r>
      <w:proofErr w:type="spellStart"/>
      <w:r>
        <w:t>Visao</w:t>
      </w:r>
      <w:proofErr w:type="spellEnd"/>
      <w:r>
        <w:t xml:space="preserve"> Computacional Embarcada</w:t>
      </w:r>
    </w:p>
    <w:p w14:paraId="12E52682" w14:textId="77777777" w:rsidR="00DA337A" w:rsidRPr="0051176A" w:rsidRDefault="00DA337A" w:rsidP="00DA337A">
      <w:pPr>
        <w:pStyle w:val="CodeDark"/>
        <w:ind w:right="-1"/>
      </w:pPr>
      <w:r>
        <w:t>Modos:</w:t>
      </w:r>
    </w:p>
    <w:p w14:paraId="7C02F9A0" w14:textId="77777777" w:rsidR="00DA337A" w:rsidRPr="0051176A" w:rsidRDefault="00DA337A" w:rsidP="00DA337A">
      <w:pPr>
        <w:pStyle w:val="CodeDark"/>
        <w:ind w:right="-1"/>
      </w:pPr>
      <w:r>
        <w:t xml:space="preserve">  --</w:t>
      </w:r>
      <w:proofErr w:type="spellStart"/>
      <w:r>
        <w:t>mode</w:t>
      </w:r>
      <w:proofErr w:type="spellEnd"/>
      <w:r>
        <w:t xml:space="preserve"> </w:t>
      </w:r>
      <w:proofErr w:type="spellStart"/>
      <w:proofErr w:type="gramStart"/>
      <w:r>
        <w:t>classify</w:t>
      </w:r>
      <w:proofErr w:type="spellEnd"/>
      <w:r>
        <w:t xml:space="preserve">  </w:t>
      </w:r>
      <w:r>
        <w:rPr>
          <w:rFonts w:ascii="Arial" w:hAnsi="Arial" w:cs="Arial"/>
        </w:rPr>
        <w:t>→</w:t>
      </w:r>
      <w:proofErr w:type="gramEnd"/>
      <w:r>
        <w:t xml:space="preserve"> </w:t>
      </w:r>
      <w:proofErr w:type="spellStart"/>
      <w:r>
        <w:t>Endpoint</w:t>
      </w:r>
      <w:proofErr w:type="spellEnd"/>
      <w:r>
        <w:t xml:space="preserve"> 1: lista classes detectadas (</w:t>
      </w:r>
      <w:proofErr w:type="spellStart"/>
      <w:r>
        <w:t>stdout</w:t>
      </w:r>
      <w:proofErr w:type="spellEnd"/>
      <w:r>
        <w:t>)</w:t>
      </w:r>
    </w:p>
    <w:p w14:paraId="192F7C5E" w14:textId="77777777" w:rsidR="00DA337A" w:rsidRPr="0051176A" w:rsidRDefault="00DA337A" w:rsidP="00DA337A">
      <w:pPr>
        <w:pStyle w:val="CodeDark"/>
        <w:ind w:right="-1"/>
      </w:pPr>
      <w:r>
        <w:t xml:space="preserve">  --</w:t>
      </w:r>
      <w:proofErr w:type="spellStart"/>
      <w:r>
        <w:t>mode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  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Endpoint</w:t>
      </w:r>
      <w:proofErr w:type="spellEnd"/>
      <w:r>
        <w:t xml:space="preserve"> 2: desenha </w:t>
      </w:r>
      <w:proofErr w:type="spellStart"/>
      <w:r>
        <w:t>bboxes</w:t>
      </w:r>
      <w:proofErr w:type="spellEnd"/>
      <w:r>
        <w:t xml:space="preserve"> e salva imagem anotada</w:t>
      </w:r>
    </w:p>
    <w:p w14:paraId="4DC2E4C2" w14:textId="77777777" w:rsidR="00DA337A" w:rsidRPr="0051176A" w:rsidRDefault="00DA337A" w:rsidP="00DA337A">
      <w:pPr>
        <w:pStyle w:val="CodeDark"/>
        <w:ind w:right="-1"/>
      </w:pPr>
      <w:proofErr w:type="spellStart"/>
      <w:r>
        <w:t>Saidas</w:t>
      </w:r>
      <w:proofErr w:type="spellEnd"/>
      <w:r>
        <w:t>:</w:t>
      </w:r>
    </w:p>
    <w:p w14:paraId="48CED2AC" w14:textId="77777777" w:rsidR="00DA337A" w:rsidRPr="0051176A" w:rsidRDefault="00DA337A" w:rsidP="00DA337A">
      <w:pPr>
        <w:pStyle w:val="CodeDark"/>
        <w:ind w:right="-1"/>
      </w:pPr>
      <w:r>
        <w:t xml:space="preserve">  </w:t>
      </w:r>
      <w:proofErr w:type="gramStart"/>
      <w:r>
        <w:t xml:space="preserve">/app/output/results.txt  </w:t>
      </w:r>
      <w:r>
        <w:rPr>
          <w:rFonts w:ascii="Arial" w:hAnsi="Arial" w:cs="Arial"/>
        </w:rPr>
        <w:t>→</w:t>
      </w:r>
      <w:proofErr w:type="gramEnd"/>
      <w:r>
        <w:t xml:space="preserve"> classes e </w:t>
      </w:r>
      <w:proofErr w:type="spellStart"/>
      <w:r>
        <w:t>confiancas</w:t>
      </w:r>
      <w:proofErr w:type="spellEnd"/>
    </w:p>
    <w:p w14:paraId="4174F56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</w:t>
      </w:r>
      <w:r>
        <w:rPr>
          <w:lang w:val="en-US"/>
        </w:rPr>
        <w:t xml:space="preserve">/app/output/annotated.jpg </w:t>
      </w:r>
      <w:r>
        <w:rPr>
          <w:rFonts w:ascii="Arial" w:hAnsi="Arial" w:cs="Arial"/>
          <w:lang w:val="en-US"/>
        </w:rPr>
        <w:t>→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imagem</w:t>
      </w:r>
      <w:proofErr w:type="spellEnd"/>
      <w:r>
        <w:rPr>
          <w:lang w:val="en-US"/>
        </w:rPr>
        <w:t xml:space="preserve"> com bounding boxes (modo detect)</w:t>
      </w:r>
    </w:p>
    <w:p w14:paraId="3EF7B0A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"""</w:t>
      </w:r>
    </w:p>
    <w:p w14:paraId="3F4206DC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630E053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argparse</w:t>
      </w:r>
      <w:proofErr w:type="spellEnd"/>
    </w:p>
    <w:p w14:paraId="2BEB841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proofErr w:type="gramStart"/>
      <w:r>
        <w:rPr>
          <w:lang w:val="en-US"/>
        </w:rPr>
        <w:t xml:space="preserve">import </w:t>
      </w:r>
      <w:proofErr w:type="spellStart"/>
      <w:r>
        <w:rPr>
          <w:lang w:val="en-US"/>
        </w:rPr>
        <w:t>os</w:t>
      </w:r>
      <w:proofErr w:type="spellEnd"/>
      <w:proofErr w:type="gramEnd"/>
    </w:p>
    <w:p w14:paraId="0536860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import sys</w:t>
      </w:r>
    </w:p>
    <w:p w14:paraId="17BF713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pathlib</w:t>
      </w:r>
      <w:proofErr w:type="spellEnd"/>
      <w:r>
        <w:rPr>
          <w:lang w:val="en-US"/>
        </w:rPr>
        <w:t xml:space="preserve"> import Path</w:t>
      </w:r>
    </w:p>
    <w:p w14:paraId="2666FBD6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7D804B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import cv2</w:t>
      </w:r>
    </w:p>
    <w:p w14:paraId="15393D9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ultralytics</w:t>
      </w:r>
      <w:proofErr w:type="spellEnd"/>
      <w:r>
        <w:rPr>
          <w:lang w:val="en-US"/>
        </w:rPr>
        <w:t xml:space="preserve"> import YOLO</w:t>
      </w:r>
    </w:p>
    <w:p w14:paraId="4FFBA4CA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03EDAD4E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01E4D9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OUTPUT_DIR = Path("/app/output")</w:t>
      </w:r>
    </w:p>
    <w:p w14:paraId="3593AC4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proofErr w:type="spellStart"/>
      <w:r>
        <w:rPr>
          <w:lang w:val="en-US"/>
        </w:rPr>
        <w:t>OUTPUT_DIR.mkdir</w:t>
      </w:r>
      <w:proofErr w:type="spellEnd"/>
      <w:r>
        <w:rPr>
          <w:lang w:val="en-US"/>
        </w:rPr>
        <w:t xml:space="preserve">(parents=True, </w:t>
      </w:r>
      <w:proofErr w:type="spellStart"/>
      <w:r>
        <w:rPr>
          <w:lang w:val="en-US"/>
        </w:rPr>
        <w:t>exist_ok</w:t>
      </w:r>
      <w:proofErr w:type="spellEnd"/>
      <w:r>
        <w:rPr>
          <w:lang w:val="en-US"/>
        </w:rPr>
        <w:t>=True)</w:t>
      </w:r>
    </w:p>
    <w:p w14:paraId="7D4483B1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487D1915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0238172B" w14:textId="77777777" w:rsidR="00DA337A" w:rsidRPr="0051176A" w:rsidRDefault="00DA337A" w:rsidP="00DA337A">
      <w:pPr>
        <w:pStyle w:val="CodeDark"/>
        <w:ind w:right="-1"/>
      </w:pPr>
      <w:proofErr w:type="spellStart"/>
      <w:r>
        <w:t>def</w:t>
      </w:r>
      <w:proofErr w:type="spellEnd"/>
      <w:r>
        <w:t xml:space="preserve">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) -&gt; YOLO:</w:t>
      </w:r>
    </w:p>
    <w:p w14:paraId="3CDD8C9C" w14:textId="77777777" w:rsidR="00DA337A" w:rsidRPr="0051176A" w:rsidRDefault="00DA337A" w:rsidP="00DA337A">
      <w:pPr>
        <w:pStyle w:val="CodeDark"/>
        <w:ind w:right="-1"/>
      </w:pPr>
      <w:r>
        <w:lastRenderedPageBreak/>
        <w:t xml:space="preserve">    """Carrega o modelo a partir da </w:t>
      </w:r>
      <w:proofErr w:type="spellStart"/>
      <w:r>
        <w:t>variavel</w:t>
      </w:r>
      <w:proofErr w:type="spellEnd"/>
      <w:r>
        <w:t xml:space="preserve"> de ambiente MODEL_NAME."""</w:t>
      </w:r>
    </w:p>
    <w:p w14:paraId="1A681B2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proofErr w:type="spellStart"/>
      <w:r>
        <w:rPr>
          <w:lang w:val="en-US"/>
        </w:rPr>
        <w:t>model_path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os.environ.get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"MODEL_NAME", "yolov8n.pt")</w:t>
      </w:r>
    </w:p>
    <w:p w14:paraId="26E6C040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>print(f"[INFO</w:t>
      </w:r>
      <w:proofErr w:type="gramStart"/>
      <w:r>
        <w:t>] Carregando</w:t>
      </w:r>
      <w:proofErr w:type="gramEnd"/>
      <w:r>
        <w:t xml:space="preserve"> modelo: {</w:t>
      </w:r>
      <w:proofErr w:type="spellStart"/>
      <w:r>
        <w:t>model_path</w:t>
      </w:r>
      <w:proofErr w:type="spellEnd"/>
      <w:r>
        <w:t>}")</w:t>
      </w:r>
    </w:p>
    <w:p w14:paraId="7D6A0E3E" w14:textId="77777777" w:rsidR="00DA337A" w:rsidRPr="0051176A" w:rsidRDefault="00DA337A" w:rsidP="00DA337A">
      <w:pPr>
        <w:pStyle w:val="CodeDark"/>
        <w:ind w:right="-1"/>
      </w:pPr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YOLO(</w:t>
      </w:r>
      <w:proofErr w:type="spellStart"/>
      <w:proofErr w:type="gramEnd"/>
      <w:r>
        <w:t>model_path</w:t>
      </w:r>
      <w:proofErr w:type="spellEnd"/>
      <w:r>
        <w:t>)</w:t>
      </w:r>
    </w:p>
    <w:p w14:paraId="68B16D29" w14:textId="77777777" w:rsidR="00DA337A" w:rsidRPr="0051176A" w:rsidRDefault="00DA337A" w:rsidP="00DA337A">
      <w:pPr>
        <w:pStyle w:val="CodeDark"/>
        <w:ind w:right="-1"/>
      </w:pPr>
    </w:p>
    <w:p w14:paraId="79B5BBD9" w14:textId="77777777" w:rsidR="00DA337A" w:rsidRPr="0051176A" w:rsidRDefault="00DA337A" w:rsidP="00DA337A">
      <w:pPr>
        <w:pStyle w:val="CodeDark"/>
        <w:ind w:right="-1"/>
      </w:pPr>
    </w:p>
    <w:p w14:paraId="4BF45AA2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</w:t>
      </w:r>
    </w:p>
    <w:p w14:paraId="7845DAC8" w14:textId="77777777" w:rsidR="00DA337A" w:rsidRPr="0051176A" w:rsidRDefault="00DA337A" w:rsidP="00DA337A">
      <w:pPr>
        <w:pStyle w:val="CodeDark"/>
        <w:ind w:right="-1"/>
      </w:pPr>
      <w:r>
        <w:t xml:space="preserve"># ENDPOINT 1 — </w:t>
      </w:r>
      <w:proofErr w:type="spellStart"/>
      <w:r>
        <w:t>Classificacao</w:t>
      </w:r>
      <w:proofErr w:type="spellEnd"/>
    </w:p>
    <w:p w14:paraId="2AE71402" w14:textId="77777777" w:rsidR="00DA337A" w:rsidRPr="0051176A" w:rsidRDefault="00DA337A" w:rsidP="00DA337A">
      <w:pPr>
        <w:pStyle w:val="CodeDark"/>
        <w:ind w:right="-1"/>
      </w:pPr>
      <w:r>
        <w:t># Recebe o caminho da imagem e imprime as classes detectadas.</w:t>
      </w:r>
    </w:p>
    <w:p w14:paraId="7DF7532F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</w:t>
      </w:r>
    </w:p>
    <w:p w14:paraId="143F36B3" w14:textId="77777777" w:rsidR="00DA337A" w:rsidRPr="00DA337A" w:rsidRDefault="00DA337A" w:rsidP="00DA337A">
      <w:pPr>
        <w:pStyle w:val="CodeDark"/>
        <w:ind w:right="-1"/>
      </w:pPr>
      <w:proofErr w:type="spellStart"/>
      <w:r w:rsidRPr="00DA337A">
        <w:t>def</w:t>
      </w:r>
      <w:proofErr w:type="spellEnd"/>
      <w:r w:rsidRPr="00DA337A">
        <w:t xml:space="preserve"> </w:t>
      </w:r>
      <w:proofErr w:type="spellStart"/>
      <w:r w:rsidRPr="00DA337A">
        <w:t>endpoint_</w:t>
      </w:r>
      <w:proofErr w:type="gramStart"/>
      <w:r w:rsidRPr="00DA337A">
        <w:t>classify</w:t>
      </w:r>
      <w:proofErr w:type="spellEnd"/>
      <w:r w:rsidRPr="00DA337A">
        <w:t>(</w:t>
      </w:r>
      <w:proofErr w:type="gramEnd"/>
      <w:r w:rsidRPr="00DA337A">
        <w:t xml:space="preserve">model: YOLO, </w:t>
      </w:r>
      <w:proofErr w:type="spellStart"/>
      <w:r w:rsidRPr="00DA337A">
        <w:t>image_path</w:t>
      </w:r>
      <w:proofErr w:type="spellEnd"/>
      <w:r w:rsidRPr="00DA337A">
        <w:t xml:space="preserve">: </w:t>
      </w:r>
      <w:proofErr w:type="spellStart"/>
      <w:r w:rsidRPr="00DA337A">
        <w:t>str</w:t>
      </w:r>
      <w:proofErr w:type="spellEnd"/>
      <w:r w:rsidRPr="00DA337A">
        <w:t xml:space="preserve">) -&gt; </w:t>
      </w:r>
      <w:proofErr w:type="spellStart"/>
      <w:r w:rsidRPr="00DA337A">
        <w:t>None</w:t>
      </w:r>
      <w:proofErr w:type="spellEnd"/>
      <w:r w:rsidRPr="00DA337A">
        <w:t>:</w:t>
      </w:r>
    </w:p>
    <w:p w14:paraId="582237FC" w14:textId="77777777" w:rsidR="00DA337A" w:rsidRPr="0051176A" w:rsidRDefault="00DA337A" w:rsidP="00DA337A">
      <w:pPr>
        <w:pStyle w:val="CodeDark"/>
        <w:ind w:right="-1"/>
      </w:pPr>
      <w:r w:rsidRPr="00DA337A">
        <w:t xml:space="preserve">    </w:t>
      </w:r>
      <w:r>
        <w:t xml:space="preserve">print(f"[INFO] Modo: </w:t>
      </w:r>
      <w:proofErr w:type="spellStart"/>
      <w:r>
        <w:t>classificacao</w:t>
      </w:r>
      <w:proofErr w:type="spellEnd"/>
      <w:r>
        <w:t xml:space="preserve"> | Imagem: {</w:t>
      </w:r>
      <w:proofErr w:type="spellStart"/>
      <w:r>
        <w:t>image_path</w:t>
      </w:r>
      <w:proofErr w:type="spellEnd"/>
      <w:r>
        <w:t>}")</w:t>
      </w:r>
    </w:p>
    <w:p w14:paraId="33CA98E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 xml:space="preserve">results = </w:t>
      </w:r>
      <w:proofErr w:type="gramStart"/>
      <w:r>
        <w:rPr>
          <w:lang w:val="en-US"/>
        </w:rPr>
        <w:t>model(</w:t>
      </w:r>
      <w:proofErr w:type="spellStart"/>
      <w:proofErr w:type="gramEnd"/>
      <w:r>
        <w:rPr>
          <w:lang w:val="en-US"/>
        </w:rPr>
        <w:t>image_path</w:t>
      </w:r>
      <w:proofErr w:type="spellEnd"/>
      <w:r>
        <w:rPr>
          <w:lang w:val="en-US"/>
        </w:rPr>
        <w:t>, verbose=False)</w:t>
      </w:r>
    </w:p>
    <w:p w14:paraId="7E58FEBA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7312ED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txt_path</w:t>
      </w:r>
      <w:proofErr w:type="spellEnd"/>
      <w:r>
        <w:rPr>
          <w:lang w:val="en-US"/>
        </w:rPr>
        <w:t xml:space="preserve"> = OUTPUT_DIR / "results.txt"</w:t>
      </w:r>
    </w:p>
    <w:p w14:paraId="74DEBEF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with </w:t>
      </w:r>
      <w:proofErr w:type="gramStart"/>
      <w:r>
        <w:rPr>
          <w:lang w:val="en-US"/>
        </w:rPr>
        <w:t>open(</w:t>
      </w:r>
      <w:proofErr w:type="spellStart"/>
      <w:proofErr w:type="gramEnd"/>
      <w:r>
        <w:rPr>
          <w:lang w:val="en-US"/>
        </w:rPr>
        <w:t>txt_path</w:t>
      </w:r>
      <w:proofErr w:type="spellEnd"/>
      <w:r>
        <w:rPr>
          <w:lang w:val="en-US"/>
        </w:rPr>
        <w:t>, "w") as f:</w:t>
      </w:r>
    </w:p>
    <w:p w14:paraId="2050701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f.write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f</w:t>
      </w:r>
      <w:proofErr w:type="gramEnd"/>
      <w:r>
        <w:rPr>
          <w:lang w:val="en-US"/>
        </w:rPr>
        <w:t>"</w:t>
      </w:r>
      <w:proofErr w:type="gramStart"/>
      <w:r>
        <w:rPr>
          <w:lang w:val="en-US"/>
        </w:rPr>
        <w:t>Imagem</w:t>
      </w:r>
      <w:proofErr w:type="spellEnd"/>
      <w:r>
        <w:rPr>
          <w:lang w:val="en-US"/>
        </w:rPr>
        <w:t>: {</w:t>
      </w:r>
      <w:proofErr w:type="spellStart"/>
      <w:proofErr w:type="gramEnd"/>
      <w:r>
        <w:rPr>
          <w:lang w:val="en-US"/>
        </w:rPr>
        <w:t>image_</w:t>
      </w:r>
      <w:proofErr w:type="gramStart"/>
      <w:r>
        <w:rPr>
          <w:lang w:val="en-US"/>
        </w:rPr>
        <w:t>path</w:t>
      </w:r>
      <w:proofErr w:type="spellEnd"/>
      <w:r>
        <w:rPr>
          <w:lang w:val="en-US"/>
        </w:rPr>
        <w:t>}\</w:t>
      </w:r>
      <w:proofErr w:type="gramEnd"/>
      <w:r>
        <w:rPr>
          <w:lang w:val="en-US"/>
        </w:rPr>
        <w:t>n")</w:t>
      </w:r>
    </w:p>
    <w:p w14:paraId="48E9912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f.write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f</w:t>
      </w:r>
      <w:proofErr w:type="gramEnd"/>
      <w:r>
        <w:rPr>
          <w:lang w:val="en-US"/>
        </w:rPr>
        <w:t>"</w:t>
      </w:r>
      <w:proofErr w:type="gramStart"/>
      <w:r>
        <w:rPr>
          <w:lang w:val="en-US"/>
        </w:rPr>
        <w:t>Modelo</w:t>
      </w:r>
      <w:proofErr w:type="spellEnd"/>
      <w:r>
        <w:rPr>
          <w:lang w:val="en-US"/>
        </w:rPr>
        <w:t>: {</w:t>
      </w:r>
      <w:proofErr w:type="spellStart"/>
      <w:r>
        <w:rPr>
          <w:lang w:val="en-US"/>
        </w:rPr>
        <w:t>os.environ.get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'MODEL_NAME', 'yolov8n.pt'</w:t>
      </w:r>
      <w:proofErr w:type="gramStart"/>
      <w:r>
        <w:rPr>
          <w:lang w:val="en-US"/>
        </w:rPr>
        <w:t>)}\n\n</w:t>
      </w:r>
      <w:proofErr w:type="gramEnd"/>
      <w:r>
        <w:rPr>
          <w:lang w:val="en-US"/>
        </w:rPr>
        <w:t>")</w:t>
      </w:r>
    </w:p>
    <w:p w14:paraId="43725ABC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("Classes detectadas:\n")</w:t>
      </w:r>
    </w:p>
    <w:p w14:paraId="150FC8C6" w14:textId="77777777" w:rsidR="00DA337A" w:rsidRPr="0051176A" w:rsidRDefault="00DA337A" w:rsidP="00DA337A">
      <w:pPr>
        <w:pStyle w:val="CodeDark"/>
        <w:ind w:right="-1"/>
      </w:pPr>
    </w:p>
    <w:p w14:paraId="19960BA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    </w:t>
      </w:r>
      <w:r>
        <w:rPr>
          <w:lang w:val="en-US"/>
        </w:rPr>
        <w:t>for result in results:</w:t>
      </w:r>
    </w:p>
    <w:p w14:paraId="2C4ACB1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for box in </w:t>
      </w:r>
      <w:proofErr w:type="spellStart"/>
      <w:proofErr w:type="gramStart"/>
      <w:r>
        <w:rPr>
          <w:lang w:val="en-US"/>
        </w:rPr>
        <w:t>result.boxes</w:t>
      </w:r>
      <w:proofErr w:type="spellEnd"/>
      <w:proofErr w:type="gramEnd"/>
      <w:r>
        <w:rPr>
          <w:lang w:val="en-US"/>
        </w:rPr>
        <w:t>:</w:t>
      </w:r>
    </w:p>
    <w:p w14:paraId="4C5DB94C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class_id</w:t>
      </w:r>
      <w:proofErr w:type="spellEnd"/>
      <w:r>
        <w:rPr>
          <w:lang w:val="en-US"/>
        </w:rPr>
        <w:t xml:space="preserve"> = int(</w:t>
      </w:r>
      <w:proofErr w:type="spellStart"/>
      <w:proofErr w:type="gramStart"/>
      <w:r>
        <w:rPr>
          <w:lang w:val="en-US"/>
        </w:rPr>
        <w:t>box.cls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0])</w:t>
      </w:r>
    </w:p>
    <w:p w14:paraId="429A7C3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class_name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model.names</w:t>
      </w:r>
      <w:proofErr w:type="spellEnd"/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class_id</w:t>
      </w:r>
      <w:proofErr w:type="spellEnd"/>
      <w:r>
        <w:rPr>
          <w:lang w:val="en-US"/>
        </w:rPr>
        <w:t>]</w:t>
      </w:r>
    </w:p>
    <w:p w14:paraId="3B9B26A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confidence = float(</w:t>
      </w:r>
      <w:proofErr w:type="spellStart"/>
      <w:r>
        <w:rPr>
          <w:lang w:val="en-US"/>
        </w:rPr>
        <w:t>box.</w:t>
      </w:r>
      <w:proofErr w:type="gramStart"/>
      <w:r>
        <w:rPr>
          <w:lang w:val="en-US"/>
        </w:rPr>
        <w:t>conf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0])</w:t>
      </w:r>
    </w:p>
    <w:p w14:paraId="4A2615F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line = f</w:t>
      </w:r>
      <w:proofErr w:type="gramStart"/>
      <w:r>
        <w:rPr>
          <w:lang w:val="en-US"/>
        </w:rPr>
        <w:t>"  -</w:t>
      </w:r>
      <w:proofErr w:type="gramEnd"/>
      <w:r>
        <w:rPr>
          <w:lang w:val="en-US"/>
        </w:rPr>
        <w:t xml:space="preserve"> {</w:t>
      </w:r>
      <w:proofErr w:type="spellStart"/>
      <w:r>
        <w:rPr>
          <w:lang w:val="en-US"/>
        </w:rPr>
        <w:t>class_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>}: {</w:t>
      </w:r>
      <w:proofErr w:type="gramEnd"/>
      <w:r>
        <w:rPr>
          <w:lang w:val="en-US"/>
        </w:rPr>
        <w:t>confidence:.</w:t>
      </w:r>
      <w:proofErr w:type="gramStart"/>
      <w:r>
        <w:rPr>
          <w:lang w:val="en-US"/>
        </w:rPr>
        <w:t>2%}</w:t>
      </w:r>
      <w:proofErr w:type="gramEnd"/>
      <w:r>
        <w:rPr>
          <w:lang w:val="en-US"/>
        </w:rPr>
        <w:t>"</w:t>
      </w:r>
    </w:p>
    <w:p w14:paraId="32250A3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print(line)</w:t>
      </w:r>
    </w:p>
    <w:p w14:paraId="5205618E" w14:textId="77777777" w:rsidR="00DA337A" w:rsidRPr="00531500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f.write</w:t>
      </w:r>
      <w:proofErr w:type="spellEnd"/>
      <w:proofErr w:type="gramEnd"/>
      <w:r>
        <w:rPr>
          <w:lang w:val="en-US"/>
        </w:rPr>
        <w:t>(line + "\n")</w:t>
      </w:r>
    </w:p>
    <w:p w14:paraId="337C574F" w14:textId="77777777" w:rsidR="00DA337A" w:rsidRPr="00531500" w:rsidRDefault="00DA337A" w:rsidP="00DA337A">
      <w:pPr>
        <w:pStyle w:val="CodeDark"/>
        <w:ind w:right="-1"/>
        <w:rPr>
          <w:lang w:val="en-US"/>
        </w:rPr>
      </w:pPr>
    </w:p>
    <w:p w14:paraId="442E398E" w14:textId="77777777" w:rsidR="00DA337A" w:rsidRPr="00DA337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 w:rsidRPr="00DA337A">
        <w:t>print(f"[INFO] Resultados salvos em: {</w:t>
      </w:r>
      <w:proofErr w:type="spellStart"/>
      <w:r w:rsidRPr="00DA337A">
        <w:t>txt_path</w:t>
      </w:r>
      <w:proofErr w:type="spellEnd"/>
      <w:r w:rsidRPr="00DA337A">
        <w:t>}")</w:t>
      </w:r>
    </w:p>
    <w:p w14:paraId="3C62DDD8" w14:textId="77777777" w:rsidR="00DA337A" w:rsidRPr="00DA337A" w:rsidRDefault="00DA337A" w:rsidP="00DA337A">
      <w:pPr>
        <w:pStyle w:val="CodeDark"/>
        <w:ind w:right="-1"/>
      </w:pPr>
    </w:p>
    <w:p w14:paraId="37E57878" w14:textId="77777777" w:rsidR="00DA337A" w:rsidRPr="00DA337A" w:rsidRDefault="00DA337A" w:rsidP="00DA337A">
      <w:pPr>
        <w:pStyle w:val="CodeDark"/>
        <w:ind w:right="-1"/>
      </w:pPr>
    </w:p>
    <w:p w14:paraId="794B54A1" w14:textId="77777777" w:rsidR="00DA337A" w:rsidRPr="00DA337A" w:rsidRDefault="00DA337A" w:rsidP="00DA337A">
      <w:pPr>
        <w:pStyle w:val="CodeDark"/>
        <w:ind w:right="-1"/>
      </w:pPr>
      <w:r w:rsidRPr="00DA337A">
        <w:lastRenderedPageBreak/>
        <w:t xml:space="preserve"># </w:t>
      </w:r>
      <w:r w:rsidRPr="00DA337A"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</w:t>
      </w:r>
    </w:p>
    <w:p w14:paraId="59FA97CD" w14:textId="77777777" w:rsidR="00DA337A" w:rsidRPr="0051176A" w:rsidRDefault="00DA337A" w:rsidP="00DA337A">
      <w:pPr>
        <w:pStyle w:val="CodeDark"/>
        <w:ind w:right="-1"/>
      </w:pPr>
      <w:r>
        <w:t xml:space="preserve"># ENDPOINT 2 — </w:t>
      </w:r>
      <w:proofErr w:type="spellStart"/>
      <w:r>
        <w:t>Deteccao</w:t>
      </w:r>
      <w:proofErr w:type="spellEnd"/>
      <w:r>
        <w:t xml:space="preserve"> com </w:t>
      </w:r>
      <w:proofErr w:type="spellStart"/>
      <w:r>
        <w:t>Bounding</w:t>
      </w:r>
      <w:proofErr w:type="spellEnd"/>
      <w:r>
        <w:t xml:space="preserve"> Boxes</w:t>
      </w:r>
    </w:p>
    <w:p w14:paraId="7D9E824A" w14:textId="77777777" w:rsidR="00DA337A" w:rsidRPr="0051176A" w:rsidRDefault="00DA337A" w:rsidP="00DA337A">
      <w:pPr>
        <w:pStyle w:val="CodeDark"/>
        <w:ind w:right="-1"/>
      </w:pPr>
      <w:r>
        <w:t xml:space="preserve"># Processa a imagem, desenha os </w:t>
      </w:r>
      <w:proofErr w:type="spellStart"/>
      <w:r>
        <w:t>bboxes</w:t>
      </w:r>
      <w:proofErr w:type="spellEnd"/>
      <w:r>
        <w:t xml:space="preserve"> e salva o resultado.</w:t>
      </w:r>
    </w:p>
    <w:p w14:paraId="44F94386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</w:t>
      </w:r>
    </w:p>
    <w:p w14:paraId="29A04239" w14:textId="77777777" w:rsidR="00DA337A" w:rsidRPr="00DA337A" w:rsidRDefault="00DA337A" w:rsidP="00DA337A">
      <w:pPr>
        <w:pStyle w:val="CodeDark"/>
        <w:ind w:right="-1"/>
      </w:pPr>
      <w:proofErr w:type="spellStart"/>
      <w:r w:rsidRPr="00DA337A">
        <w:t>def</w:t>
      </w:r>
      <w:proofErr w:type="spellEnd"/>
      <w:r w:rsidRPr="00DA337A">
        <w:t xml:space="preserve"> </w:t>
      </w:r>
      <w:proofErr w:type="spellStart"/>
      <w:r w:rsidRPr="00DA337A">
        <w:t>endpoint_</w:t>
      </w:r>
      <w:proofErr w:type="gramStart"/>
      <w:r w:rsidRPr="00DA337A">
        <w:t>detect</w:t>
      </w:r>
      <w:proofErr w:type="spellEnd"/>
      <w:r w:rsidRPr="00DA337A">
        <w:t>(</w:t>
      </w:r>
      <w:proofErr w:type="gramEnd"/>
      <w:r w:rsidRPr="00DA337A">
        <w:t xml:space="preserve">model: YOLO, </w:t>
      </w:r>
      <w:proofErr w:type="spellStart"/>
      <w:r w:rsidRPr="00DA337A">
        <w:t>image_path</w:t>
      </w:r>
      <w:proofErr w:type="spellEnd"/>
      <w:r w:rsidRPr="00DA337A">
        <w:t xml:space="preserve">: </w:t>
      </w:r>
      <w:proofErr w:type="spellStart"/>
      <w:r w:rsidRPr="00DA337A">
        <w:t>str</w:t>
      </w:r>
      <w:proofErr w:type="spellEnd"/>
      <w:r w:rsidRPr="00DA337A">
        <w:t xml:space="preserve">) -&gt; </w:t>
      </w:r>
      <w:proofErr w:type="spellStart"/>
      <w:r w:rsidRPr="00DA337A">
        <w:t>None</w:t>
      </w:r>
      <w:proofErr w:type="spellEnd"/>
      <w:r w:rsidRPr="00DA337A">
        <w:t>:</w:t>
      </w:r>
    </w:p>
    <w:p w14:paraId="041956AF" w14:textId="77777777" w:rsidR="00DA337A" w:rsidRPr="0051176A" w:rsidRDefault="00DA337A" w:rsidP="00DA337A">
      <w:pPr>
        <w:pStyle w:val="CodeDark"/>
        <w:ind w:right="-1"/>
      </w:pPr>
      <w:r w:rsidRPr="00DA337A">
        <w:t xml:space="preserve">    </w:t>
      </w:r>
      <w:r>
        <w:t xml:space="preserve">print(f"[INFO] Modo: </w:t>
      </w:r>
      <w:proofErr w:type="spellStart"/>
      <w:r>
        <w:t>deteccao</w:t>
      </w:r>
      <w:proofErr w:type="spellEnd"/>
      <w:r>
        <w:t xml:space="preserve"> | Imagem: {</w:t>
      </w:r>
      <w:proofErr w:type="spellStart"/>
      <w:r>
        <w:t>image_path</w:t>
      </w:r>
      <w:proofErr w:type="spellEnd"/>
      <w:r>
        <w:t>}")</w:t>
      </w:r>
    </w:p>
    <w:p w14:paraId="5B1F201C" w14:textId="77777777" w:rsidR="00DA337A" w:rsidRPr="0051176A" w:rsidRDefault="00DA337A" w:rsidP="00DA337A">
      <w:pPr>
        <w:pStyle w:val="CodeDark"/>
        <w:ind w:right="-1"/>
      </w:pPr>
      <w:r>
        <w:t xml:space="preserve">    </w:t>
      </w:r>
      <w:proofErr w:type="spellStart"/>
      <w:r>
        <w:t>results</w:t>
      </w:r>
      <w:proofErr w:type="spellEnd"/>
      <w:r>
        <w:t xml:space="preserve"> = </w:t>
      </w:r>
      <w:proofErr w:type="gramStart"/>
      <w:r>
        <w:t>model(</w:t>
      </w:r>
      <w:proofErr w:type="spellStart"/>
      <w:proofErr w:type="gramEnd"/>
      <w:r>
        <w:t>image_path</w:t>
      </w:r>
      <w:proofErr w:type="spellEnd"/>
      <w:r>
        <w:t xml:space="preserve">, </w:t>
      </w:r>
      <w:proofErr w:type="spellStart"/>
      <w:r>
        <w:t>verbose</w:t>
      </w:r>
      <w:proofErr w:type="spellEnd"/>
      <w:r>
        <w:t>=False)</w:t>
      </w:r>
    </w:p>
    <w:p w14:paraId="541FB646" w14:textId="77777777" w:rsidR="00DA337A" w:rsidRDefault="00DA337A" w:rsidP="00DA337A">
      <w:pPr>
        <w:pStyle w:val="CodeDark"/>
        <w:ind w:right="-1"/>
      </w:pPr>
    </w:p>
    <w:p w14:paraId="5FA08F0B" w14:textId="77777777" w:rsidR="00DA337A" w:rsidRDefault="00DA337A" w:rsidP="00DA337A">
      <w:pPr>
        <w:pStyle w:val="CodeDark"/>
        <w:ind w:right="-1"/>
      </w:pPr>
      <w:r>
        <w:t xml:space="preserve">    # Carrega a imagem original via </w:t>
      </w:r>
      <w:proofErr w:type="spellStart"/>
      <w:r>
        <w:t>OpenCV</w:t>
      </w:r>
      <w:proofErr w:type="spellEnd"/>
    </w:p>
    <w:p w14:paraId="2D9C7D4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= cv2.imread(</w:t>
      </w:r>
      <w:proofErr w:type="spellStart"/>
      <w:r>
        <w:rPr>
          <w:lang w:val="en-US"/>
        </w:rPr>
        <w:t>image_path</w:t>
      </w:r>
      <w:proofErr w:type="spellEnd"/>
      <w:r>
        <w:rPr>
          <w:lang w:val="en-US"/>
        </w:rPr>
        <w:t>)</w:t>
      </w:r>
    </w:p>
    <w:p w14:paraId="677DDB7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if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is None:</w:t>
      </w:r>
    </w:p>
    <w:p w14:paraId="625833B3" w14:textId="77777777" w:rsidR="00DA337A" w:rsidRPr="00DA337A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r w:rsidRPr="00DA337A">
        <w:rPr>
          <w:lang w:val="en-US"/>
        </w:rPr>
        <w:t xml:space="preserve">print(f"[ERRO] Nao </w:t>
      </w:r>
      <w:proofErr w:type="spellStart"/>
      <w:r w:rsidRPr="00DA337A">
        <w:rPr>
          <w:lang w:val="en-US"/>
        </w:rPr>
        <w:t>foi</w:t>
      </w:r>
      <w:proofErr w:type="spellEnd"/>
      <w:r w:rsidRPr="00DA337A">
        <w:rPr>
          <w:lang w:val="en-US"/>
        </w:rPr>
        <w:t xml:space="preserve"> </w:t>
      </w:r>
      <w:proofErr w:type="spellStart"/>
      <w:r w:rsidRPr="00DA337A">
        <w:rPr>
          <w:lang w:val="en-US"/>
        </w:rPr>
        <w:t>possivel</w:t>
      </w:r>
      <w:proofErr w:type="spellEnd"/>
      <w:r w:rsidRPr="00DA337A">
        <w:rPr>
          <w:lang w:val="en-US"/>
        </w:rPr>
        <w:t xml:space="preserve"> </w:t>
      </w:r>
      <w:proofErr w:type="spellStart"/>
      <w:proofErr w:type="gramStart"/>
      <w:r w:rsidRPr="00DA337A">
        <w:rPr>
          <w:lang w:val="en-US"/>
        </w:rPr>
        <w:t>abrir</w:t>
      </w:r>
      <w:proofErr w:type="spellEnd"/>
      <w:r w:rsidRPr="00DA337A">
        <w:rPr>
          <w:lang w:val="en-US"/>
        </w:rPr>
        <w:t>: {</w:t>
      </w:r>
      <w:proofErr w:type="spellStart"/>
      <w:proofErr w:type="gramEnd"/>
      <w:r w:rsidRPr="00DA337A">
        <w:rPr>
          <w:lang w:val="en-US"/>
        </w:rPr>
        <w:t>image_</w:t>
      </w:r>
      <w:proofErr w:type="gramStart"/>
      <w:r w:rsidRPr="00DA337A">
        <w:rPr>
          <w:lang w:val="en-US"/>
        </w:rPr>
        <w:t>path</w:t>
      </w:r>
      <w:proofErr w:type="spellEnd"/>
      <w:r w:rsidRPr="00DA337A">
        <w:rPr>
          <w:lang w:val="en-US"/>
        </w:rPr>
        <w:t>}"</w:t>
      </w:r>
      <w:proofErr w:type="gramEnd"/>
      <w:r w:rsidRPr="00DA337A">
        <w:rPr>
          <w:lang w:val="en-US"/>
        </w:rPr>
        <w:t>, file=</w:t>
      </w:r>
      <w:proofErr w:type="spellStart"/>
      <w:proofErr w:type="gramStart"/>
      <w:r w:rsidRPr="00DA337A">
        <w:rPr>
          <w:lang w:val="en-US"/>
        </w:rPr>
        <w:t>sys.stderr</w:t>
      </w:r>
      <w:proofErr w:type="spellEnd"/>
      <w:proofErr w:type="gramEnd"/>
      <w:r w:rsidRPr="00DA337A">
        <w:rPr>
          <w:lang w:val="en-US"/>
        </w:rPr>
        <w:t>)</w:t>
      </w:r>
    </w:p>
    <w:p w14:paraId="6CC435F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 w:rsidRPr="00DA337A"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sys.exit</w:t>
      </w:r>
      <w:proofErr w:type="spellEnd"/>
      <w:proofErr w:type="gramEnd"/>
      <w:r>
        <w:rPr>
          <w:lang w:val="en-US"/>
        </w:rPr>
        <w:t>(1)</w:t>
      </w:r>
    </w:p>
    <w:p w14:paraId="3E5719B3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2E81C14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txt_path</w:t>
      </w:r>
      <w:proofErr w:type="spellEnd"/>
      <w:r>
        <w:rPr>
          <w:lang w:val="en-US"/>
        </w:rPr>
        <w:t xml:space="preserve"> = OUTPUT_DIR / "results.txt"</w:t>
      </w:r>
    </w:p>
    <w:p w14:paraId="42E0345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annotated_path</w:t>
      </w:r>
      <w:proofErr w:type="spellEnd"/>
      <w:r>
        <w:rPr>
          <w:lang w:val="en-US"/>
        </w:rPr>
        <w:t xml:space="preserve"> = OUTPUT_DIR / "annotated.jpg"</w:t>
      </w:r>
    </w:p>
    <w:p w14:paraId="2E455B0E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5C2F35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with </w:t>
      </w:r>
      <w:proofErr w:type="gramStart"/>
      <w:r>
        <w:rPr>
          <w:lang w:val="en-US"/>
        </w:rPr>
        <w:t>open(</w:t>
      </w:r>
      <w:proofErr w:type="spellStart"/>
      <w:proofErr w:type="gramEnd"/>
      <w:r>
        <w:rPr>
          <w:lang w:val="en-US"/>
        </w:rPr>
        <w:t>txt_path</w:t>
      </w:r>
      <w:proofErr w:type="spellEnd"/>
      <w:r>
        <w:rPr>
          <w:lang w:val="en-US"/>
        </w:rPr>
        <w:t>, "w") as f:</w:t>
      </w:r>
    </w:p>
    <w:p w14:paraId="12FD2BF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f.write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f</w:t>
      </w:r>
      <w:proofErr w:type="gramEnd"/>
      <w:r>
        <w:rPr>
          <w:lang w:val="en-US"/>
        </w:rPr>
        <w:t>"</w:t>
      </w:r>
      <w:proofErr w:type="gramStart"/>
      <w:r>
        <w:rPr>
          <w:lang w:val="en-US"/>
        </w:rPr>
        <w:t>Imagem</w:t>
      </w:r>
      <w:proofErr w:type="spellEnd"/>
      <w:r>
        <w:rPr>
          <w:lang w:val="en-US"/>
        </w:rPr>
        <w:t>: {</w:t>
      </w:r>
      <w:proofErr w:type="spellStart"/>
      <w:proofErr w:type="gramEnd"/>
      <w:r>
        <w:rPr>
          <w:lang w:val="en-US"/>
        </w:rPr>
        <w:t>image_</w:t>
      </w:r>
      <w:proofErr w:type="gramStart"/>
      <w:r>
        <w:rPr>
          <w:lang w:val="en-US"/>
        </w:rPr>
        <w:t>path</w:t>
      </w:r>
      <w:proofErr w:type="spellEnd"/>
      <w:r>
        <w:rPr>
          <w:lang w:val="en-US"/>
        </w:rPr>
        <w:t>}\</w:t>
      </w:r>
      <w:proofErr w:type="gramEnd"/>
      <w:r>
        <w:rPr>
          <w:lang w:val="en-US"/>
        </w:rPr>
        <w:t>n")</w:t>
      </w:r>
    </w:p>
    <w:p w14:paraId="158D604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f.write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f</w:t>
      </w:r>
      <w:proofErr w:type="gramEnd"/>
      <w:r>
        <w:rPr>
          <w:lang w:val="en-US"/>
        </w:rPr>
        <w:t>"</w:t>
      </w:r>
      <w:proofErr w:type="gramStart"/>
      <w:r>
        <w:rPr>
          <w:lang w:val="en-US"/>
        </w:rPr>
        <w:t>Modelo</w:t>
      </w:r>
      <w:proofErr w:type="spellEnd"/>
      <w:r>
        <w:rPr>
          <w:lang w:val="en-US"/>
        </w:rPr>
        <w:t>: {</w:t>
      </w:r>
      <w:proofErr w:type="spellStart"/>
      <w:r>
        <w:rPr>
          <w:lang w:val="en-US"/>
        </w:rPr>
        <w:t>os.environ.get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'MODEL_NAME', 'yolov8n.pt'</w:t>
      </w:r>
      <w:proofErr w:type="gramStart"/>
      <w:r>
        <w:rPr>
          <w:lang w:val="en-US"/>
        </w:rPr>
        <w:t>)}\n\n</w:t>
      </w:r>
      <w:proofErr w:type="gramEnd"/>
      <w:r>
        <w:rPr>
          <w:lang w:val="en-US"/>
        </w:rPr>
        <w:t>")</w:t>
      </w:r>
    </w:p>
    <w:p w14:paraId="6BB355B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f.write</w:t>
      </w:r>
      <w:proofErr w:type="spellEnd"/>
      <w:proofErr w:type="gramEnd"/>
      <w:r>
        <w:rPr>
          <w:lang w:val="en-US"/>
        </w:rPr>
        <w:t>("</w:t>
      </w:r>
      <w:proofErr w:type="spellStart"/>
      <w:r>
        <w:rPr>
          <w:lang w:val="en-US"/>
        </w:rPr>
        <w:t>Deteccoes</w:t>
      </w:r>
      <w:proofErr w:type="spellEnd"/>
      <w:r>
        <w:rPr>
          <w:lang w:val="en-US"/>
        </w:rPr>
        <w:t>:\n")</w:t>
      </w:r>
    </w:p>
    <w:p w14:paraId="59EB2F3B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2E7FD2A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for result in results:</w:t>
      </w:r>
    </w:p>
    <w:p w14:paraId="78C16A4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for box in </w:t>
      </w:r>
      <w:proofErr w:type="spellStart"/>
      <w:proofErr w:type="gramStart"/>
      <w:r>
        <w:rPr>
          <w:lang w:val="en-US"/>
        </w:rPr>
        <w:t>result.boxes</w:t>
      </w:r>
      <w:proofErr w:type="spellEnd"/>
      <w:proofErr w:type="gramEnd"/>
      <w:r>
        <w:rPr>
          <w:lang w:val="en-US"/>
        </w:rPr>
        <w:t>:</w:t>
      </w:r>
    </w:p>
    <w:p w14:paraId="2F16C0D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class_id</w:t>
      </w:r>
      <w:proofErr w:type="spellEnd"/>
      <w:r>
        <w:rPr>
          <w:lang w:val="en-US"/>
        </w:rPr>
        <w:t xml:space="preserve"> = int(</w:t>
      </w:r>
      <w:proofErr w:type="spellStart"/>
      <w:proofErr w:type="gramStart"/>
      <w:r>
        <w:rPr>
          <w:lang w:val="en-US"/>
        </w:rPr>
        <w:t>box.cls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0])</w:t>
      </w:r>
    </w:p>
    <w:p w14:paraId="16F0E7F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r>
        <w:rPr>
          <w:lang w:val="en-US"/>
        </w:rPr>
        <w:t>class_name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model.names</w:t>
      </w:r>
      <w:proofErr w:type="spellEnd"/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class_id</w:t>
      </w:r>
      <w:proofErr w:type="spellEnd"/>
      <w:r>
        <w:rPr>
          <w:lang w:val="en-US"/>
        </w:rPr>
        <w:t>]</w:t>
      </w:r>
    </w:p>
    <w:p w14:paraId="33001C9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confidence = float(</w:t>
      </w:r>
      <w:proofErr w:type="spellStart"/>
      <w:r>
        <w:rPr>
          <w:lang w:val="en-US"/>
        </w:rPr>
        <w:t>box.</w:t>
      </w:r>
      <w:proofErr w:type="gramStart"/>
      <w:r>
        <w:rPr>
          <w:lang w:val="en-US"/>
        </w:rPr>
        <w:t>conf</w:t>
      </w:r>
      <w:proofErr w:type="spellEnd"/>
      <w:r>
        <w:rPr>
          <w:lang w:val="en-US"/>
        </w:rPr>
        <w:t>[</w:t>
      </w:r>
      <w:proofErr w:type="gramEnd"/>
      <w:r>
        <w:rPr>
          <w:lang w:val="en-US"/>
        </w:rPr>
        <w:t>0])</w:t>
      </w:r>
    </w:p>
    <w:p w14:paraId="2654A9B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x1, y1, x2, y2 = </w:t>
      </w:r>
      <w:proofErr w:type="gramStart"/>
      <w:r>
        <w:rPr>
          <w:lang w:val="en-US"/>
        </w:rPr>
        <w:t>map(</w:t>
      </w:r>
      <w:proofErr w:type="gramEnd"/>
      <w:r>
        <w:rPr>
          <w:lang w:val="en-US"/>
        </w:rPr>
        <w:t xml:space="preserve">int, </w:t>
      </w:r>
      <w:proofErr w:type="spellStart"/>
      <w:proofErr w:type="gramStart"/>
      <w:r>
        <w:rPr>
          <w:lang w:val="en-US"/>
        </w:rPr>
        <w:t>box.xyxy</w:t>
      </w:r>
      <w:proofErr w:type="spellEnd"/>
      <w:proofErr w:type="gramEnd"/>
      <w:r>
        <w:rPr>
          <w:lang w:val="en-US"/>
        </w:rPr>
        <w:t>[0</w:t>
      </w:r>
      <w:proofErr w:type="gramStart"/>
      <w:r>
        <w:rPr>
          <w:lang w:val="en-US"/>
        </w:rPr>
        <w:t>].</w:t>
      </w:r>
      <w:proofErr w:type="spellStart"/>
      <w:r>
        <w:rPr>
          <w:lang w:val="en-US"/>
        </w:rPr>
        <w:t>tolist</w:t>
      </w:r>
      <w:proofErr w:type="spellEnd"/>
      <w:proofErr w:type="gramEnd"/>
      <w:r>
        <w:rPr>
          <w:lang w:val="en-US"/>
        </w:rPr>
        <w:t>())</w:t>
      </w:r>
    </w:p>
    <w:p w14:paraId="190080F1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435F69C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# Registrar no .txt</w:t>
      </w:r>
    </w:p>
    <w:p w14:paraId="3E68E08A" w14:textId="77777777" w:rsidR="00DA337A" w:rsidRPr="00C36FA4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line = f</w:t>
      </w:r>
      <w:proofErr w:type="gramStart"/>
      <w:r>
        <w:rPr>
          <w:lang w:val="en-US"/>
        </w:rPr>
        <w:t>"  -</w:t>
      </w:r>
      <w:proofErr w:type="gramEnd"/>
      <w:r>
        <w:rPr>
          <w:lang w:val="en-US"/>
        </w:rPr>
        <w:t xml:space="preserve"> {</w:t>
      </w:r>
      <w:proofErr w:type="spellStart"/>
      <w:r>
        <w:rPr>
          <w:lang w:val="en-US"/>
        </w:rPr>
        <w:t>class_name</w:t>
      </w:r>
      <w:proofErr w:type="spellEnd"/>
      <w:r>
        <w:rPr>
          <w:lang w:val="en-US"/>
        </w:rPr>
        <w:t>}: {confidence:.2%} @ [{x1</w:t>
      </w:r>
      <w:proofErr w:type="gramStart"/>
      <w:r>
        <w:rPr>
          <w:lang w:val="en-US"/>
        </w:rPr>
        <w:t>},{</w:t>
      </w:r>
      <w:proofErr w:type="gramEnd"/>
      <w:r>
        <w:rPr>
          <w:lang w:val="en-US"/>
        </w:rPr>
        <w:t>y1</w:t>
      </w:r>
      <w:proofErr w:type="gramStart"/>
      <w:r>
        <w:rPr>
          <w:lang w:val="en-US"/>
        </w:rPr>
        <w:t>},{</w:t>
      </w:r>
      <w:proofErr w:type="gramEnd"/>
      <w:r>
        <w:rPr>
          <w:lang w:val="en-US"/>
        </w:rPr>
        <w:t>x2</w:t>
      </w:r>
      <w:proofErr w:type="gramStart"/>
      <w:r>
        <w:rPr>
          <w:lang w:val="en-US"/>
        </w:rPr>
        <w:t>},{</w:t>
      </w:r>
      <w:proofErr w:type="gramEnd"/>
      <w:r>
        <w:rPr>
          <w:lang w:val="en-US"/>
        </w:rPr>
        <w:t>y2}]"</w:t>
      </w:r>
    </w:p>
    <w:p w14:paraId="587AD64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lastRenderedPageBreak/>
        <w:t xml:space="preserve">                print(line)</w:t>
      </w:r>
    </w:p>
    <w:p w14:paraId="7B7BABA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f.write</w:t>
      </w:r>
      <w:proofErr w:type="spellEnd"/>
      <w:proofErr w:type="gramEnd"/>
      <w:r>
        <w:rPr>
          <w:lang w:val="en-US"/>
        </w:rPr>
        <w:t>(line + "\n")</w:t>
      </w:r>
    </w:p>
    <w:p w14:paraId="5274E62E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69AF5BAF" w14:textId="77777777" w:rsidR="00DA337A" w:rsidRPr="00DA337A" w:rsidRDefault="00DA337A" w:rsidP="00DA337A">
      <w:pPr>
        <w:pStyle w:val="CodeDark"/>
        <w:ind w:right="-1"/>
      </w:pPr>
      <w:r>
        <w:rPr>
          <w:lang w:val="en-US"/>
        </w:rPr>
        <w:t xml:space="preserve">                </w:t>
      </w:r>
      <w:r w:rsidRPr="00DA337A">
        <w:t xml:space="preserve"># Desenhar </w:t>
      </w:r>
      <w:proofErr w:type="spellStart"/>
      <w:r w:rsidRPr="00DA337A">
        <w:t>bounding</w:t>
      </w:r>
      <w:proofErr w:type="spellEnd"/>
      <w:r w:rsidRPr="00DA337A">
        <w:t xml:space="preserve"> box na imagem</w:t>
      </w:r>
    </w:p>
    <w:p w14:paraId="075D34C6" w14:textId="77777777" w:rsidR="00DA337A" w:rsidRPr="00DA337A" w:rsidRDefault="00DA337A" w:rsidP="00DA337A">
      <w:pPr>
        <w:pStyle w:val="CodeDark"/>
        <w:ind w:right="-1"/>
      </w:pPr>
      <w:r w:rsidRPr="00DA337A">
        <w:t xml:space="preserve">                color = (0, 255, 0)   # verde (BGR)</w:t>
      </w:r>
    </w:p>
    <w:p w14:paraId="1DBE4E7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 w:rsidRPr="00DA337A">
        <w:t xml:space="preserve">                </w:t>
      </w:r>
      <w:r>
        <w:rPr>
          <w:lang w:val="en-US"/>
        </w:rPr>
        <w:t>cv2.rectangle(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, (x1, y1), (x2, y2), color, 2)</w:t>
      </w:r>
    </w:p>
    <w:p w14:paraId="28D62B5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label = </w:t>
      </w:r>
      <w:proofErr w:type="gramStart"/>
      <w:r>
        <w:rPr>
          <w:lang w:val="en-US"/>
        </w:rPr>
        <w:t>f"{</w:t>
      </w:r>
      <w:proofErr w:type="spellStart"/>
      <w:proofErr w:type="gramEnd"/>
      <w:r>
        <w:rPr>
          <w:lang w:val="en-US"/>
        </w:rPr>
        <w:t>class_name</w:t>
      </w:r>
      <w:proofErr w:type="spellEnd"/>
      <w:r>
        <w:rPr>
          <w:lang w:val="en-US"/>
        </w:rPr>
        <w:t>} {confidence:.</w:t>
      </w:r>
      <w:proofErr w:type="gramStart"/>
      <w:r>
        <w:rPr>
          <w:lang w:val="en-US"/>
        </w:rPr>
        <w:t>0%}</w:t>
      </w:r>
      <w:proofErr w:type="gramEnd"/>
      <w:r>
        <w:rPr>
          <w:lang w:val="en-US"/>
        </w:rPr>
        <w:t>"</w:t>
      </w:r>
    </w:p>
    <w:p w14:paraId="3B48795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cv2.putText(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, label, (x1, y1 - 8),</w:t>
      </w:r>
    </w:p>
    <w:p w14:paraId="66642AA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            cv2.FONT_HERSHEY_SIMPLEX, 0.5, color, 2)</w:t>
      </w:r>
    </w:p>
    <w:p w14:paraId="2BC4B138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3CF6A7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# Salvar </w:t>
      </w:r>
      <w:proofErr w:type="spellStart"/>
      <w:r>
        <w:rPr>
          <w:lang w:val="en-US"/>
        </w:rPr>
        <w:t>imagem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anotada</w:t>
      </w:r>
      <w:proofErr w:type="spellEnd"/>
    </w:p>
    <w:p w14:paraId="3733344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cv2.imwrite(str(</w:t>
      </w:r>
      <w:proofErr w:type="spellStart"/>
      <w:r>
        <w:rPr>
          <w:lang w:val="en-US"/>
        </w:rPr>
        <w:t>annotated_path</w:t>
      </w:r>
      <w:proofErr w:type="spellEnd"/>
      <w:r>
        <w:rPr>
          <w:lang w:val="en-US"/>
        </w:rPr>
        <w:t xml:space="preserve">), 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>)</w:t>
      </w:r>
    </w:p>
    <w:p w14:paraId="4268C58E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>print(f"[INFO] Imagem anotada salva em: {</w:t>
      </w:r>
      <w:proofErr w:type="spellStart"/>
      <w:r>
        <w:t>annotated_path</w:t>
      </w:r>
      <w:proofErr w:type="spellEnd"/>
      <w:r>
        <w:t>}")</w:t>
      </w:r>
    </w:p>
    <w:p w14:paraId="486FC2E9" w14:textId="77777777" w:rsidR="00DA337A" w:rsidRDefault="00DA337A" w:rsidP="00DA337A">
      <w:pPr>
        <w:pStyle w:val="CodeDark"/>
        <w:ind w:right="-1"/>
      </w:pPr>
      <w:r>
        <w:t xml:space="preserve">    print(f"[INFO] Resultados salvos em:</w:t>
      </w:r>
      <w:proofErr w:type="gramStart"/>
      <w:r>
        <w:t xml:space="preserve">   {</w:t>
      </w:r>
      <w:proofErr w:type="spellStart"/>
      <w:proofErr w:type="gramEnd"/>
      <w:r>
        <w:t>txt_path</w:t>
      </w:r>
      <w:proofErr w:type="spellEnd"/>
      <w:r>
        <w:t>}")</w:t>
      </w:r>
    </w:p>
    <w:p w14:paraId="029534D2" w14:textId="77777777" w:rsidR="00DA337A" w:rsidRDefault="00DA337A" w:rsidP="00DA337A">
      <w:pPr>
        <w:pStyle w:val="CodeDark"/>
        <w:ind w:right="-1"/>
      </w:pPr>
    </w:p>
    <w:p w14:paraId="31181D67" w14:textId="77777777" w:rsidR="00DA337A" w:rsidRDefault="00DA337A" w:rsidP="00DA337A">
      <w:pPr>
        <w:pStyle w:val="CodeDark"/>
        <w:ind w:right="-1"/>
      </w:pPr>
    </w:p>
    <w:p w14:paraId="052CCC58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</w:t>
      </w:r>
    </w:p>
    <w:p w14:paraId="22A800DF" w14:textId="77777777" w:rsidR="00DA337A" w:rsidRDefault="00DA337A" w:rsidP="00DA337A">
      <w:pPr>
        <w:pStyle w:val="CodeDark"/>
        <w:ind w:right="-1"/>
      </w:pPr>
      <w:r>
        <w:t># PONTO DE ENTRADA</w:t>
      </w:r>
    </w:p>
    <w:p w14:paraId="223627A1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r>
        <w:rPr>
          <w:rFonts w:ascii="Arial" w:hAnsi="Arial" w:cs="Arial"/>
        </w:rPr>
        <w:t>───────────────────────────────────────────────────────</w:t>
      </w:r>
    </w:p>
    <w:p w14:paraId="129B234F" w14:textId="77777777" w:rsidR="00DA337A" w:rsidRPr="00DA337A" w:rsidRDefault="00DA337A" w:rsidP="00DA337A">
      <w:pPr>
        <w:pStyle w:val="CodeDark"/>
        <w:ind w:right="-1"/>
      </w:pPr>
      <w:proofErr w:type="spellStart"/>
      <w:r w:rsidRPr="00DA337A">
        <w:t>def</w:t>
      </w:r>
      <w:proofErr w:type="spellEnd"/>
      <w:r w:rsidRPr="00DA337A">
        <w:t xml:space="preserve"> </w:t>
      </w:r>
      <w:proofErr w:type="spellStart"/>
      <w:proofErr w:type="gramStart"/>
      <w:r w:rsidRPr="00DA337A">
        <w:t>main</w:t>
      </w:r>
      <w:proofErr w:type="spellEnd"/>
      <w:r w:rsidRPr="00DA337A">
        <w:t>(</w:t>
      </w:r>
      <w:proofErr w:type="gramEnd"/>
      <w:r w:rsidRPr="00DA337A">
        <w:t xml:space="preserve">) -&gt; </w:t>
      </w:r>
      <w:proofErr w:type="spellStart"/>
      <w:r w:rsidRPr="00DA337A">
        <w:t>None</w:t>
      </w:r>
      <w:proofErr w:type="spellEnd"/>
      <w:r w:rsidRPr="00DA337A">
        <w:t>:</w:t>
      </w:r>
    </w:p>
    <w:p w14:paraId="64A63CA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 w:rsidRPr="00DA337A">
        <w:t xml:space="preserve">    </w:t>
      </w:r>
      <w:r>
        <w:rPr>
          <w:lang w:val="en-US"/>
        </w:rPr>
        <w:t xml:space="preserve">parser = </w:t>
      </w:r>
      <w:proofErr w:type="spellStart"/>
      <w:proofErr w:type="gramStart"/>
      <w:r>
        <w:rPr>
          <w:lang w:val="en-US"/>
        </w:rPr>
        <w:t>argparse.ArgumentParser</w:t>
      </w:r>
      <w:proofErr w:type="spellEnd"/>
      <w:proofErr w:type="gramEnd"/>
      <w:r>
        <w:rPr>
          <w:lang w:val="en-US"/>
        </w:rPr>
        <w:t>(description="</w:t>
      </w:r>
      <w:proofErr w:type="spellStart"/>
      <w:r>
        <w:rPr>
          <w:lang w:val="en-US"/>
        </w:rPr>
        <w:t>Inferencia</w:t>
      </w:r>
      <w:proofErr w:type="spellEnd"/>
      <w:r>
        <w:rPr>
          <w:lang w:val="en-US"/>
        </w:rPr>
        <w:t xml:space="preserve"> YOLO")</w:t>
      </w:r>
    </w:p>
    <w:p w14:paraId="5872B4C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parser.add_</w:t>
      </w:r>
      <w:proofErr w:type="gramStart"/>
      <w:r>
        <w:rPr>
          <w:lang w:val="en-US"/>
        </w:rPr>
        <w:t>argument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"--mode", choices</w:t>
      </w:r>
      <w:proofErr w:type="gramStart"/>
      <w:r>
        <w:rPr>
          <w:lang w:val="en-US"/>
        </w:rPr>
        <w:t>=[</w:t>
      </w:r>
      <w:proofErr w:type="gramEnd"/>
      <w:r>
        <w:rPr>
          <w:lang w:val="en-US"/>
        </w:rPr>
        <w:t>"classify", "detect"],</w:t>
      </w:r>
    </w:p>
    <w:p w14:paraId="438E20C4" w14:textId="77777777" w:rsidR="00DA337A" w:rsidRPr="00DA337A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        </w:t>
      </w:r>
      <w:r w:rsidRPr="00DA337A">
        <w:rPr>
          <w:lang w:val="en-US"/>
        </w:rPr>
        <w:t xml:space="preserve">default="detect", help="Modo de </w:t>
      </w:r>
      <w:proofErr w:type="spellStart"/>
      <w:r w:rsidRPr="00DA337A">
        <w:rPr>
          <w:lang w:val="en-US"/>
        </w:rPr>
        <w:t>operacao</w:t>
      </w:r>
      <w:proofErr w:type="spellEnd"/>
      <w:r w:rsidRPr="00DA337A">
        <w:rPr>
          <w:lang w:val="en-US"/>
        </w:rPr>
        <w:t>")</w:t>
      </w:r>
    </w:p>
    <w:p w14:paraId="3E8BDD5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 w:rsidRPr="00DA337A">
        <w:rPr>
          <w:lang w:val="en-US"/>
        </w:rPr>
        <w:t xml:space="preserve">    </w:t>
      </w:r>
      <w:proofErr w:type="spellStart"/>
      <w:r>
        <w:rPr>
          <w:lang w:val="en-US"/>
        </w:rPr>
        <w:t>parser.add_</w:t>
      </w:r>
      <w:proofErr w:type="gramStart"/>
      <w:r>
        <w:rPr>
          <w:lang w:val="en-US"/>
        </w:rPr>
        <w:t>argument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"--input", required=True,</w:t>
      </w:r>
    </w:p>
    <w:p w14:paraId="16B6254D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                    </w:t>
      </w:r>
      <w:r>
        <w:t>help="Caminho para a imagem de entrada")</w:t>
      </w:r>
    </w:p>
    <w:p w14:paraId="64C1A94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 xml:space="preserve"> = </w:t>
      </w:r>
      <w:proofErr w:type="spellStart"/>
      <w:proofErr w:type="gramStart"/>
      <w:r>
        <w:rPr>
          <w:lang w:val="en-US"/>
        </w:rPr>
        <w:t>parser.parse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args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487EC5F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1D83E1B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model = </w:t>
      </w:r>
      <w:proofErr w:type="spellStart"/>
      <w:r>
        <w:rPr>
          <w:lang w:val="en-US"/>
        </w:rPr>
        <w:t>load_</w:t>
      </w:r>
      <w:proofErr w:type="gramStart"/>
      <w:r>
        <w:rPr>
          <w:lang w:val="en-US"/>
        </w:rPr>
        <w:t>model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776DDDA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629F31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if </w:t>
      </w:r>
      <w:proofErr w:type="spellStart"/>
      <w:proofErr w:type="gramStart"/>
      <w:r>
        <w:rPr>
          <w:lang w:val="en-US"/>
        </w:rPr>
        <w:t>args.mode</w:t>
      </w:r>
      <w:proofErr w:type="spellEnd"/>
      <w:proofErr w:type="gramEnd"/>
      <w:r>
        <w:rPr>
          <w:lang w:val="en-US"/>
        </w:rPr>
        <w:t xml:space="preserve"> == "classify":</w:t>
      </w:r>
    </w:p>
    <w:p w14:paraId="2260E0E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endpoint_</w:t>
      </w:r>
      <w:proofErr w:type="gramStart"/>
      <w:r>
        <w:rPr>
          <w:lang w:val="en-US"/>
        </w:rPr>
        <w:t>classify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model, </w:t>
      </w:r>
      <w:proofErr w:type="spellStart"/>
      <w:proofErr w:type="gramStart"/>
      <w:r>
        <w:rPr>
          <w:lang w:val="en-US"/>
        </w:rPr>
        <w:t>args.input</w:t>
      </w:r>
      <w:proofErr w:type="spellEnd"/>
      <w:proofErr w:type="gramEnd"/>
      <w:r>
        <w:rPr>
          <w:lang w:val="en-US"/>
        </w:rPr>
        <w:t>)</w:t>
      </w:r>
    </w:p>
    <w:p w14:paraId="79A1B6D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else:</w:t>
      </w:r>
    </w:p>
    <w:p w14:paraId="4BEF5E2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endpoint_</w:t>
      </w:r>
      <w:proofErr w:type="gramStart"/>
      <w:r>
        <w:rPr>
          <w:lang w:val="en-US"/>
        </w:rPr>
        <w:t>detect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model, </w:t>
      </w:r>
      <w:proofErr w:type="spellStart"/>
      <w:proofErr w:type="gramStart"/>
      <w:r>
        <w:rPr>
          <w:lang w:val="en-US"/>
        </w:rPr>
        <w:t>args.input</w:t>
      </w:r>
      <w:proofErr w:type="spellEnd"/>
      <w:proofErr w:type="gramEnd"/>
      <w:r>
        <w:rPr>
          <w:lang w:val="en-US"/>
        </w:rPr>
        <w:t>)</w:t>
      </w:r>
    </w:p>
    <w:p w14:paraId="38FB92C6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263A8DE6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2F626D79" w14:textId="77777777" w:rsidR="00DA337A" w:rsidRPr="00552FA8" w:rsidRDefault="00DA337A" w:rsidP="00DA337A">
      <w:pPr>
        <w:pStyle w:val="CodeDark"/>
        <w:ind w:right="-1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E0E8848" w14:textId="77777777" w:rsidR="00DA337A" w:rsidRPr="00552FA8" w:rsidRDefault="00DA337A" w:rsidP="00DA337A">
      <w:pPr>
        <w:pStyle w:val="CodeDark"/>
        <w:ind w:right="-1"/>
      </w:pPr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3E8F1D61" w14:textId="77777777" w:rsidR="00DA337A" w:rsidRPr="003210D8" w:rsidRDefault="00DA337A" w:rsidP="00DA337A">
      <w:pPr>
        <w:ind w:right="-1"/>
        <w:jc w:val="both"/>
      </w:pPr>
      <w:r>
        <w:t xml:space="preserve">Para salvar e sair, pressione: </w:t>
      </w:r>
      <w:proofErr w:type="spellStart"/>
      <w:r>
        <w:t>Ctrl+O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Enter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Ctrl+X</w:t>
      </w:r>
      <w:proofErr w:type="spellEnd"/>
    </w:p>
    <w:p w14:paraId="1366E962" w14:textId="77777777" w:rsidR="00DA337A" w:rsidRDefault="00DA337A" w:rsidP="00DA337A">
      <w:pPr>
        <w:ind w:right="-1"/>
        <w:jc w:val="both"/>
      </w:pPr>
    </w:p>
    <w:p w14:paraId="6E141197" w14:textId="77777777" w:rsidR="00DA337A" w:rsidRDefault="00DA337A" w:rsidP="00DA337A">
      <w:pPr>
        <w:ind w:right="-1"/>
        <w:jc w:val="both"/>
      </w:pPr>
      <w:r>
        <w:t>Saída de dados esperada</w:t>
      </w:r>
    </w:p>
    <w:tbl>
      <w:tblPr>
        <w:tblW w:w="9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6"/>
        <w:gridCol w:w="2795"/>
        <w:gridCol w:w="4394"/>
      </w:tblGrid>
      <w:tr w:rsidR="00DA337A" w:rsidRPr="002929B8" w14:paraId="328034C8" w14:textId="77777777" w:rsidTr="004D3CC0">
        <w:trPr>
          <w:trHeight w:val="435"/>
        </w:trPr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2F3C884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Arquivo</w:t>
            </w:r>
          </w:p>
        </w:tc>
        <w:tc>
          <w:tcPr>
            <w:tcW w:w="2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D6030C4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Gerado em</w:t>
            </w:r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3BAD9C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Conteúdo</w:t>
            </w:r>
          </w:p>
        </w:tc>
      </w:tr>
      <w:tr w:rsidR="00DA337A" w:rsidRPr="002929B8" w14:paraId="5B96595A" w14:textId="77777777" w:rsidTr="004D3CC0">
        <w:trPr>
          <w:trHeight w:val="435"/>
        </w:trPr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B75A0D6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/app/output/results.txt</w:t>
            </w:r>
          </w:p>
        </w:tc>
        <w:tc>
          <w:tcPr>
            <w:tcW w:w="2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AA83D2E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proofErr w:type="spellStart"/>
            <w:r>
              <w:rPr>
                <w:rStyle w:val="Fontepargpadro1"/>
                <w:sz w:val="22"/>
                <w:szCs w:val="22"/>
              </w:rPr>
              <w:t>classify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e </w:t>
            </w:r>
            <w:proofErr w:type="spellStart"/>
            <w:r>
              <w:rPr>
                <w:rStyle w:val="Fontepargpadro1"/>
                <w:sz w:val="22"/>
                <w:szCs w:val="22"/>
              </w:rPr>
              <w:t>detect</w:t>
            </w:r>
            <w:proofErr w:type="spellEnd"/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3400F43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sz w:val="22"/>
                <w:szCs w:val="22"/>
              </w:rPr>
              <w:t>Nome da classe + confiança (</w:t>
            </w:r>
            <w:proofErr w:type="spellStart"/>
            <w:r>
              <w:rPr>
                <w:rStyle w:val="Fontepargpadro1"/>
                <w:sz w:val="22"/>
                <w:szCs w:val="22"/>
              </w:rPr>
              <w:t>ex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: </w:t>
            </w:r>
            <w:proofErr w:type="spellStart"/>
            <w:r>
              <w:rPr>
                <w:rStyle w:val="Fontepargpadro1"/>
                <w:sz w:val="22"/>
                <w:szCs w:val="22"/>
              </w:rPr>
              <w:t>person</w:t>
            </w:r>
            <w:proofErr w:type="spellEnd"/>
            <w:r>
              <w:rPr>
                <w:rStyle w:val="Fontepargpadro1"/>
                <w:sz w:val="22"/>
                <w:szCs w:val="22"/>
              </w:rPr>
              <w:t>: 94.2%)</w:t>
            </w:r>
          </w:p>
        </w:tc>
      </w:tr>
      <w:tr w:rsidR="00DA337A" w:rsidRPr="002929B8" w14:paraId="701D62F3" w14:textId="77777777" w:rsidTr="004D3CC0">
        <w:trPr>
          <w:trHeight w:val="470"/>
        </w:trPr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1EEADA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color w:val="E9ECF4"/>
                <w:sz w:val="22"/>
                <w:szCs w:val="22"/>
              </w:rPr>
              <w:t>/app/output/annotated.jpg</w:t>
            </w:r>
          </w:p>
        </w:tc>
        <w:tc>
          <w:tcPr>
            <w:tcW w:w="2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C87F4D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proofErr w:type="spellStart"/>
            <w:r>
              <w:rPr>
                <w:rStyle w:val="Fontepargpadro1"/>
                <w:sz w:val="22"/>
                <w:szCs w:val="22"/>
              </w:rPr>
              <w:t>detect</w:t>
            </w:r>
            <w:proofErr w:type="spellEnd"/>
          </w:p>
        </w:tc>
        <w:tc>
          <w:tcPr>
            <w:tcW w:w="4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C7F560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Style w:val="Fontepargpadro1"/>
                <w:sz w:val="22"/>
                <w:szCs w:val="22"/>
              </w:rPr>
              <w:t xml:space="preserve">Imagem original com </w:t>
            </w:r>
            <w:proofErr w:type="spellStart"/>
            <w:r>
              <w:rPr>
                <w:rStyle w:val="Fontepargpadro1"/>
                <w:sz w:val="22"/>
                <w:szCs w:val="22"/>
              </w:rPr>
              <w:t>bounding</w:t>
            </w:r>
            <w:proofErr w:type="spellEnd"/>
            <w:r>
              <w:rPr>
                <w:rStyle w:val="Fontepargpadro1"/>
                <w:sz w:val="22"/>
                <w:szCs w:val="22"/>
              </w:rPr>
              <w:t xml:space="preserve"> boxes sobrepostos em verde</w:t>
            </w:r>
          </w:p>
        </w:tc>
      </w:tr>
    </w:tbl>
    <w:p w14:paraId="326A06E1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2896B04B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37F5FCD2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Orquestração com Docker </w:t>
      </w:r>
      <w:proofErr w:type="spellStart"/>
      <w:r>
        <w:rPr>
          <w:rFonts w:eastAsia="MS Mincho"/>
          <w:b/>
          <w:bCs/>
          <w:color w:val="1FA2D6"/>
        </w:rPr>
        <w:t>Compose</w:t>
      </w:r>
      <w:proofErr w:type="spellEnd"/>
    </w:p>
    <w:p w14:paraId="72F0DA61" w14:textId="77777777" w:rsidR="00DA337A" w:rsidRDefault="00DA337A" w:rsidP="00DA337A">
      <w:pPr>
        <w:spacing w:before="60" w:after="60"/>
        <w:ind w:right="-1"/>
      </w:pPr>
      <w:r>
        <w:t xml:space="preserve">O </w:t>
      </w:r>
      <w:proofErr w:type="spellStart"/>
      <w:r>
        <w:t>docker-compose.yml</w:t>
      </w:r>
      <w:proofErr w:type="spellEnd"/>
      <w:r>
        <w:t xml:space="preserve"> centraliza a configuração de execução: mapeamento de volumes, variáveis de ambiente e política de reinicialização.</w:t>
      </w:r>
    </w:p>
    <w:p w14:paraId="1CF6B021" w14:textId="77777777" w:rsidR="00DA337A" w:rsidRPr="0051176A" w:rsidRDefault="00DA337A" w:rsidP="00DA337A">
      <w:pPr>
        <w:pStyle w:val="CodeDark"/>
        <w:ind w:right="-1"/>
      </w:pPr>
      <w:r>
        <w:t>nano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</w:t>
      </w:r>
      <w:proofErr w:type="spellStart"/>
      <w:r>
        <w:t>docker-compose.yml</w:t>
      </w:r>
      <w:proofErr w:type="spellEnd"/>
    </w:p>
    <w:p w14:paraId="3ECFA340" w14:textId="77777777" w:rsidR="00DA337A" w:rsidRDefault="00DA337A" w:rsidP="00DA337A">
      <w:pPr>
        <w:ind w:right="-1"/>
        <w:jc w:val="both"/>
      </w:pPr>
    </w:p>
    <w:p w14:paraId="3EB6B01B" w14:textId="77777777" w:rsidR="00DA337A" w:rsidRDefault="00DA337A" w:rsidP="00DA337A">
      <w:pPr>
        <w:ind w:right="-1"/>
        <w:jc w:val="both"/>
      </w:pPr>
      <w:r>
        <w:t xml:space="preserve">Conteúdo do arquivo </w:t>
      </w:r>
      <w:proofErr w:type="spellStart"/>
      <w:r>
        <w:t>docker-compose.yml</w:t>
      </w:r>
      <w:proofErr w:type="spellEnd"/>
      <w:r>
        <w:t xml:space="preserve"> </w:t>
      </w:r>
    </w:p>
    <w:p w14:paraId="018EDE32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proofErr w:type="spellStart"/>
      <w:r>
        <w:t>docker-compose.yml</w:t>
      </w:r>
      <w:proofErr w:type="spellEnd"/>
    </w:p>
    <w:p w14:paraId="60EEC43B" w14:textId="77777777" w:rsidR="00DA337A" w:rsidRPr="0051176A" w:rsidRDefault="00DA337A" w:rsidP="00DA337A">
      <w:pPr>
        <w:pStyle w:val="CodeDark"/>
        <w:ind w:right="-1"/>
      </w:pPr>
      <w:r>
        <w:t xml:space="preserve"># </w:t>
      </w:r>
      <w:proofErr w:type="spellStart"/>
      <w:r>
        <w:t>Versao</w:t>
      </w:r>
      <w:proofErr w:type="spellEnd"/>
      <w:r>
        <w:t xml:space="preserve">: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(sem campo "</w:t>
      </w:r>
      <w:proofErr w:type="spellStart"/>
      <w:r>
        <w:t>version</w:t>
      </w:r>
      <w:proofErr w:type="spellEnd"/>
      <w:r>
        <w:t>" obsoleto)</w:t>
      </w:r>
    </w:p>
    <w:p w14:paraId="42EB01BF" w14:textId="77777777" w:rsidR="00DA337A" w:rsidRPr="0051176A" w:rsidRDefault="00DA337A" w:rsidP="00DA337A">
      <w:pPr>
        <w:pStyle w:val="CodeDark"/>
        <w:ind w:right="-1"/>
      </w:pPr>
    </w:p>
    <w:p w14:paraId="4CAEDA6C" w14:textId="77777777" w:rsidR="00DA337A" w:rsidRPr="0051176A" w:rsidRDefault="00DA337A" w:rsidP="00DA337A">
      <w:pPr>
        <w:pStyle w:val="CodeDark"/>
        <w:ind w:right="-1"/>
      </w:pPr>
      <w:proofErr w:type="spellStart"/>
      <w:r>
        <w:t>services</w:t>
      </w:r>
      <w:proofErr w:type="spellEnd"/>
      <w:r>
        <w:t>:</w:t>
      </w:r>
    </w:p>
    <w:p w14:paraId="6AFE397F" w14:textId="77777777" w:rsidR="00DA337A" w:rsidRPr="0051176A" w:rsidRDefault="00DA337A" w:rsidP="00DA337A">
      <w:pPr>
        <w:pStyle w:val="CodeDark"/>
        <w:ind w:right="-1"/>
      </w:pPr>
      <w:r>
        <w:t xml:space="preserve">  </w:t>
      </w:r>
      <w:proofErr w:type="spellStart"/>
      <w:r>
        <w:t>yolo-inference</w:t>
      </w:r>
      <w:proofErr w:type="spellEnd"/>
      <w:r>
        <w:t>:</w:t>
      </w:r>
    </w:p>
    <w:p w14:paraId="35F0BC4A" w14:textId="77777777" w:rsidR="00DA337A" w:rsidRPr="0051176A" w:rsidRDefault="00DA337A" w:rsidP="00DA337A">
      <w:pPr>
        <w:pStyle w:val="CodeDark"/>
        <w:ind w:right="-1"/>
      </w:pPr>
      <w:r>
        <w:t xml:space="preserve">    build:</w:t>
      </w:r>
    </w:p>
    <w:p w14:paraId="6F744629" w14:textId="77777777" w:rsidR="00DA337A" w:rsidRPr="0051176A" w:rsidRDefault="00DA337A" w:rsidP="00DA337A">
      <w:pPr>
        <w:pStyle w:val="CodeDark"/>
        <w:ind w:right="-1"/>
      </w:pPr>
      <w:r>
        <w:t xml:space="preserve">      </w:t>
      </w:r>
      <w:proofErr w:type="spellStart"/>
      <w:r>
        <w:t>context</w:t>
      </w:r>
      <w:proofErr w:type="spellEnd"/>
      <w:proofErr w:type="gramStart"/>
      <w:r>
        <w:t>: .</w:t>
      </w:r>
      <w:proofErr w:type="gramEnd"/>
    </w:p>
    <w:p w14:paraId="5AB48695" w14:textId="77777777" w:rsidR="00DA337A" w:rsidRPr="0051176A" w:rsidRDefault="00DA337A" w:rsidP="00DA337A">
      <w:pPr>
        <w:pStyle w:val="CodeDark"/>
        <w:ind w:right="-1"/>
      </w:pPr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5A9BED5A" w14:textId="77777777" w:rsidR="00DA337A" w:rsidRPr="0051176A" w:rsidRDefault="00DA337A" w:rsidP="00DA337A">
      <w:pPr>
        <w:pStyle w:val="CodeDark"/>
        <w:ind w:right="-1"/>
      </w:pPr>
    </w:p>
    <w:p w14:paraId="2AED6CC3" w14:textId="77777777" w:rsidR="00DA337A" w:rsidRPr="0051176A" w:rsidRDefault="00DA337A" w:rsidP="00DA337A">
      <w:pPr>
        <w:pStyle w:val="CodeDark"/>
        <w:ind w:right="-1"/>
      </w:pPr>
      <w:r>
        <w:t xml:space="preserve">    # Nome do container para facilitar logs e </w:t>
      </w:r>
      <w:proofErr w:type="spellStart"/>
      <w:r>
        <w:t>exec</w:t>
      </w:r>
      <w:proofErr w:type="spellEnd"/>
    </w:p>
    <w:p w14:paraId="71725139" w14:textId="77777777" w:rsidR="00DA337A" w:rsidRPr="0051176A" w:rsidRDefault="00DA337A" w:rsidP="00DA337A">
      <w:pPr>
        <w:pStyle w:val="CodeDark"/>
        <w:ind w:right="-1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yolo-inference</w:t>
      </w:r>
      <w:proofErr w:type="spellEnd"/>
    </w:p>
    <w:p w14:paraId="49A2F67C" w14:textId="77777777" w:rsidR="00DA337A" w:rsidRPr="0051176A" w:rsidRDefault="00DA337A" w:rsidP="00DA337A">
      <w:pPr>
        <w:pStyle w:val="CodeDark"/>
        <w:ind w:right="-1"/>
      </w:pPr>
    </w:p>
    <w:p w14:paraId="0BD6D9C7" w14:textId="77777777" w:rsidR="00DA337A" w:rsidRPr="0051176A" w:rsidRDefault="00DA337A" w:rsidP="00DA337A">
      <w:pPr>
        <w:pStyle w:val="CodeDark"/>
        <w:ind w:right="-1"/>
      </w:pPr>
      <w:r>
        <w:t xml:space="preserve">    # </w:t>
      </w:r>
      <w:r>
        <w:rPr>
          <w:rFonts w:ascii="Arial" w:hAnsi="Arial" w:cs="Arial"/>
        </w:rPr>
        <w:t>──</w:t>
      </w:r>
      <w:r>
        <w:t xml:space="preserve"> </w:t>
      </w:r>
      <w:proofErr w:type="spellStart"/>
      <w:r>
        <w:t>Variaveis</w:t>
      </w:r>
      <w:proofErr w:type="spellEnd"/>
      <w:r>
        <w:t xml:space="preserve"> de ambiente </w:t>
      </w:r>
      <w:r>
        <w:rPr>
          <w:rFonts w:ascii="Arial" w:hAnsi="Arial" w:cs="Arial"/>
        </w:rPr>
        <w:t>──────────────────────────────</w:t>
      </w:r>
    </w:p>
    <w:p w14:paraId="4C6D5BE4" w14:textId="77777777" w:rsidR="00DA337A" w:rsidRPr="0051176A" w:rsidRDefault="00DA337A" w:rsidP="00DA337A">
      <w:pPr>
        <w:pStyle w:val="CodeDark"/>
        <w:ind w:right="-1"/>
      </w:pPr>
      <w:r>
        <w:t xml:space="preserve">    # MODEL_NAME: define qual arquivo de pesos carregar.</w:t>
      </w:r>
    </w:p>
    <w:p w14:paraId="1A6B274D" w14:textId="77777777" w:rsidR="00DA337A" w:rsidRPr="0051176A" w:rsidRDefault="00DA337A" w:rsidP="00DA337A">
      <w:pPr>
        <w:pStyle w:val="CodeDark"/>
        <w:ind w:right="-1"/>
      </w:pPr>
      <w:r>
        <w:lastRenderedPageBreak/>
        <w:t xml:space="preserve">    # Altere aqui para trocar de modelo sem </w:t>
      </w:r>
      <w:proofErr w:type="spellStart"/>
      <w:r>
        <w:t>rebuild</w:t>
      </w:r>
      <w:proofErr w:type="spellEnd"/>
      <w:r>
        <w:t>.</w:t>
      </w:r>
    </w:p>
    <w:p w14:paraId="1BCF76E9" w14:textId="77777777" w:rsidR="00DA337A" w:rsidRPr="0051176A" w:rsidRDefault="00DA337A" w:rsidP="00DA337A">
      <w:pPr>
        <w:pStyle w:val="CodeDark"/>
        <w:ind w:right="-1"/>
      </w:pPr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1119C7E" w14:textId="77777777" w:rsidR="00DA337A" w:rsidRPr="0051176A" w:rsidRDefault="00DA337A" w:rsidP="00DA337A">
      <w:pPr>
        <w:pStyle w:val="CodeDark"/>
        <w:ind w:right="-1"/>
      </w:pPr>
      <w:r>
        <w:t xml:space="preserve">      - MODEL_NAME=yolov8n.pt</w:t>
      </w:r>
    </w:p>
    <w:p w14:paraId="1BAD4B11" w14:textId="77777777" w:rsidR="00DA337A" w:rsidRPr="0051176A" w:rsidRDefault="00DA337A" w:rsidP="00DA337A">
      <w:pPr>
        <w:pStyle w:val="CodeDark"/>
        <w:ind w:right="-1"/>
      </w:pPr>
    </w:p>
    <w:p w14:paraId="622594FB" w14:textId="77777777" w:rsidR="00DA337A" w:rsidRPr="0051176A" w:rsidRDefault="00DA337A" w:rsidP="00DA337A">
      <w:pPr>
        <w:pStyle w:val="CodeDark"/>
        <w:ind w:right="-1"/>
      </w:pPr>
      <w:r>
        <w:t xml:space="preserve">    # </w:t>
      </w:r>
      <w:r>
        <w:rPr>
          <w:rFonts w:ascii="Arial" w:hAnsi="Arial" w:cs="Arial"/>
        </w:rPr>
        <w:t>──</w:t>
      </w:r>
      <w:r>
        <w:t xml:space="preserve"> Mapeamento de volumes </w:t>
      </w:r>
      <w:r>
        <w:rPr>
          <w:rFonts w:ascii="Arial" w:hAnsi="Arial" w:cs="Arial"/>
        </w:rPr>
        <w:t>──────────────────────────────</w:t>
      </w:r>
    </w:p>
    <w:p w14:paraId="56D1434D" w14:textId="77777777" w:rsidR="00DA337A" w:rsidRPr="0051176A" w:rsidRDefault="00DA337A" w:rsidP="00DA337A">
      <w:pPr>
        <w:pStyle w:val="CodeDark"/>
        <w:ind w:right="-1"/>
      </w:pPr>
      <w:r>
        <w:t xml:space="preserve">    </w:t>
      </w:r>
      <w:proofErr w:type="gramStart"/>
      <w:r>
        <w:t># .</w:t>
      </w:r>
      <w:proofErr w:type="gramEnd"/>
      <w:r>
        <w:t>/output no host espelha /app/output no container.</w:t>
      </w:r>
    </w:p>
    <w:p w14:paraId="350FC886" w14:textId="77777777" w:rsidR="00DA337A" w:rsidRPr="0051176A" w:rsidRDefault="00DA337A" w:rsidP="00DA337A">
      <w:pPr>
        <w:pStyle w:val="CodeDark"/>
        <w:ind w:right="-1"/>
      </w:pPr>
      <w:r>
        <w:t xml:space="preserve">    # Os arquivos results.txt e annotated.jpg aparecem</w:t>
      </w:r>
    </w:p>
    <w:p w14:paraId="398C9792" w14:textId="77777777" w:rsidR="00DA337A" w:rsidRPr="0051176A" w:rsidRDefault="00DA337A" w:rsidP="00DA337A">
      <w:pPr>
        <w:pStyle w:val="CodeDark"/>
        <w:ind w:right="-1"/>
      </w:pPr>
      <w:r>
        <w:t xml:space="preserve">    # automaticamente no host </w:t>
      </w:r>
      <w:proofErr w:type="spellStart"/>
      <w:proofErr w:type="gramStart"/>
      <w:r>
        <w:t>apos</w:t>
      </w:r>
      <w:proofErr w:type="spellEnd"/>
      <w:proofErr w:type="gramEnd"/>
      <w:r>
        <w:t xml:space="preserve"> a </w:t>
      </w:r>
      <w:proofErr w:type="spellStart"/>
      <w:r>
        <w:t>execucao</w:t>
      </w:r>
      <w:proofErr w:type="spellEnd"/>
      <w:r>
        <w:t>.</w:t>
      </w:r>
    </w:p>
    <w:p w14:paraId="619F7C2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volumes:</w:t>
      </w:r>
    </w:p>
    <w:p w14:paraId="3E6BB6C5" w14:textId="77777777" w:rsidR="00DA337A" w:rsidRPr="00BC2621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- .</w:t>
      </w:r>
      <w:proofErr w:type="gramEnd"/>
      <w:r>
        <w:rPr>
          <w:lang w:val="en-US"/>
        </w:rPr>
        <w:t>/output:/app/output</w:t>
      </w:r>
    </w:p>
    <w:p w14:paraId="454F770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- ./test_image.jpg:/app/</w:t>
      </w:r>
      <w:proofErr w:type="spellStart"/>
      <w:r>
        <w:rPr>
          <w:lang w:val="en-US"/>
        </w:rPr>
        <w:t>test_image.jpg:</w:t>
      </w:r>
      <w:proofErr w:type="gramStart"/>
      <w:r>
        <w:rPr>
          <w:lang w:val="en-US"/>
        </w:rPr>
        <w:t>ro</w:t>
      </w:r>
      <w:proofErr w:type="spellEnd"/>
      <w:r>
        <w:rPr>
          <w:lang w:val="en-US"/>
        </w:rPr>
        <w:t xml:space="preserve">  #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somente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leitura</w:t>
      </w:r>
      <w:proofErr w:type="spellEnd"/>
    </w:p>
    <w:p w14:paraId="14967B73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6C0AA2D2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 xml:space="preserve"># </w:t>
      </w:r>
      <w:r>
        <w:rPr>
          <w:rFonts w:ascii="Arial" w:hAnsi="Arial" w:cs="Arial"/>
        </w:rPr>
        <w:t>──</w:t>
      </w:r>
      <w:r>
        <w:t xml:space="preserve"> Argumentos </w:t>
      </w:r>
      <w:proofErr w:type="spellStart"/>
      <w:r>
        <w:t>padrao</w:t>
      </w:r>
      <w:proofErr w:type="spellEnd"/>
      <w:r>
        <w:t xml:space="preserve"> </w:t>
      </w:r>
      <w:r>
        <w:rPr>
          <w:rFonts w:ascii="Arial" w:hAnsi="Arial" w:cs="Arial"/>
        </w:rPr>
        <w:t>─────────────────────────────────</w:t>
      </w:r>
    </w:p>
    <w:p w14:paraId="6F154D65" w14:textId="77777777" w:rsidR="00DA337A" w:rsidRPr="0051176A" w:rsidRDefault="00DA337A" w:rsidP="00DA337A">
      <w:pPr>
        <w:pStyle w:val="CodeDark"/>
        <w:ind w:right="-1"/>
      </w:pPr>
      <w:r>
        <w:t xml:space="preserve">    # Pode ser sobrescrito com: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yolo-inference</w:t>
      </w:r>
      <w:proofErr w:type="spellEnd"/>
    </w:p>
    <w:p w14:paraId="1F47065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#   python app.py --mode classify --input /app/test_image.jpg</w:t>
      </w:r>
    </w:p>
    <w:p w14:paraId="02CA173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command: ["--mode", "detect", "--input", "/app/test_image.jpg"]</w:t>
      </w:r>
    </w:p>
    <w:p w14:paraId="1DE84409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7286DE91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 xml:space="preserve"># </w:t>
      </w:r>
      <w:r>
        <w:rPr>
          <w:rFonts w:ascii="Arial" w:hAnsi="Arial" w:cs="Arial"/>
        </w:rPr>
        <w:t>──</w:t>
      </w:r>
      <w:r>
        <w:t xml:space="preserve"> </w:t>
      </w:r>
      <w:proofErr w:type="gramStart"/>
      <w:r>
        <w:t>Politica</w:t>
      </w:r>
      <w:proofErr w:type="gramEnd"/>
      <w:r>
        <w:t xml:space="preserve"> de </w:t>
      </w:r>
      <w:proofErr w:type="spellStart"/>
      <w:r>
        <w:t>reinicializacao</w:t>
      </w:r>
      <w:proofErr w:type="spellEnd"/>
      <w:r>
        <w:t xml:space="preserve"> </w:t>
      </w:r>
      <w:r>
        <w:rPr>
          <w:rFonts w:ascii="Arial" w:hAnsi="Arial" w:cs="Arial"/>
        </w:rPr>
        <w:t>────────────────────────</w:t>
      </w:r>
    </w:p>
    <w:p w14:paraId="3B155497" w14:textId="77777777" w:rsidR="00DA337A" w:rsidRPr="0051176A" w:rsidRDefault="00DA337A" w:rsidP="00DA337A">
      <w:pPr>
        <w:pStyle w:val="CodeDark"/>
        <w:ind w:right="-1"/>
      </w:pPr>
      <w:r>
        <w:t xml:space="preserve">    # </w:t>
      </w:r>
      <w:proofErr w:type="spellStart"/>
      <w:r>
        <w:t>unless-stopped</w:t>
      </w:r>
      <w:proofErr w:type="spellEnd"/>
      <w:r>
        <w:t>: reinicia automaticamente (</w:t>
      </w:r>
      <w:proofErr w:type="spellStart"/>
      <w:r>
        <w:t>ex</w:t>
      </w:r>
      <w:proofErr w:type="spellEnd"/>
      <w:r>
        <w:t xml:space="preserve">: </w:t>
      </w:r>
      <w:proofErr w:type="spellStart"/>
      <w:proofErr w:type="gramStart"/>
      <w:r>
        <w:t>apos</w:t>
      </w:r>
      <w:proofErr w:type="spellEnd"/>
      <w:proofErr w:type="gramEnd"/>
      <w:r>
        <w:t xml:space="preserve"> reboot)</w:t>
      </w:r>
    </w:p>
    <w:p w14:paraId="3C5AFEB2" w14:textId="77777777" w:rsidR="00DA337A" w:rsidRPr="0051176A" w:rsidRDefault="00DA337A" w:rsidP="00DA337A">
      <w:pPr>
        <w:pStyle w:val="CodeDark"/>
        <w:ind w:right="-1"/>
      </w:pPr>
      <w:r>
        <w:t xml:space="preserve">    # mas respeita uma parada manual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stop).</w:t>
      </w:r>
    </w:p>
    <w:p w14:paraId="09E9C457" w14:textId="77777777" w:rsidR="00DA337A" w:rsidRPr="00552FA8" w:rsidRDefault="00DA337A" w:rsidP="00DA337A">
      <w:pPr>
        <w:pStyle w:val="CodeDark"/>
        <w:ind w:right="-1"/>
      </w:pPr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14:paraId="681DF0A1" w14:textId="77777777" w:rsidR="00DA337A" w:rsidRPr="003210D8" w:rsidRDefault="00DA337A" w:rsidP="00DA337A">
      <w:pPr>
        <w:ind w:right="-1"/>
        <w:jc w:val="both"/>
      </w:pPr>
      <w:r>
        <w:t xml:space="preserve">Para salvar e sair, pressione: </w:t>
      </w:r>
      <w:proofErr w:type="spellStart"/>
      <w:r>
        <w:t>Ctrl+O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Enter</w:t>
      </w:r>
      <w:proofErr w:type="spellEnd"/>
      <w:r>
        <w:t xml:space="preserve">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Ctrl+X</w:t>
      </w:r>
      <w:proofErr w:type="spellEnd"/>
    </w:p>
    <w:p w14:paraId="5FA54513" w14:textId="77777777" w:rsidR="00DA337A" w:rsidRPr="003210D8" w:rsidRDefault="00DA337A" w:rsidP="00DA337A">
      <w:pPr>
        <w:ind w:right="-1"/>
        <w:jc w:val="both"/>
      </w:pPr>
    </w:p>
    <w:p w14:paraId="6257DC04" w14:textId="77777777" w:rsidR="00DA337A" w:rsidRDefault="00DA337A" w:rsidP="00DA337A">
      <w:pPr>
        <w:ind w:right="-1"/>
        <w:jc w:val="both"/>
      </w:pPr>
      <w:r>
        <w:rPr>
          <w:b/>
          <w:bCs/>
        </w:rPr>
        <w:t>Explicação das diretivas</w:t>
      </w:r>
    </w:p>
    <w:p w14:paraId="5FA077CB" w14:textId="77777777" w:rsidR="00DA337A" w:rsidRDefault="00DA337A" w:rsidP="00DA337A">
      <w:pPr>
        <w:ind w:right="-1"/>
        <w:jc w:val="both"/>
      </w:pPr>
      <w:r>
        <w:rPr>
          <w:b/>
          <w:bCs/>
        </w:rPr>
        <w:t xml:space="preserve">volumes </w:t>
      </w:r>
      <w:proofErr w:type="gramStart"/>
      <w:r>
        <w:rPr>
          <w:b/>
          <w:bCs/>
        </w:rPr>
        <w:t>(./</w:t>
      </w:r>
      <w:proofErr w:type="gramEnd"/>
      <w:r>
        <w:rPr>
          <w:b/>
          <w:bCs/>
        </w:rPr>
        <w:t xml:space="preserve">output:/app/output): </w:t>
      </w:r>
      <w:r>
        <w:t xml:space="preserve">monta o diretório </w:t>
      </w:r>
      <w:proofErr w:type="gramStart"/>
      <w:r>
        <w:t>local .</w:t>
      </w:r>
      <w:proofErr w:type="gramEnd"/>
      <w:r>
        <w:t xml:space="preserve">/output dentro do container em /app/output. Todo arquivo gravado pelo app.py nesse caminho é imediatamente visível no host, sem necessidade de </w:t>
      </w:r>
      <w:proofErr w:type="spellStart"/>
      <w:r>
        <w:t>docker</w:t>
      </w:r>
      <w:proofErr w:type="spellEnd"/>
      <w:r>
        <w:t xml:space="preserve"> cp.</w:t>
      </w:r>
    </w:p>
    <w:p w14:paraId="2A2087A1" w14:textId="77777777" w:rsidR="00DA337A" w:rsidRDefault="00DA337A" w:rsidP="00DA337A">
      <w:pPr>
        <w:ind w:right="-1"/>
        <w:jc w:val="both"/>
      </w:pP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 (MODEL_NAME): </w:t>
      </w:r>
      <w:r>
        <w:t xml:space="preserve">variável de ambiente lida pelo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 xml:space="preserve">) em app.py. Para trocar o modelo, altere somente este valor e reinicie o serviço — sem </w:t>
      </w:r>
      <w:proofErr w:type="spellStart"/>
      <w:r>
        <w:t>rebuild</w:t>
      </w:r>
      <w:proofErr w:type="spellEnd"/>
      <w:r>
        <w:t xml:space="preserve"> da imagem.</w:t>
      </w:r>
    </w:p>
    <w:p w14:paraId="3D000002" w14:textId="77777777" w:rsidR="00DA337A" w:rsidRDefault="00DA337A" w:rsidP="00DA337A">
      <w:pPr>
        <w:ind w:right="-1"/>
        <w:jc w:val="both"/>
      </w:pPr>
      <w:proofErr w:type="spellStart"/>
      <w:r>
        <w:rPr>
          <w:b/>
          <w:bCs/>
        </w:rPr>
        <w:t>restart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unless-stopped</w:t>
      </w:r>
      <w:proofErr w:type="spellEnd"/>
      <w:r>
        <w:rPr>
          <w:b/>
          <w:bCs/>
        </w:rPr>
        <w:t xml:space="preserve">: </w:t>
      </w:r>
      <w:r>
        <w:t xml:space="preserve">o Docker </w:t>
      </w:r>
      <w:proofErr w:type="spellStart"/>
      <w:r>
        <w:t>Daemon</w:t>
      </w:r>
      <w:proofErr w:type="spellEnd"/>
      <w:r>
        <w:t xml:space="preserve"> reinicia o container após falhas ou após reboot do sistema operacional. A reinicialização é suprimida se o container for parado explicitamente via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stop.</w:t>
      </w:r>
    </w:p>
    <w:p w14:paraId="440D225F" w14:textId="77777777" w:rsidR="00DA337A" w:rsidRDefault="00DA337A" w:rsidP="00DA337A">
      <w:pPr>
        <w:ind w:right="-1"/>
        <w:jc w:val="both"/>
      </w:pPr>
      <w:r>
        <w:rPr>
          <w:b/>
          <w:bCs/>
        </w:rPr>
        <w:lastRenderedPageBreak/>
        <w:t>volumes com :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read-only</w:t>
      </w:r>
      <w:proofErr w:type="spellEnd"/>
      <w:r>
        <w:rPr>
          <w:b/>
          <w:bCs/>
        </w:rPr>
        <w:t xml:space="preserve">): </w:t>
      </w:r>
      <w:r>
        <w:t>a imagem de teste é montada como somente leitura. O container pode ler o arquivo, mas não pode modificá-lo — prática recomendada para dados de entrada.</w:t>
      </w:r>
    </w:p>
    <w:p w14:paraId="46EC6197" w14:textId="77777777" w:rsidR="00DA337A" w:rsidRDefault="00DA337A" w:rsidP="00DA337A">
      <w:pPr>
        <w:ind w:right="-1"/>
        <w:jc w:val="both"/>
      </w:pPr>
    </w:p>
    <w:p w14:paraId="7568B7D7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Execução e Validação</w:t>
      </w:r>
    </w:p>
    <w:p w14:paraId="4D61B914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 xml:space="preserve">Build e execução com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compose</w:t>
      </w:r>
      <w:proofErr w:type="spellEnd"/>
    </w:p>
    <w:p w14:paraId="3906056A" w14:textId="77777777" w:rsidR="00DA337A" w:rsidRDefault="00DA337A" w:rsidP="00DA337A">
      <w:pPr>
        <w:spacing w:before="60" w:after="60"/>
        <w:ind w:right="-1"/>
      </w:pPr>
      <w:r>
        <w:t>Certifique-se de estar no diretório do projeto antes de executar:</w:t>
      </w:r>
    </w:p>
    <w:p w14:paraId="370A827C" w14:textId="77777777" w:rsidR="00DA337A" w:rsidRPr="0051176A" w:rsidRDefault="00DA337A" w:rsidP="00DA337A">
      <w:pPr>
        <w:pStyle w:val="CodeDark"/>
        <w:ind w:right="-1"/>
      </w:pPr>
      <w:proofErr w:type="spellStart"/>
      <w:r>
        <w:t>cd</w:t>
      </w:r>
      <w:proofErr w:type="spellEnd"/>
      <w:r>
        <w:t xml:space="preserve">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</w:p>
    <w:p w14:paraId="293C93C2" w14:textId="77777777" w:rsidR="00DA337A" w:rsidRPr="0051176A" w:rsidRDefault="00DA337A" w:rsidP="00DA337A">
      <w:pPr>
        <w:pStyle w:val="CodeDark"/>
        <w:ind w:right="-1"/>
      </w:pPr>
    </w:p>
    <w:p w14:paraId="13FD429C" w14:textId="77777777" w:rsidR="00DA337A" w:rsidRPr="0051176A" w:rsidRDefault="00DA337A" w:rsidP="00DA337A">
      <w:pPr>
        <w:pStyle w:val="CodeDark"/>
        <w:ind w:right="-1"/>
      </w:pPr>
      <w:r>
        <w:t xml:space="preserve"># Build da imagem + </w:t>
      </w:r>
      <w:proofErr w:type="spellStart"/>
      <w:r>
        <w:t>execucao</w:t>
      </w:r>
      <w:proofErr w:type="spellEnd"/>
      <w:r>
        <w:t xml:space="preserve"> do </w:t>
      </w:r>
      <w:proofErr w:type="spellStart"/>
      <w:r>
        <w:t>servico</w:t>
      </w:r>
      <w:proofErr w:type="spellEnd"/>
    </w:p>
    <w:p w14:paraId="75F118EF" w14:textId="77777777" w:rsidR="00DA337A" w:rsidRPr="0051176A" w:rsidRDefault="00DA337A" w:rsidP="00DA337A">
      <w:pPr>
        <w:pStyle w:val="CodeDark"/>
        <w:ind w:right="-1"/>
      </w:pPr>
      <w:r>
        <w:t xml:space="preserve"># --build: forca </w:t>
      </w:r>
      <w:proofErr w:type="spellStart"/>
      <w:r>
        <w:t>rebuild</w:t>
      </w:r>
      <w:proofErr w:type="spellEnd"/>
      <w:r>
        <w:t xml:space="preserve"> mesmo se a imagem </w:t>
      </w:r>
      <w:proofErr w:type="spellStart"/>
      <w:r>
        <w:t>ja</w:t>
      </w:r>
      <w:proofErr w:type="spellEnd"/>
      <w:r>
        <w:t xml:space="preserve"> existir</w:t>
      </w:r>
    </w:p>
    <w:p w14:paraId="3D5686DB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--build</w:t>
      </w:r>
    </w:p>
    <w:p w14:paraId="3B80471E" w14:textId="77777777" w:rsidR="00DA337A" w:rsidRDefault="00DA337A" w:rsidP="00DA337A">
      <w:pPr>
        <w:ind w:right="-1"/>
        <w:jc w:val="both"/>
      </w:pPr>
    </w:p>
    <w:p w14:paraId="43350F48" w14:textId="77777777" w:rsidR="00DA337A" w:rsidRDefault="00DA337A" w:rsidP="00DA337A">
      <w:pPr>
        <w:spacing w:before="60" w:after="60"/>
        <w:ind w:right="-1"/>
        <w:jc w:val="both"/>
      </w:pPr>
      <w:r>
        <w:t xml:space="preserve">Durante o build, o Docker exibirá o progresso de cada camada. A primeira execução leva entre 5 e 15 minutos (download e compilação do </w:t>
      </w:r>
      <w:proofErr w:type="spellStart"/>
      <w:r>
        <w:t>PyTorch</w:t>
      </w:r>
      <w:proofErr w:type="spellEnd"/>
      <w:r>
        <w:t xml:space="preserve"> para ARM64). Builds subsequentes reutilizam o cache e levam segundos.</w:t>
      </w:r>
    </w:p>
    <w:p w14:paraId="65981EA3" w14:textId="77777777" w:rsidR="00DA337A" w:rsidRDefault="00DA337A" w:rsidP="00DA337A">
      <w:pPr>
        <w:spacing w:before="60" w:after="60"/>
        <w:ind w:right="-1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76880EEF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7DC391F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94C791" wp14:editId="7AB8D94B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397033622" name="Forma Livre: Forma 3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2AB0EAE9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4C791" id="Forma Livre: Forma 353" o:spid="_x0000_s1030" style="position:absolute;margin-left:125pt;margin-top:5.4pt;width:220.5pt;height:2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F9UgAYAAEI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2AB0EAE9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5522EB47" w14:textId="77777777" w:rsidTr="004D3CC0"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CB1DB43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2075075C" wp14:editId="44A82AAA">
                  <wp:extent cx="914400" cy="937895"/>
                  <wp:effectExtent l="0" t="0" r="0" b="0"/>
                  <wp:docPr id="64" name="Imagem 93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E357DAC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</w:pPr>
            <w:r>
              <w:rPr>
                <w:rFonts w:eastAsia="Times New Roman"/>
                <w:color w:val="FFFFFF"/>
              </w:rPr>
              <w:t>Saída esperada no terminal: [INFO</w:t>
            </w:r>
            <w:proofErr w:type="gramStart"/>
            <w:r>
              <w:rPr>
                <w:rFonts w:eastAsia="Times New Roman"/>
                <w:color w:val="FFFFFF"/>
              </w:rPr>
              <w:t>] Carregando</w:t>
            </w:r>
            <w:proofErr w:type="gramEnd"/>
            <w:r>
              <w:rPr>
                <w:rFonts w:eastAsia="Times New Roman"/>
                <w:color w:val="FFFFFF"/>
              </w:rPr>
              <w:t xml:space="preserve"> modelo: yolov8n.pt [INFO] Modo: </w:t>
            </w:r>
            <w:proofErr w:type="spellStart"/>
            <w:r>
              <w:rPr>
                <w:rFonts w:eastAsia="Times New Roman"/>
                <w:color w:val="FFFFFF"/>
              </w:rPr>
              <w:t>deteccao</w:t>
            </w:r>
            <w:proofErr w:type="spellEnd"/>
            <w:r>
              <w:rPr>
                <w:rFonts w:eastAsia="Times New Roman"/>
                <w:color w:val="FFFFFF"/>
              </w:rPr>
              <w:t xml:space="preserve"> | Imagem: /app/test_image.jpg   - </w:t>
            </w:r>
            <w:proofErr w:type="spellStart"/>
            <w:r>
              <w:rPr>
                <w:rFonts w:eastAsia="Times New Roman"/>
                <w:color w:val="FFFFFF"/>
              </w:rPr>
              <w:t>person</w:t>
            </w:r>
            <w:proofErr w:type="spellEnd"/>
            <w:r>
              <w:rPr>
                <w:rFonts w:eastAsia="Times New Roman"/>
                <w:color w:val="FFFFFF"/>
              </w:rPr>
              <w:t xml:space="preserve">: 94.21% @ [120,80,340,480]   - </w:t>
            </w:r>
            <w:proofErr w:type="spellStart"/>
            <w:r>
              <w:rPr>
                <w:rFonts w:eastAsia="Times New Roman"/>
                <w:color w:val="FFFFFF"/>
              </w:rPr>
              <w:t>person</w:t>
            </w:r>
            <w:proofErr w:type="spellEnd"/>
            <w:r>
              <w:rPr>
                <w:rFonts w:eastAsia="Times New Roman"/>
                <w:color w:val="FFFFFF"/>
              </w:rPr>
              <w:t>: 88.37% @ [400,60,580,490] [INFO] Imagem anotada salva em: /app/output/annotated.jpg [INFO] Resultados salvos em:   /app/output/results.txt</w:t>
            </w:r>
          </w:p>
        </w:tc>
      </w:tr>
    </w:tbl>
    <w:p w14:paraId="37A8DAAF" w14:textId="77777777" w:rsidR="00DA337A" w:rsidRDefault="00DA337A" w:rsidP="00DA337A">
      <w:pPr>
        <w:ind w:right="-1"/>
        <w:jc w:val="both"/>
        <w:rPr>
          <w:b/>
          <w:bCs/>
        </w:rPr>
      </w:pPr>
    </w:p>
    <w:p w14:paraId="63DA47E2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Executar somente o modo de classificação</w:t>
      </w:r>
    </w:p>
    <w:p w14:paraId="4804A0E9" w14:textId="77777777" w:rsidR="00DA337A" w:rsidRDefault="00DA337A" w:rsidP="00DA337A">
      <w:pPr>
        <w:spacing w:before="60" w:after="60"/>
        <w:ind w:right="-1"/>
      </w:pPr>
      <w:r>
        <w:t xml:space="preserve">Para executar o </w:t>
      </w:r>
      <w:proofErr w:type="spellStart"/>
      <w:r>
        <w:t>Endpoint</w:t>
      </w:r>
      <w:proofErr w:type="spellEnd"/>
      <w:r>
        <w:t xml:space="preserve"> 1 (classificação) sem </w:t>
      </w:r>
      <w:proofErr w:type="spellStart"/>
      <w:r>
        <w:t>rebuild</w:t>
      </w:r>
      <w:proofErr w:type="spellEnd"/>
      <w:r>
        <w:t>:</w:t>
      </w:r>
    </w:p>
    <w:p w14:paraId="749DF57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 w:rsidRPr="00EC10D6">
        <w:rPr>
          <w:lang w:val="en-US"/>
        </w:rPr>
        <w:t>docker compose run --rm yolo-inference --mode classify --input /app/test_image.jpg</w:t>
      </w:r>
    </w:p>
    <w:p w14:paraId="27301EEA" w14:textId="77777777" w:rsidR="00501188" w:rsidRDefault="00501188" w:rsidP="00DA337A">
      <w:pPr>
        <w:ind w:right="-1"/>
        <w:jc w:val="both"/>
        <w:rPr>
          <w:b/>
          <w:bCs/>
        </w:rPr>
      </w:pPr>
    </w:p>
    <w:p w14:paraId="43CEF70F" w14:textId="77777777" w:rsidR="00501188" w:rsidRDefault="00501188" w:rsidP="00DA337A">
      <w:pPr>
        <w:ind w:right="-1"/>
        <w:jc w:val="both"/>
        <w:rPr>
          <w:b/>
          <w:bCs/>
        </w:rPr>
      </w:pPr>
    </w:p>
    <w:p w14:paraId="6ADFBD5C" w14:textId="7C1EC741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lastRenderedPageBreak/>
        <w:t>Visualizar os arquivos gerados no host</w:t>
      </w:r>
    </w:p>
    <w:p w14:paraId="2470637E" w14:textId="77777777" w:rsidR="00DA337A" w:rsidRDefault="00DA337A" w:rsidP="00DA337A">
      <w:pPr>
        <w:ind w:right="-1"/>
        <w:jc w:val="both"/>
      </w:pPr>
      <w:r>
        <w:t xml:space="preserve">Como o </w:t>
      </w:r>
      <w:proofErr w:type="gramStart"/>
      <w:r>
        <w:t xml:space="preserve">volume </w:t>
      </w:r>
      <w:r>
        <w:rPr>
          <w:b/>
          <w:bCs/>
        </w:rPr>
        <w:t>.</w:t>
      </w:r>
      <w:proofErr w:type="gramEnd"/>
      <w:r>
        <w:rPr>
          <w:b/>
          <w:bCs/>
        </w:rPr>
        <w:t>/output</w:t>
      </w:r>
      <w:r>
        <w:t xml:space="preserve"> está mapeado para </w:t>
      </w:r>
      <w:r>
        <w:rPr>
          <w:b/>
          <w:bCs/>
        </w:rPr>
        <w:t>/app/output</w:t>
      </w:r>
      <w:r>
        <w:t>, os arquivos estão disponíveis diretamente no host:</w:t>
      </w:r>
    </w:p>
    <w:p w14:paraId="06A59000" w14:textId="77777777" w:rsidR="00DA337A" w:rsidRPr="0051176A" w:rsidRDefault="00DA337A" w:rsidP="00DA337A">
      <w:pPr>
        <w:pStyle w:val="CodeDark"/>
        <w:ind w:right="-1"/>
      </w:pPr>
      <w:r>
        <w:t># Verificar arquivos gerados</w:t>
      </w:r>
    </w:p>
    <w:p w14:paraId="1891FE75" w14:textId="77777777" w:rsidR="00DA337A" w:rsidRPr="0051176A" w:rsidRDefault="00DA337A" w:rsidP="00DA337A">
      <w:pPr>
        <w:pStyle w:val="CodeDark"/>
        <w:ind w:right="-1"/>
      </w:pPr>
      <w:proofErr w:type="spellStart"/>
      <w:r>
        <w:t>ls</w:t>
      </w:r>
      <w:proofErr w:type="spellEnd"/>
      <w:r>
        <w:t xml:space="preserve"> -lh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/output/</w:t>
      </w:r>
    </w:p>
    <w:p w14:paraId="33DB99A8" w14:textId="77777777" w:rsidR="00DA337A" w:rsidRPr="0051176A" w:rsidRDefault="00DA337A" w:rsidP="00DA337A">
      <w:pPr>
        <w:pStyle w:val="CodeDark"/>
        <w:ind w:right="-1"/>
      </w:pPr>
    </w:p>
    <w:p w14:paraId="0AA2A2FE" w14:textId="77777777" w:rsidR="00DA337A" w:rsidRPr="0051176A" w:rsidRDefault="00DA337A" w:rsidP="00DA337A">
      <w:pPr>
        <w:pStyle w:val="CodeDark"/>
        <w:ind w:right="-1"/>
      </w:pPr>
      <w:r>
        <w:t># Visualizar o arquivo de resultados</w:t>
      </w:r>
    </w:p>
    <w:p w14:paraId="1C539F66" w14:textId="77777777" w:rsidR="00DA337A" w:rsidRPr="0051176A" w:rsidRDefault="00DA337A" w:rsidP="00DA337A">
      <w:pPr>
        <w:pStyle w:val="CodeDark"/>
        <w:ind w:right="-1"/>
      </w:pPr>
      <w:proofErr w:type="spellStart"/>
      <w:r>
        <w:t>cat</w:t>
      </w:r>
      <w:proofErr w:type="spellEnd"/>
      <w:r>
        <w:t xml:space="preserve">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/output/results.txt</w:t>
      </w:r>
    </w:p>
    <w:p w14:paraId="4F16DD93" w14:textId="77777777" w:rsidR="00DA337A" w:rsidRPr="0051176A" w:rsidRDefault="00DA337A" w:rsidP="00DA337A">
      <w:pPr>
        <w:pStyle w:val="CodeDark"/>
        <w:ind w:right="-1"/>
      </w:pPr>
    </w:p>
    <w:p w14:paraId="3B3F4238" w14:textId="77777777" w:rsidR="00DA337A" w:rsidRPr="0051176A" w:rsidRDefault="00DA337A" w:rsidP="00DA337A">
      <w:pPr>
        <w:pStyle w:val="CodeDark"/>
        <w:ind w:right="-1"/>
      </w:pPr>
      <w:r>
        <w:t># Verificar a imagem anotada (tamanho do arquivo)</w:t>
      </w:r>
    </w:p>
    <w:p w14:paraId="04DC34D1" w14:textId="77777777" w:rsidR="00DA337A" w:rsidRPr="0051176A" w:rsidRDefault="00DA337A" w:rsidP="00DA337A">
      <w:pPr>
        <w:pStyle w:val="CodeDark"/>
        <w:ind w:right="-1"/>
      </w:pPr>
      <w:proofErr w:type="spellStart"/>
      <w:r>
        <w:t>ls</w:t>
      </w:r>
      <w:proofErr w:type="spellEnd"/>
      <w:r>
        <w:t xml:space="preserve"> -lh 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/output/annotated.jpg</w:t>
      </w:r>
    </w:p>
    <w:p w14:paraId="0EE2DA92" w14:textId="77777777" w:rsidR="00DA337A" w:rsidRDefault="00DA337A" w:rsidP="00DA337A">
      <w:pPr>
        <w:ind w:right="-1"/>
        <w:jc w:val="both"/>
      </w:pPr>
    </w:p>
    <w:p w14:paraId="2FE7BFB3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Transferir a imagem anotada para o computador local</w:t>
      </w:r>
    </w:p>
    <w:p w14:paraId="68B1F364" w14:textId="77777777" w:rsidR="00DA337A" w:rsidRDefault="00DA337A" w:rsidP="00DA337A">
      <w:pPr>
        <w:spacing w:before="60" w:after="60"/>
        <w:ind w:right="-1"/>
      </w:pPr>
      <w:r>
        <w:t xml:space="preserve">Para visualizar a imagem </w:t>
      </w:r>
      <w:r>
        <w:rPr>
          <w:b/>
          <w:bCs/>
        </w:rPr>
        <w:t>annotated.jpg</w:t>
      </w:r>
      <w:r>
        <w:t xml:space="preserve"> na máquina local via SCP:</w:t>
      </w:r>
    </w:p>
    <w:p w14:paraId="0DD33A78" w14:textId="77777777" w:rsidR="00DA337A" w:rsidRPr="0051176A" w:rsidRDefault="00DA337A" w:rsidP="00DA337A">
      <w:pPr>
        <w:pStyle w:val="CodeDark"/>
        <w:ind w:right="-1"/>
      </w:pPr>
      <w:r>
        <w:t># Executar no terminal do computador LOCAL (</w:t>
      </w:r>
      <w:proofErr w:type="spellStart"/>
      <w:r>
        <w:t>nao</w:t>
      </w:r>
      <w:proofErr w:type="spellEnd"/>
      <w:r>
        <w:t xml:space="preserve"> no </w:t>
      </w:r>
      <w:proofErr w:type="spellStart"/>
      <w:r>
        <w:t>RPi</w:t>
      </w:r>
      <w:proofErr w:type="spellEnd"/>
      <w:r>
        <w:t>)</w:t>
      </w:r>
    </w:p>
    <w:p w14:paraId="7B76B9B9" w14:textId="77777777" w:rsidR="00DA337A" w:rsidRPr="0051176A" w:rsidRDefault="00DA337A" w:rsidP="00DA337A">
      <w:pPr>
        <w:pStyle w:val="CodeDark"/>
        <w:ind w:right="-1"/>
      </w:pPr>
      <w:proofErr w:type="spellStart"/>
      <w:r>
        <w:t>scp</w:t>
      </w:r>
      <w:proofErr w:type="spellEnd"/>
      <w:r>
        <w:t xml:space="preserve"> </w:t>
      </w:r>
      <w:proofErr w:type="spellStart"/>
      <w:r>
        <w:t>hostname@username</w:t>
      </w:r>
      <w:proofErr w:type="spellEnd"/>
      <w:r>
        <w:t>:~/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/output/annotated.jpg C:\Users\SeuUsuario\PastaDestino</w:t>
      </w:r>
    </w:p>
    <w:p w14:paraId="14BFEDE3" w14:textId="77777777" w:rsidR="00DA337A" w:rsidRDefault="00DA337A" w:rsidP="00DA337A">
      <w:pPr>
        <w:ind w:right="-1"/>
      </w:pPr>
    </w:p>
    <w:p w14:paraId="2215E4B9" w14:textId="77777777" w:rsidR="00DA337A" w:rsidRDefault="00DA337A" w:rsidP="00DA337A">
      <w:pPr>
        <w:ind w:right="-1"/>
      </w:pPr>
      <w:r>
        <w:t xml:space="preserve">Exemplo de execução no </w:t>
      </w:r>
      <w:proofErr w:type="spellStart"/>
      <w:r>
        <w:t>PowerShell</w:t>
      </w:r>
      <w:proofErr w:type="spellEnd"/>
      <w:r>
        <w:t>:</w:t>
      </w:r>
    </w:p>
    <w:p w14:paraId="3CF45D15" w14:textId="77777777" w:rsidR="00DA337A" w:rsidRDefault="00DA337A" w:rsidP="00DA337A">
      <w:pPr>
        <w:ind w:right="-1"/>
      </w:pPr>
      <w:r>
        <w:rPr>
          <w:b/>
          <w:noProof/>
        </w:rPr>
        <w:drawing>
          <wp:inline distT="0" distB="0" distL="0" distR="0" wp14:anchorId="02799839" wp14:editId="0DD17BBB">
            <wp:extent cx="6186805" cy="914400"/>
            <wp:effectExtent l="0" t="0" r="0" b="0"/>
            <wp:docPr id="65" name="Imagem 92" descr="A screen 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 screen 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BA3C" w14:textId="77777777" w:rsidR="00DA337A" w:rsidRDefault="00DA337A" w:rsidP="00DA337A">
      <w:pPr>
        <w:ind w:right="-1"/>
        <w:jc w:val="center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3FB2F3DE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52C4DD6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84712E" wp14:editId="4BF6BDB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660110558" name="Forma Livre: Forma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49863CDE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4712E" id="Forma Livre: Forma 349" o:spid="_x0000_s1031" style="position:absolute;margin-left:125pt;margin-top:5.4pt;width:220.5pt;height:2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3HhgQYAAEI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fj3uHdAf3mUB+/f0QARYs6O9Xt&#10;34664vhu75i/HrK2cFT5a4XzsdQN6AOk45sgjOkbvJ22HKYtWZXDau/kHaZRf/O2wz0ewjEdyHyo&#10;Pjc5zjeHwbx56Gp97ojgU0zDDQ7qeLYOh4p0Eji9Z9XT0efdP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BRp3Hh&#10;gQYAAEI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49863CDE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49256DC4" w14:textId="77777777" w:rsidTr="004D3CC0"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F425F7E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53D7E9D2" wp14:editId="1D31F1D0">
                  <wp:extent cx="914400" cy="937895"/>
                  <wp:effectExtent l="0" t="0" r="0" b="0"/>
                  <wp:docPr id="66" name="Imagem 91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056486E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</w:pPr>
            <w:r>
              <w:rPr>
                <w:rFonts w:eastAsia="Times New Roman"/>
                <w:color w:val="FFFFFF"/>
              </w:rPr>
              <w:t xml:space="preserve">Veja que aqui estamos utilizando o terminal do computador, não o terminal da </w:t>
            </w:r>
            <w:proofErr w:type="spellStart"/>
            <w:r>
              <w:rPr>
                <w:rFonts w:eastAsia="Times New Roman"/>
                <w:color w:val="FFFFFF"/>
              </w:rPr>
              <w:t>Raspbeery</w:t>
            </w:r>
            <w:proofErr w:type="spellEnd"/>
            <w:r>
              <w:rPr>
                <w:rFonts w:eastAsia="Times New Roman"/>
                <w:color w:val="FFFFFF"/>
              </w:rPr>
              <w:t xml:space="preserve"> PI 5.</w:t>
            </w:r>
          </w:p>
        </w:tc>
      </w:tr>
    </w:tbl>
    <w:p w14:paraId="3BF0CED2" w14:textId="77777777" w:rsidR="00DA337A" w:rsidRDefault="00DA337A" w:rsidP="00DA337A">
      <w:pPr>
        <w:ind w:right="-1"/>
        <w:jc w:val="both"/>
      </w:pPr>
    </w:p>
    <w:p w14:paraId="7EA97D9F" w14:textId="77777777" w:rsidR="00501188" w:rsidRDefault="00501188" w:rsidP="00DA337A">
      <w:pPr>
        <w:ind w:right="-1"/>
        <w:jc w:val="both"/>
      </w:pPr>
    </w:p>
    <w:p w14:paraId="203B273B" w14:textId="77777777" w:rsidR="00DA337A" w:rsidRDefault="00DA337A" w:rsidP="00DA337A">
      <w:pPr>
        <w:ind w:right="-1"/>
        <w:jc w:val="both"/>
      </w:pPr>
      <w:r>
        <w:lastRenderedPageBreak/>
        <w:t xml:space="preserve">Como resultado, teremos a imagem salva na pasta destino no seu computador: </w:t>
      </w:r>
    </w:p>
    <w:p w14:paraId="185CCD37" w14:textId="77777777" w:rsidR="00DA337A" w:rsidRDefault="00DA337A" w:rsidP="00DA337A">
      <w:pPr>
        <w:ind w:right="-1"/>
        <w:jc w:val="both"/>
      </w:pPr>
    </w:p>
    <w:p w14:paraId="3B397519" w14:textId="77777777" w:rsidR="00DA337A" w:rsidRDefault="00DA337A" w:rsidP="00DA337A">
      <w:pPr>
        <w:ind w:right="-1"/>
        <w:jc w:val="both"/>
      </w:pPr>
      <w:r>
        <w:rPr>
          <w:b/>
          <w:noProof/>
        </w:rPr>
        <w:drawing>
          <wp:inline distT="0" distB="0" distL="0" distR="0" wp14:anchorId="201667D8" wp14:editId="169A948D">
            <wp:extent cx="6186805" cy="2588895"/>
            <wp:effectExtent l="0" t="0" r="0" b="0"/>
            <wp:docPr id="67" name="Imagem 90" descr="A screenshot of a computer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 screenshot of a computer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E09D0" w14:textId="77777777" w:rsidR="00DA337A" w:rsidRDefault="00DA337A" w:rsidP="00DA337A">
      <w:pPr>
        <w:ind w:right="-1"/>
        <w:jc w:val="both"/>
      </w:pPr>
    </w:p>
    <w:p w14:paraId="1ADB4037" w14:textId="77777777" w:rsidR="00DA337A" w:rsidRDefault="00DA337A" w:rsidP="00DA337A">
      <w:pPr>
        <w:ind w:right="-1"/>
        <w:jc w:val="both"/>
      </w:pPr>
      <w:r>
        <w:t>Abrindo a imagem anotada, temos:</w:t>
      </w:r>
    </w:p>
    <w:p w14:paraId="683B34AD" w14:textId="77777777" w:rsidR="00DA337A" w:rsidRDefault="00DA337A" w:rsidP="00DA337A">
      <w:pPr>
        <w:ind w:right="-1"/>
        <w:jc w:val="both"/>
      </w:pPr>
      <w:r>
        <w:rPr>
          <w:b/>
          <w:noProof/>
        </w:rPr>
        <w:drawing>
          <wp:inline distT="0" distB="0" distL="0" distR="0" wp14:anchorId="434198D9" wp14:editId="46919C71">
            <wp:extent cx="6188710" cy="3473463"/>
            <wp:effectExtent l="0" t="0" r="2540" b="0"/>
            <wp:docPr id="68" name="Imagem 89" descr="A person in a suit yelling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A person in a suit yelling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7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C19D" w14:textId="77777777" w:rsidR="00DA337A" w:rsidRDefault="00DA337A" w:rsidP="00DA337A">
      <w:pPr>
        <w:ind w:right="-1"/>
        <w:jc w:val="both"/>
      </w:pPr>
    </w:p>
    <w:p w14:paraId="473D9619" w14:textId="77777777" w:rsidR="00501188" w:rsidRDefault="00501188" w:rsidP="00DA337A">
      <w:pPr>
        <w:ind w:right="-1"/>
        <w:jc w:val="both"/>
      </w:pPr>
    </w:p>
    <w:p w14:paraId="363F6029" w14:textId="77777777" w:rsidR="00501188" w:rsidRDefault="00501188" w:rsidP="00DA337A">
      <w:pPr>
        <w:ind w:right="-1"/>
        <w:jc w:val="both"/>
      </w:pPr>
    </w:p>
    <w:p w14:paraId="41E4A0CF" w14:textId="77777777" w:rsidR="00501188" w:rsidRDefault="00501188" w:rsidP="00DA337A">
      <w:pPr>
        <w:ind w:right="-1"/>
        <w:jc w:val="both"/>
      </w:pPr>
    </w:p>
    <w:p w14:paraId="14F08C0A" w14:textId="77777777" w:rsidR="00DA337A" w:rsidRDefault="00DA337A" w:rsidP="00DA337A">
      <w:pPr>
        <w:ind w:right="-1"/>
        <w:jc w:val="both"/>
      </w:pPr>
      <w:r>
        <w:lastRenderedPageBreak/>
        <w:t>Que condiz com as anotações do arquivo:</w:t>
      </w:r>
    </w:p>
    <w:p w14:paraId="6B39139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Imagem: /app/test_image.jpg</w:t>
      </w:r>
    </w:p>
    <w:p w14:paraId="07B1EF1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Modelo: yolov8n.pt</w:t>
      </w:r>
    </w:p>
    <w:p w14:paraId="502DE772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0C14F30F" w14:textId="77777777" w:rsidR="00DA337A" w:rsidRPr="0051176A" w:rsidRDefault="00DA337A" w:rsidP="00DA337A">
      <w:pPr>
        <w:pStyle w:val="CodeDark"/>
        <w:ind w:right="-1"/>
      </w:pPr>
      <w:proofErr w:type="spellStart"/>
      <w:r>
        <w:t>Deteccoes</w:t>
      </w:r>
      <w:proofErr w:type="spellEnd"/>
      <w:r>
        <w:t>:</w:t>
      </w:r>
    </w:p>
    <w:p w14:paraId="1ABD367B" w14:textId="77777777" w:rsidR="00DA337A" w:rsidRPr="0051176A" w:rsidRDefault="00DA337A" w:rsidP="00DA337A">
      <w:pPr>
        <w:pStyle w:val="CodeDark"/>
        <w:ind w:right="-1"/>
      </w:pPr>
      <w:r>
        <w:t xml:space="preserve">  - </w:t>
      </w:r>
      <w:proofErr w:type="spellStart"/>
      <w:proofErr w:type="gramStart"/>
      <w:r>
        <w:t>person</w:t>
      </w:r>
      <w:proofErr w:type="spellEnd"/>
      <w:proofErr w:type="gramEnd"/>
      <w:r>
        <w:t>: 83.60% @ [114,197,1114,711]</w:t>
      </w:r>
    </w:p>
    <w:p w14:paraId="67DFD0B7" w14:textId="77777777" w:rsidR="00DA337A" w:rsidRPr="0051176A" w:rsidRDefault="00DA337A" w:rsidP="00DA337A">
      <w:pPr>
        <w:pStyle w:val="CodeDark"/>
        <w:ind w:right="-1"/>
      </w:pPr>
      <w:r>
        <w:t xml:space="preserve">  - </w:t>
      </w:r>
      <w:proofErr w:type="spellStart"/>
      <w:proofErr w:type="gramStart"/>
      <w:r>
        <w:t>person</w:t>
      </w:r>
      <w:proofErr w:type="spellEnd"/>
      <w:proofErr w:type="gramEnd"/>
      <w:r>
        <w:t>: 81.90% @ [748,41,1143,713]</w:t>
      </w:r>
    </w:p>
    <w:p w14:paraId="1056F9FD" w14:textId="77777777" w:rsidR="00DA337A" w:rsidRPr="0051176A" w:rsidRDefault="00DA337A" w:rsidP="00DA337A">
      <w:pPr>
        <w:pStyle w:val="CodeDark"/>
        <w:ind w:right="-1"/>
      </w:pPr>
      <w:r>
        <w:t xml:space="preserve">  - </w:t>
      </w:r>
      <w:proofErr w:type="spellStart"/>
      <w:proofErr w:type="gramStart"/>
      <w:r>
        <w:t>tie</w:t>
      </w:r>
      <w:proofErr w:type="spellEnd"/>
      <w:proofErr w:type="gramEnd"/>
      <w:r>
        <w:t>: 29.10% @ [439,437,524,709]</w:t>
      </w:r>
    </w:p>
    <w:p w14:paraId="73C11BE6" w14:textId="77777777" w:rsidR="00DA337A" w:rsidRDefault="00DA337A" w:rsidP="00DA337A">
      <w:pPr>
        <w:ind w:right="-1"/>
        <w:jc w:val="both"/>
      </w:pPr>
    </w:p>
    <w:p w14:paraId="52584136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Comandos de diagnóstico e manutenção</w:t>
      </w:r>
    </w:p>
    <w:p w14:paraId="1ECA9BCC" w14:textId="77777777" w:rsidR="00DA337A" w:rsidRPr="0051176A" w:rsidRDefault="00DA337A" w:rsidP="00DA337A">
      <w:pPr>
        <w:pStyle w:val="CodeDark"/>
        <w:ind w:right="-1"/>
      </w:pPr>
      <w:r>
        <w:t># Verificar status dos containers</w:t>
      </w:r>
    </w:p>
    <w:p w14:paraId="5DC79927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4D4B6846" w14:textId="77777777" w:rsidR="00DA337A" w:rsidRPr="0051176A" w:rsidRDefault="00DA337A" w:rsidP="00DA337A">
      <w:pPr>
        <w:pStyle w:val="CodeDark"/>
        <w:ind w:right="-1"/>
      </w:pPr>
    </w:p>
    <w:p w14:paraId="60EC2FFA" w14:textId="77777777" w:rsidR="00DA337A" w:rsidRPr="0051176A" w:rsidRDefault="00DA337A" w:rsidP="00DA337A">
      <w:pPr>
        <w:pStyle w:val="CodeDark"/>
        <w:ind w:right="-1"/>
      </w:pPr>
      <w:r>
        <w:t># Ver logs em tempo real</w:t>
      </w:r>
    </w:p>
    <w:p w14:paraId="5FF96EE6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</w:t>
      </w:r>
    </w:p>
    <w:p w14:paraId="7F2048AA" w14:textId="77777777" w:rsidR="00DA337A" w:rsidRPr="0051176A" w:rsidRDefault="00DA337A" w:rsidP="00DA337A">
      <w:pPr>
        <w:pStyle w:val="CodeDark"/>
        <w:ind w:right="-1"/>
      </w:pPr>
    </w:p>
    <w:p w14:paraId="14909D2B" w14:textId="77777777" w:rsidR="00DA337A" w:rsidRPr="0051176A" w:rsidRDefault="00DA337A" w:rsidP="00DA337A">
      <w:pPr>
        <w:pStyle w:val="CodeDark"/>
        <w:ind w:right="-1"/>
      </w:pPr>
      <w:r>
        <w:t xml:space="preserve"># Parar o </w:t>
      </w:r>
      <w:proofErr w:type="spellStart"/>
      <w:r>
        <w:t>servico</w:t>
      </w:r>
      <w:proofErr w:type="spellEnd"/>
    </w:p>
    <w:p w14:paraId="0AEA3465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stop</w:t>
      </w:r>
    </w:p>
    <w:p w14:paraId="55E8BBE4" w14:textId="77777777" w:rsidR="00DA337A" w:rsidRPr="0051176A" w:rsidRDefault="00DA337A" w:rsidP="00DA337A">
      <w:pPr>
        <w:pStyle w:val="CodeDark"/>
        <w:ind w:right="-1"/>
      </w:pPr>
    </w:p>
    <w:p w14:paraId="5C7CF251" w14:textId="77777777" w:rsidR="00DA337A" w:rsidRPr="0051176A" w:rsidRDefault="00DA337A" w:rsidP="00DA337A">
      <w:pPr>
        <w:pStyle w:val="CodeDark"/>
        <w:ind w:right="-1"/>
      </w:pPr>
      <w:r>
        <w:t># Remover containers (mantém a imagem)</w:t>
      </w:r>
    </w:p>
    <w:p w14:paraId="4068FB1F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1676AB1B" w14:textId="77777777" w:rsidR="00DA337A" w:rsidRPr="0051176A" w:rsidRDefault="00DA337A" w:rsidP="00DA337A">
      <w:pPr>
        <w:pStyle w:val="CodeDark"/>
        <w:ind w:right="-1"/>
      </w:pPr>
    </w:p>
    <w:p w14:paraId="618EF24A" w14:textId="77777777" w:rsidR="00DA337A" w:rsidRPr="0051176A" w:rsidRDefault="00DA337A" w:rsidP="00DA337A">
      <w:pPr>
        <w:pStyle w:val="CodeDark"/>
        <w:ind w:right="-1"/>
      </w:pPr>
      <w:r>
        <w:t># Inspecionar tamanho da imagem gerada</w:t>
      </w:r>
    </w:p>
    <w:p w14:paraId="43F1E5A9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visao</w:t>
      </w:r>
      <w:proofErr w:type="spellEnd"/>
      <w:r>
        <w:t>-computacional</w:t>
      </w:r>
    </w:p>
    <w:p w14:paraId="32046A00" w14:textId="77777777" w:rsidR="00DA337A" w:rsidRPr="0051176A" w:rsidRDefault="00DA337A" w:rsidP="00DA337A">
      <w:pPr>
        <w:pStyle w:val="CodeDark"/>
        <w:ind w:right="-1"/>
      </w:pPr>
    </w:p>
    <w:p w14:paraId="6E634129" w14:textId="77777777" w:rsidR="00DA337A" w:rsidRPr="0051176A" w:rsidRDefault="00DA337A" w:rsidP="00DA337A">
      <w:pPr>
        <w:pStyle w:val="CodeDark"/>
        <w:ind w:right="-1"/>
      </w:pPr>
      <w:r>
        <w:t># Analisar camadas da imagem (tamanho individual)</w:t>
      </w:r>
    </w:p>
    <w:p w14:paraId="70C7C6D1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-</w:t>
      </w:r>
      <w:proofErr w:type="spellStart"/>
      <w:r>
        <w:t>yolo-inference</w:t>
      </w:r>
      <w:proofErr w:type="spellEnd"/>
    </w:p>
    <w:p w14:paraId="3B2322C2" w14:textId="77777777" w:rsidR="00DA337A" w:rsidRDefault="00DA337A" w:rsidP="00DA337A">
      <w:pPr>
        <w:ind w:right="-1"/>
        <w:jc w:val="both"/>
      </w:pPr>
    </w:p>
    <w:p w14:paraId="4DF9366E" w14:textId="77777777" w:rsidR="00DA337A" w:rsidRDefault="00DA337A" w:rsidP="00DA337A">
      <w:pPr>
        <w:ind w:right="-1"/>
        <w:jc w:val="both"/>
      </w:pPr>
    </w:p>
    <w:p w14:paraId="6CA9FE83" w14:textId="77777777" w:rsidR="00DA337A" w:rsidRDefault="00DA337A" w:rsidP="00DA337A">
      <w:pPr>
        <w:ind w:right="-1"/>
        <w:jc w:val="both"/>
      </w:pPr>
    </w:p>
    <w:p w14:paraId="5095DEA6" w14:textId="77777777" w:rsidR="00DA337A" w:rsidRDefault="00DA337A" w:rsidP="00DA337A">
      <w:pPr>
        <w:ind w:right="-1"/>
        <w:jc w:val="both"/>
      </w:pPr>
    </w:p>
    <w:p w14:paraId="0BE110AB" w14:textId="77777777" w:rsidR="00DA337A" w:rsidRDefault="00DA337A" w:rsidP="00DA337A">
      <w:pPr>
        <w:ind w:right="-1"/>
        <w:jc w:val="both"/>
      </w:pPr>
    </w:p>
    <w:p w14:paraId="2B3B94DF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Estrutura Final do Projeto</w:t>
      </w:r>
    </w:p>
    <w:p w14:paraId="27CB0AF3" w14:textId="77777777" w:rsidR="00DA337A" w:rsidRDefault="00DA337A" w:rsidP="00DA337A">
      <w:pPr>
        <w:ind w:right="-1"/>
        <w:jc w:val="both"/>
      </w:pPr>
      <w:r>
        <w:t>Ao final do exercício, o diretório do projeto deve ter a seguinte estrutura:</w:t>
      </w:r>
    </w:p>
    <w:p w14:paraId="336FE13F" w14:textId="77777777" w:rsidR="00DA337A" w:rsidRPr="0051176A" w:rsidRDefault="00DA337A" w:rsidP="00DA337A">
      <w:pPr>
        <w:pStyle w:val="CodeDark"/>
        <w:ind w:right="-1"/>
      </w:pPr>
      <w:proofErr w:type="spellStart"/>
      <w:r>
        <w:t>visao</w:t>
      </w:r>
      <w:proofErr w:type="spellEnd"/>
      <w:r>
        <w:t>-computacional-</w:t>
      </w:r>
      <w:proofErr w:type="spellStart"/>
      <w:r>
        <w:t>rpi</w:t>
      </w:r>
      <w:proofErr w:type="spellEnd"/>
      <w:r>
        <w:t>/</w:t>
      </w:r>
    </w:p>
    <w:p w14:paraId="662106F9" w14:textId="77777777" w:rsidR="00DA337A" w:rsidRPr="0051176A" w:rsidRDefault="00DA337A" w:rsidP="00DA337A">
      <w:pPr>
        <w:pStyle w:val="CodeDark"/>
        <w:ind w:right="-1"/>
      </w:pPr>
      <w:r>
        <w:rPr>
          <w:rFonts w:ascii="MS Gothic" w:eastAsia="MS Gothic" w:hAnsi="MS Gothic" w:cs="MS Gothic"/>
        </w:rPr>
        <w:t>├──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# </w:t>
      </w:r>
      <w:proofErr w:type="spellStart"/>
      <w:r>
        <w:t>Definicao</w:t>
      </w:r>
      <w:proofErr w:type="spellEnd"/>
      <w:r>
        <w:t xml:space="preserve"> da imagem Docker</w:t>
      </w:r>
    </w:p>
    <w:p w14:paraId="1C157D8A" w14:textId="77777777" w:rsidR="00DA337A" w:rsidRPr="0051176A" w:rsidRDefault="00DA337A" w:rsidP="00DA337A">
      <w:pPr>
        <w:pStyle w:val="CodeDark"/>
        <w:ind w:right="-1"/>
      </w:pPr>
      <w:r>
        <w:rPr>
          <w:rFonts w:ascii="MS Gothic" w:eastAsia="MS Gothic" w:hAnsi="MS Gothic" w:cs="MS Gothic"/>
        </w:rPr>
        <w:t>├──</w:t>
      </w:r>
      <w:r>
        <w:t xml:space="preserve"> </w:t>
      </w:r>
      <w:proofErr w:type="spellStart"/>
      <w:r>
        <w:t>docker-compose.yml</w:t>
      </w:r>
      <w:proofErr w:type="spellEnd"/>
      <w:r>
        <w:t xml:space="preserve">     # </w:t>
      </w:r>
      <w:proofErr w:type="spellStart"/>
      <w:r>
        <w:t>Orquestracao</w:t>
      </w:r>
      <w:proofErr w:type="spellEnd"/>
      <w:r>
        <w:t xml:space="preserve"> e </w:t>
      </w:r>
      <w:proofErr w:type="spellStart"/>
      <w:r>
        <w:t>configuracao</w:t>
      </w:r>
      <w:proofErr w:type="spellEnd"/>
    </w:p>
    <w:p w14:paraId="7F7DCD01" w14:textId="77777777" w:rsidR="00DA337A" w:rsidRPr="0051176A" w:rsidRDefault="00DA337A" w:rsidP="00DA337A">
      <w:pPr>
        <w:pStyle w:val="CodeDark"/>
        <w:ind w:right="-1"/>
      </w:pPr>
      <w:r>
        <w:rPr>
          <w:rFonts w:ascii="MS Gothic" w:eastAsia="MS Gothic" w:hAnsi="MS Gothic" w:cs="MS Gothic"/>
        </w:rPr>
        <w:t>├──</w:t>
      </w:r>
      <w:r>
        <w:t xml:space="preserve"> requirements.txt       # </w:t>
      </w:r>
      <w:proofErr w:type="spellStart"/>
      <w:r>
        <w:t>Dependencias</w:t>
      </w:r>
      <w:proofErr w:type="spellEnd"/>
      <w:r>
        <w:t xml:space="preserve"> Python</w:t>
      </w:r>
    </w:p>
    <w:p w14:paraId="182E9035" w14:textId="77777777" w:rsidR="00DA337A" w:rsidRPr="0051176A" w:rsidRDefault="00DA337A" w:rsidP="00DA337A">
      <w:pPr>
        <w:pStyle w:val="CodeDark"/>
        <w:ind w:right="-1"/>
      </w:pPr>
      <w:r>
        <w:rPr>
          <w:rFonts w:ascii="MS Gothic" w:eastAsia="MS Gothic" w:hAnsi="MS Gothic" w:cs="MS Gothic"/>
        </w:rPr>
        <w:t>├──</w:t>
      </w:r>
      <w:r>
        <w:t xml:space="preserve"> app.py                 # </w:t>
      </w:r>
      <w:proofErr w:type="spellStart"/>
      <w:r>
        <w:t>Aplicacao</w:t>
      </w:r>
      <w:proofErr w:type="spellEnd"/>
      <w:r>
        <w:t xml:space="preserve"> de </w:t>
      </w:r>
      <w:proofErr w:type="spellStart"/>
      <w:r>
        <w:t>inferencia</w:t>
      </w:r>
      <w:proofErr w:type="spellEnd"/>
    </w:p>
    <w:p w14:paraId="4D5F0A02" w14:textId="77777777" w:rsidR="00DA337A" w:rsidRPr="0051176A" w:rsidRDefault="00DA337A" w:rsidP="00DA337A">
      <w:pPr>
        <w:pStyle w:val="CodeDark"/>
        <w:ind w:right="-1"/>
      </w:pPr>
      <w:r>
        <w:rPr>
          <w:rFonts w:ascii="MS Gothic" w:eastAsia="MS Gothic" w:hAnsi="MS Gothic" w:cs="MS Gothic"/>
        </w:rPr>
        <w:t>├──</w:t>
      </w:r>
      <w:r>
        <w:t xml:space="preserve"> yolov8n.pt             # Pesos do modelo (</w:t>
      </w:r>
      <w:proofErr w:type="spellStart"/>
      <w:r>
        <w:t>nao</w:t>
      </w:r>
      <w:proofErr w:type="spellEnd"/>
      <w:r>
        <w:t xml:space="preserve"> </w:t>
      </w:r>
      <w:proofErr w:type="spellStart"/>
      <w:r>
        <w:t>comitar</w:t>
      </w:r>
      <w:proofErr w:type="spellEnd"/>
      <w:r>
        <w:t xml:space="preserve"> no </w:t>
      </w:r>
      <w:proofErr w:type="spellStart"/>
      <w:r>
        <w:t>Git</w:t>
      </w:r>
      <w:proofErr w:type="spellEnd"/>
      <w:r>
        <w:t>)</w:t>
      </w:r>
    </w:p>
    <w:p w14:paraId="520FD6E0" w14:textId="77777777" w:rsidR="00DA337A" w:rsidRPr="0051176A" w:rsidRDefault="00DA337A" w:rsidP="00DA337A">
      <w:pPr>
        <w:pStyle w:val="CodeDark"/>
        <w:ind w:right="-1"/>
      </w:pPr>
      <w:r>
        <w:rPr>
          <w:rFonts w:ascii="MS Gothic" w:eastAsia="MS Gothic" w:hAnsi="MS Gothic" w:cs="MS Gothic"/>
        </w:rPr>
        <w:t>├──</w:t>
      </w:r>
      <w:r>
        <w:t xml:space="preserve"> test_image.jpg         # Imagem de entrada para testes</w:t>
      </w:r>
    </w:p>
    <w:p w14:paraId="44B33BA5" w14:textId="77777777" w:rsidR="00DA337A" w:rsidRPr="0051176A" w:rsidRDefault="00DA337A" w:rsidP="00DA337A">
      <w:pPr>
        <w:pStyle w:val="CodeDark"/>
        <w:ind w:right="-1"/>
      </w:pPr>
      <w:r>
        <w:rPr>
          <w:rFonts w:ascii="MS Gothic" w:eastAsia="MS Gothic" w:hAnsi="MS Gothic" w:cs="MS Gothic"/>
        </w:rPr>
        <w:t>└──</w:t>
      </w:r>
      <w:r>
        <w:t xml:space="preserve"> output/                # Resultados (mapeado como volume)</w:t>
      </w:r>
    </w:p>
    <w:p w14:paraId="2B0414D7" w14:textId="77777777" w:rsidR="00DA337A" w:rsidRPr="0051176A" w:rsidRDefault="00DA337A" w:rsidP="00DA337A">
      <w:pPr>
        <w:pStyle w:val="CodeDark"/>
        <w:ind w:right="-1"/>
      </w:pPr>
      <w:r>
        <w:t xml:space="preserve">    </w:t>
      </w:r>
      <w:r>
        <w:rPr>
          <w:rFonts w:ascii="MS Gothic" w:eastAsia="MS Gothic" w:hAnsi="MS Gothic" w:cs="MS Gothic"/>
        </w:rPr>
        <w:t>├──</w:t>
      </w:r>
      <w:r>
        <w:t xml:space="preserve"> results.txt        # Classes e </w:t>
      </w:r>
      <w:proofErr w:type="spellStart"/>
      <w:r>
        <w:t>confiancas</w:t>
      </w:r>
      <w:proofErr w:type="spellEnd"/>
      <w:r>
        <w:t xml:space="preserve"> detectadas</w:t>
      </w:r>
    </w:p>
    <w:p w14:paraId="56A04529" w14:textId="77777777" w:rsidR="00DA337A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rFonts w:ascii="MS Gothic" w:eastAsia="MS Gothic" w:hAnsi="MS Gothic" w:cs="MS Gothic"/>
          <w:lang w:val="en-US"/>
        </w:rPr>
        <w:t>└──</w:t>
      </w:r>
      <w:r>
        <w:rPr>
          <w:lang w:val="en-US"/>
        </w:rPr>
        <w:t xml:space="preserve"> annotated.jpg      # Imagem com bounding boxes</w:t>
      </w: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7AAC" w14:paraId="151D0A60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D8A138E" w14:textId="77777777" w:rsidR="00DA337A" w:rsidRPr="002929B8" w:rsidRDefault="00DA337A" w:rsidP="00DA337A">
            <w:pPr>
              <w:spacing w:line="256" w:lineRule="auto"/>
              <w:ind w:right="-1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B2B6C32" wp14:editId="2BE2AF81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279485530" name="Forma Livre: Forma 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6A9E3F3F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B6C32" id="Forma Livre: Forma 343" o:spid="_x0000_s1032" style="position:absolute;margin-left:125pt;margin-top:5.4pt;width:220.5pt;height:2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HLlgAYAAEI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6A9E3F3F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51EAB300" w14:textId="77777777" w:rsidTr="004D3CC0"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623CBE9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drawing>
                <wp:inline distT="0" distB="0" distL="0" distR="0" wp14:anchorId="3273AC93" wp14:editId="1AB04C89">
                  <wp:extent cx="937895" cy="974090"/>
                  <wp:effectExtent l="0" t="0" r="0" b="0"/>
                  <wp:docPr id="69" name="Imagem 88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652649C" w14:textId="77777777" w:rsidR="00DA337A" w:rsidRPr="00D53F17" w:rsidRDefault="00DA337A" w:rsidP="00DA337A">
            <w:pPr>
              <w:keepNext/>
              <w:keepLines/>
              <w:spacing w:before="400" w:after="240" w:line="240" w:lineRule="auto"/>
              <w:ind w:right="-1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Recomendação: adicione yolov8n.pt e o diretório output/ </w:t>
            </w:r>
            <w:proofErr w:type="gramStart"/>
            <w:r>
              <w:rPr>
                <w:rFonts w:eastAsia="Times New Roman"/>
                <w:color w:val="FFFFFF"/>
              </w:rPr>
              <w:t>ao .</w:t>
            </w:r>
            <w:proofErr w:type="spellStart"/>
            <w:r>
              <w:rPr>
                <w:rFonts w:eastAsia="Times New Roman"/>
                <w:color w:val="FFFFFF"/>
              </w:rPr>
              <w:t>gitignore</w:t>
            </w:r>
            <w:proofErr w:type="spellEnd"/>
            <w:proofErr w:type="gramEnd"/>
            <w:r>
              <w:rPr>
                <w:rFonts w:eastAsia="Times New Roman"/>
                <w:color w:val="FFFFFF"/>
              </w:rPr>
              <w:t xml:space="preserve"> caso o projeto seja </w:t>
            </w:r>
            <w:proofErr w:type="spellStart"/>
            <w:r>
              <w:rPr>
                <w:rFonts w:eastAsia="Times New Roman"/>
                <w:color w:val="FFFFFF"/>
              </w:rPr>
              <w:t>versionado</w:t>
            </w:r>
            <w:proofErr w:type="spellEnd"/>
            <w:r>
              <w:rPr>
                <w:rFonts w:eastAsia="Times New Roman"/>
                <w:color w:val="FFFFFF"/>
              </w:rPr>
              <w:t>. Os pesos do modelo devem ser baixados via script ou gerenciados por um sistema de model registry (</w:t>
            </w:r>
            <w:proofErr w:type="spellStart"/>
            <w:r>
              <w:rPr>
                <w:rFonts w:eastAsia="Times New Roman"/>
                <w:color w:val="FFFFFF"/>
              </w:rPr>
              <w:t>ex</w:t>
            </w:r>
            <w:proofErr w:type="spellEnd"/>
            <w:r>
              <w:rPr>
                <w:rFonts w:eastAsia="Times New Roman"/>
                <w:color w:val="FFFFFF"/>
              </w:rPr>
              <w:t xml:space="preserve">: DVC, </w:t>
            </w:r>
            <w:proofErr w:type="spellStart"/>
            <w:r>
              <w:rPr>
                <w:rFonts w:eastAsia="Times New Roman"/>
                <w:color w:val="FFFFFF"/>
              </w:rPr>
              <w:t>MLflow</w:t>
            </w:r>
            <w:proofErr w:type="spellEnd"/>
            <w:r>
              <w:rPr>
                <w:rFonts w:eastAsia="Times New Roman"/>
                <w:color w:val="FFFFFF"/>
              </w:rPr>
              <w:t>).</w:t>
            </w:r>
          </w:p>
        </w:tc>
      </w:tr>
    </w:tbl>
    <w:p w14:paraId="33E1EA6E" w14:textId="77777777" w:rsidR="00DA337A" w:rsidRDefault="00DA337A" w:rsidP="00DA337A">
      <w:pPr>
        <w:ind w:right="-1"/>
        <w:jc w:val="both"/>
      </w:pPr>
    </w:p>
    <w:p w14:paraId="7CEB5938" w14:textId="77777777" w:rsidR="00DA337A" w:rsidRDefault="00DA337A" w:rsidP="00DA337A">
      <w:pPr>
        <w:spacing w:after="0" w:line="240" w:lineRule="auto"/>
        <w:ind w:right="-1"/>
        <w:rPr>
          <w:rFonts w:ascii="Gill Sans MT" w:eastAsia="MS Gothic" w:hAnsi="Gill Sans MT"/>
          <w:b/>
          <w:bCs/>
          <w:color w:val="009ADD"/>
          <w:sz w:val="32"/>
          <w:szCs w:val="32"/>
        </w:rPr>
      </w:pPr>
      <w:bookmarkStart w:id="7" w:name="_Toc1757232190"/>
      <w:r>
        <w:rPr>
          <w:sz w:val="32"/>
          <w:szCs w:val="32"/>
        </w:rPr>
        <w:br w:type="page"/>
      </w:r>
    </w:p>
    <w:p w14:paraId="6BCAC2AF" w14:textId="77777777" w:rsidR="00DA337A" w:rsidRDefault="00DA337A" w:rsidP="00DA337A">
      <w:pPr>
        <w:pStyle w:val="Style1"/>
        <w:ind w:right="-1"/>
        <w:jc w:val="both"/>
        <w:outlineLvl w:val="1"/>
        <w:rPr>
          <w:sz w:val="32"/>
          <w:szCs w:val="32"/>
        </w:rPr>
      </w:pPr>
      <w:bookmarkStart w:id="8" w:name="_Toc238114298"/>
      <w:r>
        <w:rPr>
          <w:sz w:val="32"/>
          <w:szCs w:val="32"/>
        </w:rPr>
        <w:lastRenderedPageBreak/>
        <w:t>APIs: Comunicação entre Serviços</w:t>
      </w:r>
      <w:bookmarkEnd w:id="7"/>
      <w:bookmarkEnd w:id="8"/>
    </w:p>
    <w:p w14:paraId="5C9BB1D4" w14:textId="77777777" w:rsidR="00DA337A" w:rsidRPr="002929B8" w:rsidRDefault="00DA337A" w:rsidP="00DA337A">
      <w:pPr>
        <w:ind w:right="-1"/>
        <w:rPr>
          <w:color w:val="00BC29"/>
          <w:sz w:val="32"/>
          <w:szCs w:val="32"/>
        </w:rPr>
      </w:pPr>
      <w:proofErr w:type="gramStart"/>
      <w:r>
        <w:rPr>
          <w:color w:val="00BC29"/>
          <w:sz w:val="32"/>
          <w:szCs w:val="32"/>
        </w:rPr>
        <w:t>Formato :</w:t>
      </w:r>
      <w:proofErr w:type="gramEnd"/>
      <w:r>
        <w:rPr>
          <w:color w:val="00BC29"/>
          <w:sz w:val="32"/>
          <w:szCs w:val="32"/>
        </w:rPr>
        <w:t xml:space="preserve"> Atividade de Código</w:t>
      </w:r>
    </w:p>
    <w:p w14:paraId="5C01EE67" w14:textId="77777777" w:rsidR="00DA337A" w:rsidRDefault="00DA337A" w:rsidP="00DA337A">
      <w:pPr>
        <w:autoSpaceDN w:val="0"/>
        <w:spacing w:line="256" w:lineRule="auto"/>
        <w:ind w:right="-1"/>
        <w:jc w:val="both"/>
      </w:pPr>
    </w:p>
    <w:p w14:paraId="5123BDD5" w14:textId="77777777" w:rsidR="00DA337A" w:rsidRPr="00EA69DB" w:rsidRDefault="00DA337A" w:rsidP="00DA337A">
      <w:pPr>
        <w:autoSpaceDN w:val="0"/>
        <w:spacing w:line="256" w:lineRule="auto"/>
        <w:ind w:right="-1"/>
        <w:jc w:val="both"/>
      </w:pPr>
      <w:r>
        <w:t>A inferência com YOLOv8 pode ser executada dentro de um container Docker por linha de comando, com resultados gravados em disco por meio de um volume montado e recuperados via SCP. Esse fluxo atende ao processamento em lote offline, mas limita o consumo do modelo por outros serviços ou aplicações em tempo real.</w:t>
      </w:r>
    </w:p>
    <w:p w14:paraId="63367B1B" w14:textId="77777777" w:rsidR="00DA337A" w:rsidRPr="00EA69DB" w:rsidRDefault="00DA337A" w:rsidP="00DA337A">
      <w:pPr>
        <w:autoSpaceDN w:val="0"/>
        <w:spacing w:line="256" w:lineRule="auto"/>
        <w:ind w:right="-1"/>
        <w:jc w:val="both"/>
      </w:pPr>
      <w:r>
        <w:t xml:space="preserve">A exposição do container como um serviço HTTP com </w:t>
      </w:r>
      <w:proofErr w:type="spellStart"/>
      <w:r>
        <w:t>FastAPI</w:t>
      </w:r>
      <w:proofErr w:type="spellEnd"/>
      <w:r>
        <w:t xml:space="preserve"> amplia esse fluxo, permitindo que a inferência seja acessada por meio de uma API REST. Com essa abordagem, o modelo passa a funcionar como um serviço local, documentado e consultável por outras aplicações.</w:t>
      </w:r>
    </w:p>
    <w:p w14:paraId="3C1D95C6" w14:textId="77777777" w:rsidR="00DA337A" w:rsidRPr="00EA69DB" w:rsidRDefault="00DA337A" w:rsidP="00DA337A">
      <w:pPr>
        <w:autoSpaceDN w:val="0"/>
        <w:spacing w:line="256" w:lineRule="auto"/>
        <w:ind w:right="-1"/>
        <w:jc w:val="both"/>
      </w:pPr>
      <w:r>
        <w:t>Esse modelo de comunicação possibilita:</w:t>
      </w:r>
    </w:p>
    <w:p w14:paraId="56079409" w14:textId="77777777" w:rsidR="00DA337A" w:rsidRPr="00EA69DB" w:rsidRDefault="00DA337A">
      <w:pPr>
        <w:pStyle w:val="PargrafodaLista"/>
        <w:numPr>
          <w:ilvl w:val="0"/>
          <w:numId w:val="11"/>
        </w:numPr>
        <w:autoSpaceDN w:val="0"/>
        <w:spacing w:line="256" w:lineRule="auto"/>
        <w:ind w:left="0" w:right="-1" w:firstLine="0"/>
        <w:jc w:val="both"/>
      </w:pPr>
      <w:r>
        <w:t xml:space="preserve">Uma API REST com </w:t>
      </w:r>
      <w:proofErr w:type="spellStart"/>
      <w:r>
        <w:t>endpoints</w:t>
      </w:r>
      <w:proofErr w:type="spellEnd"/>
      <w:r>
        <w:t xml:space="preserve"> documentados automaticamente pela Swagger UI;</w:t>
      </w:r>
    </w:p>
    <w:p w14:paraId="7BC70591" w14:textId="77777777" w:rsidR="00DA337A" w:rsidRPr="00EA69DB" w:rsidRDefault="00DA337A">
      <w:pPr>
        <w:pStyle w:val="PargrafodaLista"/>
        <w:numPr>
          <w:ilvl w:val="0"/>
          <w:numId w:val="11"/>
        </w:numPr>
        <w:autoSpaceDN w:val="0"/>
        <w:spacing w:line="256" w:lineRule="auto"/>
        <w:ind w:left="0" w:right="-1" w:firstLine="0"/>
        <w:jc w:val="both"/>
      </w:pPr>
      <w:proofErr w:type="spellStart"/>
      <w:r>
        <w:t>Endpoints</w:t>
      </w:r>
      <w:proofErr w:type="spellEnd"/>
      <w:r>
        <w:t xml:space="preserve"> de inferência para imagem única e processamento em lote;</w:t>
      </w:r>
    </w:p>
    <w:p w14:paraId="1D2D85E3" w14:textId="77777777" w:rsidR="00DA337A" w:rsidRPr="00EA69DB" w:rsidRDefault="00DA337A">
      <w:pPr>
        <w:pStyle w:val="PargrafodaLista"/>
        <w:numPr>
          <w:ilvl w:val="0"/>
          <w:numId w:val="11"/>
        </w:numPr>
        <w:autoSpaceDN w:val="0"/>
        <w:spacing w:line="256" w:lineRule="auto"/>
        <w:ind w:left="0" w:right="-1" w:firstLine="0"/>
        <w:jc w:val="both"/>
      </w:pPr>
      <w:r>
        <w:t>Comunicação entre serviços, com um serviço-cliente consultando a API de inferência via HTTP;</w:t>
      </w:r>
    </w:p>
    <w:p w14:paraId="767612D4" w14:textId="77777777" w:rsidR="00DA337A" w:rsidRPr="00EA69DB" w:rsidRDefault="00DA337A">
      <w:pPr>
        <w:pStyle w:val="PargrafodaLista"/>
        <w:numPr>
          <w:ilvl w:val="0"/>
          <w:numId w:val="11"/>
        </w:numPr>
        <w:autoSpaceDN w:val="0"/>
        <w:spacing w:line="256" w:lineRule="auto"/>
        <w:ind w:left="0" w:right="-1" w:firstLine="0"/>
        <w:jc w:val="both"/>
      </w:pPr>
      <w:r>
        <w:t xml:space="preserve">Orquestração do conjunto por Docker </w:t>
      </w:r>
      <w:proofErr w:type="spellStart"/>
      <w:r>
        <w:t>Compose</w:t>
      </w:r>
      <w:proofErr w:type="spellEnd"/>
      <w:r>
        <w:t>, com rede interna isolada.</w:t>
      </w:r>
    </w:p>
    <w:p w14:paraId="2ABD4627" w14:textId="77777777" w:rsidR="00DA337A" w:rsidRPr="0036279A" w:rsidRDefault="00DA337A" w:rsidP="00DA337A">
      <w:pPr>
        <w:autoSpaceDN w:val="0"/>
        <w:spacing w:line="256" w:lineRule="auto"/>
        <w:ind w:right="-1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3B79CAD0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A3918D1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874E208" wp14:editId="37104AF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759228685" name="Forma Livre: Forma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4F644EB2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74E208" id="Forma Livre: Forma 341" o:spid="_x0000_s1033" style="position:absolute;margin-left:125pt;margin-top:5.4pt;width:220.5pt;height:2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1xQgQYAAEI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fj3uF5RL851MfvHxFA0aLOTnX7&#10;t6OuOL7bO+avh6wtHFX+WuF8LHUD+gDp+CYIY/oGb6cth2lLVuWw2jt5h2nU37ztcI+HcEwHMh+q&#10;z02O881hMG8eulqfOyL4FNNwg4M6nq3DoSKdBE7vWfV09Hn3D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CEP1xQ&#10;gQYAAEI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4F644EB2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59C77AE8" w14:textId="77777777" w:rsidTr="004D3CC0"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A6672F1" w14:textId="77777777" w:rsidR="00DA337A" w:rsidRPr="002929B8" w:rsidRDefault="00DA337A" w:rsidP="00DA337A">
            <w:pPr>
              <w:spacing w:line="256" w:lineRule="auto"/>
              <w:ind w:right="-1"/>
              <w:jc w:val="both"/>
            </w:pPr>
            <w:r>
              <w:rPr>
                <w:noProof/>
              </w:rPr>
              <w:drawing>
                <wp:inline distT="0" distB="0" distL="0" distR="0" wp14:anchorId="0717A0BF" wp14:editId="307E84C6">
                  <wp:extent cx="937895" cy="974090"/>
                  <wp:effectExtent l="0" t="0" r="0" b="0"/>
                  <wp:docPr id="70" name="Imagem 87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754582C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</w:pPr>
            <w:r>
              <w:rPr>
                <w:rFonts w:eastAsia="Times New Roman"/>
                <w:color w:val="FFFFFF"/>
              </w:rPr>
              <w:t xml:space="preserve">Por que escolher o </w:t>
            </w:r>
            <w:proofErr w:type="spellStart"/>
            <w:r>
              <w:rPr>
                <w:rFonts w:eastAsia="Times New Roman"/>
                <w:color w:val="FFFFFF"/>
              </w:rPr>
              <w:t>FastAPI</w:t>
            </w:r>
            <w:proofErr w:type="spellEnd"/>
            <w:r>
              <w:rPr>
                <w:rFonts w:eastAsia="Times New Roman"/>
                <w:color w:val="FFFFFF"/>
              </w:rPr>
              <w:t xml:space="preserve"> em vez do </w:t>
            </w:r>
            <w:proofErr w:type="spellStart"/>
            <w:r>
              <w:rPr>
                <w:rFonts w:eastAsia="Times New Roman"/>
                <w:color w:val="FFFFFF"/>
              </w:rPr>
              <w:t>Flask</w:t>
            </w:r>
            <w:proofErr w:type="spellEnd"/>
            <w:r>
              <w:rPr>
                <w:rFonts w:eastAsia="Times New Roman"/>
                <w:color w:val="FFFFFF"/>
              </w:rPr>
              <w:t xml:space="preserve">? Por ser construído sobre o ASGI, o </w:t>
            </w:r>
            <w:proofErr w:type="spellStart"/>
            <w:r>
              <w:rPr>
                <w:rFonts w:eastAsia="Times New Roman"/>
                <w:color w:val="FFFFFF"/>
              </w:rPr>
              <w:t>FastAPI</w:t>
            </w:r>
            <w:proofErr w:type="spellEnd"/>
            <w:r>
              <w:rPr>
                <w:rFonts w:eastAsia="Times New Roman"/>
                <w:color w:val="FFFFFF"/>
              </w:rPr>
              <w:t xml:space="preserve"> oferece suporte nativo a </w:t>
            </w:r>
            <w:proofErr w:type="spellStart"/>
            <w:r>
              <w:rPr>
                <w:rFonts w:eastAsia="Times New Roman"/>
                <w:i/>
                <w:iCs/>
                <w:color w:val="FFFFFF"/>
              </w:rPr>
              <w:t>type</w:t>
            </w:r>
            <w:proofErr w:type="spellEnd"/>
            <w:r>
              <w:rPr>
                <w:rFonts w:eastAsia="Times New Roman"/>
                <w:i/>
                <w:iCs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color w:val="FFFFFF"/>
              </w:rPr>
              <w:t>hints</w:t>
            </w:r>
            <w:proofErr w:type="spellEnd"/>
            <w:r>
              <w:rPr>
                <w:rFonts w:eastAsia="Times New Roman"/>
                <w:color w:val="FFFFFF"/>
              </w:rPr>
              <w:t xml:space="preserve"> do Python 3.10+, gera documentação </w:t>
            </w:r>
            <w:proofErr w:type="spellStart"/>
            <w:r>
              <w:rPr>
                <w:rFonts w:eastAsia="Times New Roman"/>
                <w:color w:val="FFFFFF"/>
              </w:rPr>
              <w:t>OpenAPI</w:t>
            </w:r>
            <w:proofErr w:type="spellEnd"/>
            <w:r>
              <w:rPr>
                <w:rFonts w:eastAsia="Times New Roman"/>
                <w:color w:val="FFFFFF"/>
              </w:rPr>
              <w:t xml:space="preserve"> automaticamente e entrega performance comparável ao Node.js em benchmarks de I/O — um conjunto de fatores decisivo para garantir a manutenção, a escalabilidade e o alto desempenho de APIs de ML em produção.</w:t>
            </w:r>
          </w:p>
        </w:tc>
      </w:tr>
    </w:tbl>
    <w:p w14:paraId="54C2F7D6" w14:textId="77777777" w:rsidR="00DA337A" w:rsidRDefault="00DA337A" w:rsidP="00DA337A">
      <w:pPr>
        <w:ind w:right="-1"/>
        <w:jc w:val="both"/>
      </w:pPr>
    </w:p>
    <w:p w14:paraId="56AAB99D" w14:textId="77777777" w:rsidR="00DA337A" w:rsidRDefault="00DA337A" w:rsidP="00DA337A">
      <w:pPr>
        <w:ind w:right="-1"/>
        <w:jc w:val="both"/>
      </w:pPr>
    </w:p>
    <w:p w14:paraId="6E9F92F3" w14:textId="77777777" w:rsidR="00DA337A" w:rsidRDefault="00DA337A" w:rsidP="00DA337A">
      <w:pPr>
        <w:ind w:right="-1"/>
        <w:jc w:val="both"/>
      </w:pPr>
    </w:p>
    <w:p w14:paraId="76EF3340" w14:textId="77777777" w:rsidR="006D2248" w:rsidRDefault="006D2248" w:rsidP="00DA337A">
      <w:pPr>
        <w:ind w:right="-1"/>
        <w:jc w:val="both"/>
      </w:pPr>
    </w:p>
    <w:p w14:paraId="7AD56916" w14:textId="77777777" w:rsidR="00DA337A" w:rsidRDefault="00DA337A" w:rsidP="00DA337A">
      <w:pPr>
        <w:ind w:right="-1"/>
        <w:jc w:val="both"/>
      </w:pPr>
    </w:p>
    <w:p w14:paraId="682D7816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Fundamentos do </w:t>
      </w:r>
      <w:proofErr w:type="spellStart"/>
      <w:r>
        <w:rPr>
          <w:rFonts w:eastAsia="MS Mincho"/>
          <w:b/>
          <w:bCs/>
          <w:color w:val="1FA2D6"/>
        </w:rPr>
        <w:t>FastAPI</w:t>
      </w:r>
      <w:proofErr w:type="spellEnd"/>
    </w:p>
    <w:p w14:paraId="3364D104" w14:textId="77777777" w:rsidR="00DA337A" w:rsidRDefault="00DA337A" w:rsidP="00DA337A">
      <w:pPr>
        <w:ind w:right="-1"/>
        <w:jc w:val="both"/>
      </w:pPr>
      <w:r>
        <w:t xml:space="preserve">Antes de escrever código, é importante compreender três conceitos que fundamentam uma API de inferência com </w:t>
      </w:r>
      <w:proofErr w:type="spellStart"/>
      <w:r>
        <w:t>FastAPI</w:t>
      </w:r>
      <w:proofErr w:type="spellEnd"/>
      <w:r>
        <w:t>.</w:t>
      </w:r>
    </w:p>
    <w:p w14:paraId="3DB344F2" w14:textId="77777777" w:rsidR="00DA337A" w:rsidRDefault="00DA337A" w:rsidP="00DA337A">
      <w:pPr>
        <w:ind w:right="-1"/>
        <w:jc w:val="both"/>
      </w:pPr>
    </w:p>
    <w:p w14:paraId="2168BE20" w14:textId="77777777" w:rsidR="00DA337A" w:rsidRDefault="00DA337A" w:rsidP="00DA337A">
      <w:pPr>
        <w:ind w:right="-1"/>
        <w:jc w:val="both"/>
        <w:rPr>
          <w:b/>
          <w:bCs/>
          <w:color w:val="auto"/>
        </w:rPr>
      </w:pPr>
      <w:r>
        <w:rPr>
          <w:b/>
          <w:bCs/>
          <w:color w:val="auto"/>
        </w:rPr>
        <w:t>Rotas, Parâmetros e Status Codes</w:t>
      </w:r>
    </w:p>
    <w:p w14:paraId="4A528CAB" w14:textId="77777777" w:rsidR="00DA337A" w:rsidRDefault="00DA337A" w:rsidP="00DA337A">
      <w:pPr>
        <w:ind w:right="-1"/>
        <w:jc w:val="both"/>
      </w:pPr>
      <w:r>
        <w:t xml:space="preserve">No </w:t>
      </w:r>
      <w:proofErr w:type="spellStart"/>
      <w:r>
        <w:t>FastAPI</w:t>
      </w:r>
      <w:proofErr w:type="spellEnd"/>
      <w:r>
        <w:t>, uma rota é declarada com um decorador que combina método HTTP e caminho. O framework injeta dependências, valida parâmetros e serializa respostas automaticamente:</w:t>
      </w:r>
    </w:p>
    <w:p w14:paraId="5BEB5B0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FastAPI</w:t>
      </w:r>
      <w:proofErr w:type="spellEnd"/>
    </w:p>
    <w:p w14:paraId="6F11073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pydantic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BaseModel</w:t>
      </w:r>
      <w:proofErr w:type="spellEnd"/>
    </w:p>
    <w:p w14:paraId="7B4FC996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EF5674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app = </w:t>
      </w:r>
      <w:proofErr w:type="spellStart"/>
      <w:proofErr w:type="gramStart"/>
      <w:r>
        <w:rPr>
          <w:lang w:val="en-US"/>
        </w:rPr>
        <w:t>FastAPI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title="YOLO Inference API", version="1.0")</w:t>
      </w:r>
    </w:p>
    <w:p w14:paraId="67878B92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602412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@app.get("/health</w:t>
      </w:r>
      <w:proofErr w:type="gramStart"/>
      <w:r w:rsidRPr="002716A1">
        <w:rPr>
          <w:lang w:val="en-US"/>
        </w:rPr>
        <w:t xml:space="preserve">")   </w:t>
      </w:r>
      <w:proofErr w:type="gramEnd"/>
      <w:r w:rsidRPr="002716A1">
        <w:rPr>
          <w:lang w:val="en-US"/>
        </w:rPr>
        <w:t xml:space="preserve">       # GET /health </w:t>
      </w:r>
      <w:r w:rsidRPr="002716A1">
        <w:rPr>
          <w:rFonts w:ascii="Arial" w:hAnsi="Arial" w:cs="Arial"/>
          <w:lang w:val="en-US"/>
        </w:rPr>
        <w:t>→</w:t>
      </w:r>
      <w:r w:rsidRPr="002716A1">
        <w:rPr>
          <w:lang w:val="en-US"/>
        </w:rPr>
        <w:t xml:space="preserve"> status 200</w:t>
      </w:r>
    </w:p>
    <w:p w14:paraId="2F8A11D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async def </w:t>
      </w:r>
      <w:proofErr w:type="spellStart"/>
      <w:r>
        <w:rPr>
          <w:lang w:val="en-US"/>
        </w:rPr>
        <w:t>health_</w:t>
      </w:r>
      <w:proofErr w:type="gramStart"/>
      <w:r>
        <w:rPr>
          <w:lang w:val="en-US"/>
        </w:rPr>
        <w:t>check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):</w:t>
      </w:r>
    </w:p>
    <w:p w14:paraId="5EDC3AE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return {"</w:t>
      </w:r>
      <w:proofErr w:type="gramEnd"/>
      <w:r>
        <w:rPr>
          <w:lang w:val="en-US"/>
        </w:rPr>
        <w:t>status": "</w:t>
      </w:r>
      <w:proofErr w:type="gramStart"/>
      <w:r>
        <w:rPr>
          <w:lang w:val="en-US"/>
        </w:rPr>
        <w:t>ok"}</w:t>
      </w:r>
      <w:proofErr w:type="gramEnd"/>
    </w:p>
    <w:p w14:paraId="41CD88AA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0500B13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@</w:t>
      </w:r>
      <w:proofErr w:type="gramStart"/>
      <w:r>
        <w:rPr>
          <w:lang w:val="en-US"/>
        </w:rPr>
        <w:t>app.post(</w:t>
      </w:r>
      <w:proofErr w:type="gramEnd"/>
      <w:r>
        <w:rPr>
          <w:lang w:val="en-US"/>
        </w:rPr>
        <w:t xml:space="preserve">"/predict", </w:t>
      </w:r>
      <w:proofErr w:type="spellStart"/>
      <w:r>
        <w:rPr>
          <w:lang w:val="en-US"/>
        </w:rPr>
        <w:t>status_code</w:t>
      </w:r>
      <w:proofErr w:type="spellEnd"/>
      <w:r>
        <w:rPr>
          <w:lang w:val="en-US"/>
        </w:rPr>
        <w:t>=200)   # POST /predict</w:t>
      </w:r>
    </w:p>
    <w:p w14:paraId="069A203C" w14:textId="77777777" w:rsidR="00DA337A" w:rsidRPr="0051176A" w:rsidRDefault="00DA337A" w:rsidP="00DA337A">
      <w:pPr>
        <w:pStyle w:val="CodeDark"/>
        <w:ind w:right="-1"/>
      </w:pP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predict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PredictRequest</w:t>
      </w:r>
      <w:proofErr w:type="spellEnd"/>
      <w:r>
        <w:t>):</w:t>
      </w:r>
    </w:p>
    <w:p w14:paraId="61D34E33" w14:textId="77777777" w:rsidR="00DA337A" w:rsidRPr="0051176A" w:rsidRDefault="00DA337A" w:rsidP="00DA337A">
      <w:pPr>
        <w:pStyle w:val="CodeDark"/>
        <w:ind w:right="-1"/>
      </w:pPr>
      <w:r>
        <w:t xml:space="preserve">    ...</w:t>
      </w:r>
    </w:p>
    <w:p w14:paraId="026BE168" w14:textId="77777777" w:rsidR="00DA337A" w:rsidRDefault="00DA337A" w:rsidP="00DA337A">
      <w:pPr>
        <w:ind w:right="-1"/>
        <w:jc w:val="both"/>
      </w:pPr>
    </w:p>
    <w:p w14:paraId="7FB31550" w14:textId="77777777" w:rsidR="00DA337A" w:rsidRDefault="00DA337A" w:rsidP="00DA337A">
      <w:pPr>
        <w:ind w:right="-1"/>
        <w:jc w:val="both"/>
        <w:rPr>
          <w:b/>
          <w:bCs/>
          <w:color w:val="auto"/>
        </w:rPr>
      </w:pPr>
      <w:r>
        <w:rPr>
          <w:b/>
          <w:bCs/>
          <w:color w:val="auto"/>
        </w:rPr>
        <w:t xml:space="preserve">Modelos </w:t>
      </w:r>
      <w:proofErr w:type="spellStart"/>
      <w:r>
        <w:rPr>
          <w:b/>
          <w:bCs/>
          <w:color w:val="auto"/>
        </w:rPr>
        <w:t>Pydantic</w:t>
      </w:r>
      <w:proofErr w:type="spellEnd"/>
      <w:r>
        <w:rPr>
          <w:b/>
          <w:bCs/>
          <w:color w:val="auto"/>
        </w:rPr>
        <w:t xml:space="preserve"> — Contrato da API</w:t>
      </w:r>
    </w:p>
    <w:p w14:paraId="1445A9A9" w14:textId="77777777" w:rsidR="00DA337A" w:rsidRDefault="00DA337A" w:rsidP="00DA337A">
      <w:pPr>
        <w:ind w:right="-1"/>
        <w:jc w:val="both"/>
      </w:pPr>
      <w:proofErr w:type="spellStart"/>
      <w:r>
        <w:t>Pydantic</w:t>
      </w:r>
      <w:proofErr w:type="spellEnd"/>
      <w:r>
        <w:t xml:space="preserve"> define o contrato de entrada e saída da API. Qualquer </w:t>
      </w:r>
      <w:proofErr w:type="spellStart"/>
      <w:r>
        <w:t>payload</w:t>
      </w:r>
      <w:proofErr w:type="spellEnd"/>
      <w:r>
        <w:t xml:space="preserve"> que não respeite o </w:t>
      </w:r>
      <w:proofErr w:type="spellStart"/>
      <w:r>
        <w:t>schema</w:t>
      </w:r>
      <w:proofErr w:type="spellEnd"/>
      <w:r>
        <w:t xml:space="preserve"> retorna HTTP 422 automaticamente, sem código de validação manual:</w:t>
      </w:r>
    </w:p>
    <w:p w14:paraId="4F8A6BB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pydantic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BaseModel</w:t>
      </w:r>
      <w:proofErr w:type="spellEnd"/>
      <w:r>
        <w:rPr>
          <w:lang w:val="en-US"/>
        </w:rPr>
        <w:t>, Field</w:t>
      </w:r>
    </w:p>
    <w:p w14:paraId="0C535BF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from typing import Optional, List</w:t>
      </w:r>
    </w:p>
    <w:p w14:paraId="74FB0E2E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E5BEE8C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PredictRequest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07DB6A2C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image_base64: Optional[str] = </w:t>
      </w:r>
      <w:proofErr w:type="gramStart"/>
      <w:r>
        <w:rPr>
          <w:lang w:val="en-US"/>
        </w:rPr>
        <w:t>Field(</w:t>
      </w:r>
      <w:proofErr w:type="gramEnd"/>
      <w:r>
        <w:rPr>
          <w:lang w:val="en-US"/>
        </w:rPr>
        <w:t xml:space="preserve">None, description="Imagem </w:t>
      </w:r>
      <w:proofErr w:type="spellStart"/>
      <w:r>
        <w:rPr>
          <w:lang w:val="en-US"/>
        </w:rPr>
        <w:t>codificada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base64")</w:t>
      </w:r>
    </w:p>
    <w:p w14:paraId="0784D06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image_url</w:t>
      </w:r>
      <w:proofErr w:type="spellEnd"/>
      <w:r>
        <w:rPr>
          <w:lang w:val="en-US"/>
        </w:rPr>
        <w:t xml:space="preserve">:    Optional[str] = </w:t>
      </w:r>
      <w:proofErr w:type="gramStart"/>
      <w:r>
        <w:rPr>
          <w:lang w:val="en-US"/>
        </w:rPr>
        <w:t>Field(</w:t>
      </w:r>
      <w:proofErr w:type="gramEnd"/>
      <w:r>
        <w:rPr>
          <w:lang w:val="en-US"/>
        </w:rPr>
        <w:t xml:space="preserve">None, description="URL </w:t>
      </w:r>
      <w:proofErr w:type="spellStart"/>
      <w:r>
        <w:rPr>
          <w:lang w:val="en-US"/>
        </w:rPr>
        <w:t>pública</w:t>
      </w:r>
      <w:proofErr w:type="spellEnd"/>
      <w:r>
        <w:rPr>
          <w:lang w:val="en-US"/>
        </w:rPr>
        <w:t xml:space="preserve"> da </w:t>
      </w:r>
      <w:proofErr w:type="spellStart"/>
      <w:r>
        <w:rPr>
          <w:lang w:val="en-US"/>
        </w:rPr>
        <w:t>imagem</w:t>
      </w:r>
      <w:proofErr w:type="spellEnd"/>
      <w:r>
        <w:rPr>
          <w:lang w:val="en-US"/>
        </w:rPr>
        <w:t>")</w:t>
      </w:r>
    </w:p>
    <w:p w14:paraId="0D3B148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confidence:   float         = </w:t>
      </w:r>
      <w:proofErr w:type="gramStart"/>
      <w:r>
        <w:rPr>
          <w:lang w:val="en-US"/>
        </w:rPr>
        <w:t>Field(</w:t>
      </w:r>
      <w:proofErr w:type="gramEnd"/>
      <w:r>
        <w:rPr>
          <w:lang w:val="en-US"/>
        </w:rPr>
        <w:t xml:space="preserve">0.25, </w:t>
      </w:r>
      <w:proofErr w:type="spellStart"/>
      <w:r>
        <w:rPr>
          <w:lang w:val="en-US"/>
        </w:rPr>
        <w:t>ge</w:t>
      </w:r>
      <w:proofErr w:type="spellEnd"/>
      <w:r>
        <w:rPr>
          <w:lang w:val="en-US"/>
        </w:rPr>
        <w:t>=0.0, le=1.0)</w:t>
      </w:r>
    </w:p>
    <w:p w14:paraId="2E8E1E4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model_name</w:t>
      </w:r>
      <w:proofErr w:type="spellEnd"/>
      <w:r>
        <w:rPr>
          <w:lang w:val="en-US"/>
        </w:rPr>
        <w:t>:   str           = Field("yolov8n.pt")</w:t>
      </w:r>
    </w:p>
    <w:p w14:paraId="1D2BA6D1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2EAB556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Detection(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7DF9049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label:      str</w:t>
      </w:r>
    </w:p>
    <w:p w14:paraId="55323EC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confidence: float</w:t>
      </w:r>
    </w:p>
    <w:p w14:paraId="039FCA1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bbox</w:t>
      </w:r>
      <w:proofErr w:type="spellEnd"/>
      <w:r>
        <w:rPr>
          <w:lang w:val="en-US"/>
        </w:rPr>
        <w:t>:       List[</w:t>
      </w:r>
      <w:proofErr w:type="gramStart"/>
      <w:r>
        <w:rPr>
          <w:lang w:val="en-US"/>
        </w:rPr>
        <w:t xml:space="preserve">float]   </w:t>
      </w:r>
      <w:proofErr w:type="gramEnd"/>
      <w:r>
        <w:rPr>
          <w:lang w:val="en-US"/>
        </w:rPr>
        <w:t xml:space="preserve"># [x1, y1, x2, y2] </w:t>
      </w:r>
      <w:proofErr w:type="spellStart"/>
      <w:r>
        <w:rPr>
          <w:lang w:val="en-US"/>
        </w:rPr>
        <w:t>normalizado</w:t>
      </w:r>
      <w:proofErr w:type="spellEnd"/>
    </w:p>
    <w:p w14:paraId="24188DC1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D02DDD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PredictResponse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5205217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detections:    </w:t>
      </w:r>
      <w:proofErr w:type="gramStart"/>
      <w:r>
        <w:rPr>
          <w:lang w:val="en-US"/>
        </w:rPr>
        <w:t>List[</w:t>
      </w:r>
      <w:proofErr w:type="gramEnd"/>
      <w:r>
        <w:rPr>
          <w:lang w:val="en-US"/>
        </w:rPr>
        <w:t>Detection]</w:t>
      </w:r>
    </w:p>
    <w:p w14:paraId="29E20AC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inference_ms</w:t>
      </w:r>
      <w:proofErr w:type="spellEnd"/>
      <w:proofErr w:type="gramStart"/>
      <w:r>
        <w:rPr>
          <w:lang w:val="en-US"/>
        </w:rPr>
        <w:t>:  float</w:t>
      </w:r>
      <w:proofErr w:type="gramEnd"/>
    </w:p>
    <w:p w14:paraId="5FC45CB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model_used</w:t>
      </w:r>
      <w:proofErr w:type="spellEnd"/>
      <w:r>
        <w:rPr>
          <w:lang w:val="en-US"/>
        </w:rPr>
        <w:t>:    str</w:t>
      </w:r>
    </w:p>
    <w:p w14:paraId="0B26C6CF" w14:textId="77777777" w:rsidR="00DA337A" w:rsidRPr="00117F55" w:rsidRDefault="00DA337A" w:rsidP="00DA337A">
      <w:pPr>
        <w:ind w:right="-1"/>
        <w:jc w:val="both"/>
        <w:rPr>
          <w:b/>
          <w:bCs/>
          <w:color w:val="auto"/>
          <w:lang w:val="en-US"/>
        </w:rPr>
      </w:pPr>
    </w:p>
    <w:p w14:paraId="69A5A83F" w14:textId="77777777" w:rsidR="00DA337A" w:rsidRDefault="00DA337A" w:rsidP="00DA337A">
      <w:pPr>
        <w:ind w:right="-1"/>
        <w:jc w:val="both"/>
        <w:rPr>
          <w:b/>
          <w:bCs/>
          <w:color w:val="auto"/>
        </w:rPr>
      </w:pPr>
      <w:proofErr w:type="spellStart"/>
      <w:r>
        <w:rPr>
          <w:b/>
          <w:bCs/>
          <w:color w:val="auto"/>
        </w:rPr>
        <w:t>sync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def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vs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async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def</w:t>
      </w:r>
      <w:proofErr w:type="spellEnd"/>
      <w:r>
        <w:rPr>
          <w:b/>
          <w:bCs/>
          <w:color w:val="auto"/>
        </w:rPr>
        <w:t xml:space="preserve"> — Quando Usar Cada Um</w:t>
      </w:r>
    </w:p>
    <w:p w14:paraId="133469CF" w14:textId="77777777" w:rsidR="00DA337A" w:rsidRDefault="00DA337A" w:rsidP="00DA337A">
      <w:pPr>
        <w:ind w:right="-1"/>
        <w:jc w:val="both"/>
      </w:pPr>
      <w:proofErr w:type="spellStart"/>
      <w:r>
        <w:t>FastAPI</w:t>
      </w:r>
      <w:proofErr w:type="spellEnd"/>
      <w:r>
        <w:t xml:space="preserve"> suporta tanto funções síncronas quanto assíncronas. A escolha impacta diretamente a escalabilidade:</w:t>
      </w:r>
    </w:p>
    <w:tbl>
      <w:tblPr>
        <w:tblW w:w="99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3941"/>
        <w:gridCol w:w="4253"/>
      </w:tblGrid>
      <w:tr w:rsidR="00DA337A" w:rsidRPr="002929B8" w14:paraId="7917CC32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CCBD369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Aspecto</w:t>
            </w:r>
          </w:p>
        </w:tc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27A393E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def (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síncrono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5F2A7AF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async def (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assíncrono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)</w:t>
            </w:r>
          </w:p>
        </w:tc>
      </w:tr>
      <w:tr w:rsidR="00DA337A" w:rsidRPr="002929B8" w14:paraId="31C0EF3A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101A276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Thread bloqueada</w:t>
            </w:r>
          </w:p>
        </w:tc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6C24BED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Sim — espera I/O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6E7B2BD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Não — libera o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event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loop</w:t>
            </w:r>
          </w:p>
        </w:tc>
      </w:tr>
      <w:tr w:rsidR="00DA337A" w:rsidRPr="002929B8" w14:paraId="73B2DD3E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1A6539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Ideal para</w:t>
            </w:r>
          </w:p>
        </w:tc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E0D729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CPU-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bound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(inferência)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0AB38E7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I/O-</w:t>
            </w:r>
            <w:proofErr w:type="spellStart"/>
            <w:proofErr w:type="gram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bound</w:t>
            </w:r>
            <w:proofErr w:type="spellEnd"/>
            <w:proofErr w:type="gram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(salvar arquivo, chamar outro serviço)</w:t>
            </w:r>
          </w:p>
        </w:tc>
      </w:tr>
      <w:tr w:rsidR="00DA337A" w:rsidRPr="002929B8" w14:paraId="2AD12298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FDE7FF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Uso na API de inferência</w:t>
            </w:r>
          </w:p>
        </w:tc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5DF3A77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(CPU intensivo)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FD288A6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health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, 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metrics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, cliente HTTP</w:t>
            </w:r>
          </w:p>
        </w:tc>
      </w:tr>
    </w:tbl>
    <w:p w14:paraId="3428F657" w14:textId="77777777" w:rsidR="00DA337A" w:rsidRDefault="00DA337A" w:rsidP="00DA337A">
      <w:pPr>
        <w:ind w:right="-1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0338AF8B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27F2845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0B85B0D" wp14:editId="3B89C143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901464588" name="Forma Livre: Forma 3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6C552B6B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85B0D" id="Forma Livre: Forma 339" o:spid="_x0000_s1034" style="position:absolute;margin-left:125pt;margin-top:5.4pt;width:220.5pt;height:2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lBEgAYAAEI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6C552B6B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61B305C9" w14:textId="77777777" w:rsidTr="004D3CC0"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0B31E1F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2EC80261" wp14:editId="4A101CC7">
                  <wp:extent cx="914400" cy="937895"/>
                  <wp:effectExtent l="0" t="0" r="0" b="0"/>
                  <wp:docPr id="71" name="Imagem 86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2974EB3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</w:pPr>
            <w:r>
              <w:rPr>
                <w:rFonts w:eastAsia="Times New Roman"/>
                <w:color w:val="FFFFFF"/>
              </w:rPr>
              <w:t xml:space="preserve">Inferência com </w:t>
            </w:r>
            <w:proofErr w:type="spellStart"/>
            <w:r>
              <w:rPr>
                <w:rFonts w:eastAsia="Times New Roman"/>
                <w:color w:val="FFFFFF"/>
              </w:rPr>
              <w:t>PyTorch</w:t>
            </w:r>
            <w:proofErr w:type="spellEnd"/>
            <w:r>
              <w:rPr>
                <w:rFonts w:eastAsia="Times New Roman"/>
                <w:color w:val="FFFFFF"/>
              </w:rPr>
              <w:t>/ONNX é CPU-</w:t>
            </w:r>
            <w:proofErr w:type="spellStart"/>
            <w:r>
              <w:rPr>
                <w:rFonts w:eastAsia="Times New Roman"/>
                <w:color w:val="FFFFFF"/>
              </w:rPr>
              <w:t>bound</w:t>
            </w:r>
            <w:proofErr w:type="spellEnd"/>
            <w:r>
              <w:rPr>
                <w:rFonts w:eastAsia="Times New Roman"/>
                <w:color w:val="FFFFFF"/>
              </w:rPr>
              <w:t xml:space="preserve">. Use </w:t>
            </w:r>
            <w:proofErr w:type="spellStart"/>
            <w:r>
              <w:rPr>
                <w:rFonts w:eastAsia="Times New Roman"/>
                <w:color w:val="FFFFFF"/>
              </w:rPr>
              <w:t>def</w:t>
            </w:r>
            <w:proofErr w:type="spellEnd"/>
            <w:r>
              <w:rPr>
                <w:rFonts w:eastAsia="Times New Roman"/>
                <w:color w:val="FFFFFF"/>
              </w:rPr>
              <w:t xml:space="preserve"> (síncrono) para /</w:t>
            </w:r>
            <w:proofErr w:type="spellStart"/>
            <w:r>
              <w:rPr>
                <w:rFonts w:eastAsia="Times New Roman"/>
                <w:color w:val="FFFFFF"/>
              </w:rPr>
              <w:t>predict</w:t>
            </w:r>
            <w:proofErr w:type="spellEnd"/>
            <w:r>
              <w:rPr>
                <w:rFonts w:eastAsia="Times New Roman"/>
                <w:color w:val="FFFFFF"/>
              </w:rPr>
              <w:t xml:space="preserve"> — o </w:t>
            </w:r>
            <w:proofErr w:type="spellStart"/>
            <w:r>
              <w:rPr>
                <w:rFonts w:eastAsia="Times New Roman"/>
                <w:color w:val="FFFFFF"/>
              </w:rPr>
              <w:t>FastAPI</w:t>
            </w:r>
            <w:proofErr w:type="spellEnd"/>
            <w:r>
              <w:rPr>
                <w:rFonts w:eastAsia="Times New Roman"/>
                <w:color w:val="FFFFFF"/>
              </w:rPr>
              <w:t xml:space="preserve"> executa funções síncronas em </w:t>
            </w:r>
            <w:proofErr w:type="gramStart"/>
            <w:r>
              <w:rPr>
                <w:rFonts w:eastAsia="Times New Roman"/>
                <w:color w:val="FFFFFF"/>
              </w:rPr>
              <w:t>uma thread</w:t>
            </w:r>
            <w:proofErr w:type="gramEnd"/>
            <w:r>
              <w:rPr>
                <w:rFonts w:eastAsia="Times New Roman"/>
                <w:color w:val="FFFFFF"/>
              </w:rPr>
              <w:t xml:space="preserve"> pool automaticamente, evitando bloquear o </w:t>
            </w:r>
            <w:proofErr w:type="spellStart"/>
            <w:r>
              <w:rPr>
                <w:rFonts w:eastAsia="Times New Roman"/>
                <w:color w:val="FFFFFF"/>
              </w:rPr>
              <w:t>event</w:t>
            </w:r>
            <w:proofErr w:type="spellEnd"/>
            <w:r>
              <w:rPr>
                <w:rFonts w:eastAsia="Times New Roman"/>
                <w:color w:val="FFFFFF"/>
              </w:rPr>
              <w:t xml:space="preserve"> loop principal.</w:t>
            </w:r>
          </w:p>
        </w:tc>
      </w:tr>
    </w:tbl>
    <w:p w14:paraId="2BF1EB47" w14:textId="77777777" w:rsidR="00DA337A" w:rsidRDefault="00DA337A" w:rsidP="00DA337A">
      <w:pPr>
        <w:ind w:right="-1"/>
        <w:jc w:val="both"/>
      </w:pPr>
    </w:p>
    <w:p w14:paraId="7ADBD4E9" w14:textId="77777777" w:rsidR="00DA337A" w:rsidRDefault="00DA337A" w:rsidP="00DA337A">
      <w:pPr>
        <w:ind w:right="-1"/>
        <w:jc w:val="both"/>
      </w:pPr>
    </w:p>
    <w:p w14:paraId="5E83F1D8" w14:textId="77777777" w:rsidR="00DA337A" w:rsidRDefault="00DA337A" w:rsidP="00DA337A">
      <w:pPr>
        <w:ind w:right="-1"/>
        <w:jc w:val="both"/>
      </w:pPr>
    </w:p>
    <w:p w14:paraId="06E1C769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Arquitetura da Solução</w:t>
      </w:r>
    </w:p>
    <w:p w14:paraId="1EABB5C1" w14:textId="77777777" w:rsidR="00DA337A" w:rsidRDefault="00DA337A" w:rsidP="00DA337A">
      <w:pPr>
        <w:ind w:right="-1"/>
        <w:jc w:val="both"/>
      </w:pPr>
      <w:r>
        <w:t>A arquitetura da solução é composta por dois serviços distintos que se comunicam via rede Docker interna:</w:t>
      </w:r>
    </w:p>
    <w:p w14:paraId="3C685FD7" w14:textId="77777777" w:rsidR="00DA337A" w:rsidRDefault="00DA337A" w:rsidP="00DA337A">
      <w:pPr>
        <w:ind w:right="-1"/>
        <w:jc w:val="both"/>
      </w:pPr>
      <w:r>
        <w:rPr>
          <w:noProof/>
        </w:rPr>
        <w:drawing>
          <wp:inline distT="0" distB="0" distL="0" distR="0" wp14:anchorId="672CDA74" wp14:editId="3EC57E04">
            <wp:extent cx="6188710" cy="4004310"/>
            <wp:effectExtent l="0" t="0" r="0" b="0"/>
            <wp:docPr id="1640681142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193D3" w14:textId="77777777" w:rsidR="00DA337A" w:rsidRDefault="00DA337A" w:rsidP="00DA337A">
      <w:pPr>
        <w:ind w:right="-1"/>
        <w:jc w:val="both"/>
      </w:pPr>
      <w:r>
        <w:t xml:space="preserve">O serviço </w:t>
      </w:r>
      <w:proofErr w:type="spellStart"/>
      <w:r>
        <w:t>yolo</w:t>
      </w:r>
      <w:proofErr w:type="spellEnd"/>
      <w:r>
        <w:t xml:space="preserve">-api expõe os </w:t>
      </w:r>
      <w:proofErr w:type="spellStart"/>
      <w:r>
        <w:t>endpoints</w:t>
      </w:r>
      <w:proofErr w:type="spellEnd"/>
      <w:r>
        <w:t xml:space="preserve"> de inferência. O serviço </w:t>
      </w:r>
      <w:proofErr w:type="spellStart"/>
      <w:r>
        <w:t>yolo-client</w:t>
      </w:r>
      <w:proofErr w:type="spellEnd"/>
      <w:r>
        <w:t xml:space="preserve"> é um script Python que demonstra como qualquer serviço externo (dashboard, pipeline de automação, aplicação web) consumiria a API via HTTP. Na rede Docker interna, os serviços se resolvem pelo nome do container, não por IP.</w:t>
      </w:r>
    </w:p>
    <w:p w14:paraId="0800BB88" w14:textId="77777777" w:rsidR="00DA337A" w:rsidRDefault="00DA337A" w:rsidP="00DA337A">
      <w:pPr>
        <w:ind w:right="-1"/>
        <w:jc w:val="both"/>
        <w:rPr>
          <w:b/>
          <w:bCs/>
          <w:color w:val="auto"/>
        </w:rPr>
      </w:pPr>
    </w:p>
    <w:p w14:paraId="1F26F486" w14:textId="77777777" w:rsidR="00DA337A" w:rsidRDefault="00DA337A" w:rsidP="00DA337A">
      <w:pPr>
        <w:ind w:right="-1"/>
        <w:jc w:val="both"/>
        <w:rPr>
          <w:b/>
          <w:bCs/>
          <w:color w:val="auto"/>
        </w:rPr>
      </w:pPr>
      <w:r>
        <w:rPr>
          <w:b/>
          <w:bCs/>
          <w:color w:val="auto"/>
        </w:rPr>
        <w:t>Estrutura do Projeto</w:t>
      </w:r>
    </w:p>
    <w:p w14:paraId="347F8149" w14:textId="77777777" w:rsidR="00DA337A" w:rsidRDefault="00DA337A" w:rsidP="00DA337A">
      <w:pPr>
        <w:ind w:right="-1"/>
        <w:jc w:val="both"/>
      </w:pPr>
      <w:r>
        <w:t xml:space="preserve">Crie a estrutura de diretórios a partir do diretório raiz da aplicação YOLO </w:t>
      </w:r>
      <w:proofErr w:type="spellStart"/>
      <w:r>
        <w:t>containerizada</w:t>
      </w:r>
      <w:proofErr w:type="spellEnd"/>
      <w:r>
        <w:t>:</w:t>
      </w:r>
    </w:p>
    <w:p w14:paraId="1A8FA7BC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~/yolo-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/{</w:t>
      </w:r>
      <w:proofErr w:type="spellStart"/>
      <w:proofErr w:type="gramStart"/>
      <w:r>
        <w:rPr>
          <w:lang w:val="en-US"/>
        </w:rPr>
        <w:t>app,client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models,output</w:t>
      </w:r>
      <w:proofErr w:type="gramEnd"/>
      <w:r>
        <w:rPr>
          <w:lang w:val="en-US"/>
        </w:rPr>
        <w:t>,images</w:t>
      </w:r>
      <w:proofErr w:type="spellEnd"/>
      <w:r>
        <w:rPr>
          <w:lang w:val="en-US"/>
        </w:rPr>
        <w:t>}</w:t>
      </w:r>
    </w:p>
    <w:p w14:paraId="1422A573" w14:textId="77777777" w:rsidR="00DA337A" w:rsidRPr="002929B8" w:rsidRDefault="00DA337A" w:rsidP="00DA337A">
      <w:pPr>
        <w:pStyle w:val="CodeDark"/>
        <w:ind w:right="-1"/>
      </w:pPr>
      <w:proofErr w:type="spellStart"/>
      <w:r>
        <w:t>cd</w:t>
      </w:r>
      <w:proofErr w:type="spellEnd"/>
      <w:r>
        <w:t xml:space="preserve"> ~/</w:t>
      </w:r>
      <w:proofErr w:type="spellStart"/>
      <w:r>
        <w:t>yolo</w:t>
      </w:r>
      <w:proofErr w:type="spellEnd"/>
      <w:r>
        <w:t>-api</w:t>
      </w:r>
    </w:p>
    <w:p w14:paraId="1031F191" w14:textId="77777777" w:rsidR="00DA337A" w:rsidRDefault="00DA337A" w:rsidP="00DA337A">
      <w:pPr>
        <w:ind w:right="-1"/>
        <w:jc w:val="both"/>
      </w:pPr>
    </w:p>
    <w:p w14:paraId="670CF169" w14:textId="77777777" w:rsidR="00DA337A" w:rsidRDefault="00DA337A" w:rsidP="00DA337A">
      <w:pPr>
        <w:ind w:right="-1"/>
        <w:jc w:val="both"/>
      </w:pPr>
      <w:r>
        <w:tab/>
        <w:t xml:space="preserve">Veja a estrutura criada: </w:t>
      </w:r>
    </w:p>
    <w:p w14:paraId="769629A6" w14:textId="77777777" w:rsidR="00DA337A" w:rsidRPr="0051176A" w:rsidRDefault="00DA337A" w:rsidP="00DA337A">
      <w:pPr>
        <w:pStyle w:val="CodeDark"/>
        <w:ind w:right="-1"/>
      </w:pPr>
      <w:proofErr w:type="spellStart"/>
      <w:r>
        <w:t>tree</w:t>
      </w:r>
      <w:proofErr w:type="spellEnd"/>
      <w:r>
        <w:t xml:space="preserve"> ~/</w:t>
      </w:r>
      <w:proofErr w:type="spellStart"/>
      <w:r>
        <w:t>yolo</w:t>
      </w:r>
      <w:proofErr w:type="spellEnd"/>
      <w:r>
        <w:t>-api</w:t>
      </w:r>
    </w:p>
    <w:p w14:paraId="79C8C3B5" w14:textId="77777777" w:rsidR="00DA337A" w:rsidRDefault="00DA337A" w:rsidP="00DA337A">
      <w:pPr>
        <w:ind w:right="-1"/>
        <w:jc w:val="both"/>
      </w:pPr>
    </w:p>
    <w:p w14:paraId="2608E114" w14:textId="77777777" w:rsidR="00DA337A" w:rsidRDefault="00DA337A" w:rsidP="00DA337A">
      <w:pPr>
        <w:ind w:right="-1"/>
        <w:jc w:val="both"/>
      </w:pPr>
    </w:p>
    <w:p w14:paraId="3DAF8C84" w14:textId="77777777" w:rsidR="00DA337A" w:rsidRPr="002929B8" w:rsidRDefault="00DA337A" w:rsidP="00DA337A">
      <w:pPr>
        <w:pStyle w:val="CodeDark"/>
        <w:ind w:right="-1"/>
      </w:pPr>
      <w:r>
        <w:t># Estrutura esperada do projeto:</w:t>
      </w:r>
    </w:p>
    <w:p w14:paraId="12AE6C0A" w14:textId="77777777" w:rsidR="00DA337A" w:rsidRPr="002929B8" w:rsidRDefault="00DA337A" w:rsidP="00DA337A">
      <w:pPr>
        <w:pStyle w:val="CodeDark"/>
        <w:ind w:right="-1"/>
      </w:pPr>
      <w:r>
        <w:t xml:space="preserve"># </w:t>
      </w:r>
      <w:proofErr w:type="spellStart"/>
      <w:r>
        <w:t>yolo</w:t>
      </w:r>
      <w:proofErr w:type="spellEnd"/>
      <w:r>
        <w:t>-api/</w:t>
      </w:r>
    </w:p>
    <w:p w14:paraId="48736511" w14:textId="77777777" w:rsidR="00DA337A" w:rsidRPr="002929B8" w:rsidRDefault="00DA337A" w:rsidP="00DA337A">
      <w:pPr>
        <w:pStyle w:val="CodeDark"/>
        <w:ind w:right="-1"/>
      </w:pPr>
      <w:r>
        <w:t># ├── app/</w:t>
      </w:r>
    </w:p>
    <w:p w14:paraId="0DF9282D" w14:textId="77777777" w:rsidR="00DA337A" w:rsidRDefault="00DA337A" w:rsidP="00DA337A">
      <w:pPr>
        <w:pStyle w:val="CodeDark"/>
        <w:ind w:right="-1"/>
      </w:pPr>
      <w:r>
        <w:t xml:space="preserve"># ├── </w:t>
      </w:r>
      <w:proofErr w:type="spellStart"/>
      <w:r>
        <w:t>client</w:t>
      </w:r>
      <w:proofErr w:type="spellEnd"/>
      <w:r>
        <w:t>/</w:t>
      </w:r>
    </w:p>
    <w:p w14:paraId="2A870883" w14:textId="77777777" w:rsidR="00DA337A" w:rsidRPr="002929B8" w:rsidRDefault="00DA337A" w:rsidP="00DA337A">
      <w:pPr>
        <w:pStyle w:val="CodeDark"/>
        <w:ind w:right="-1"/>
      </w:pPr>
      <w:r>
        <w:t xml:space="preserve"># ├── </w:t>
      </w:r>
      <w:proofErr w:type="spellStart"/>
      <w:r>
        <w:t>images</w:t>
      </w:r>
      <w:proofErr w:type="spellEnd"/>
      <w:r>
        <w:t>/              ← imagens de teste</w:t>
      </w:r>
    </w:p>
    <w:p w14:paraId="195E4BFB" w14:textId="77777777" w:rsidR="00DA337A" w:rsidRPr="002929B8" w:rsidRDefault="00DA337A" w:rsidP="00DA337A">
      <w:pPr>
        <w:pStyle w:val="CodeDark"/>
        <w:ind w:right="-1"/>
      </w:pPr>
      <w:r>
        <w:t># ├── models/              ← pesos .</w:t>
      </w:r>
      <w:proofErr w:type="spellStart"/>
      <w:r>
        <w:t>pt</w:t>
      </w:r>
      <w:proofErr w:type="spellEnd"/>
      <w:r>
        <w:t xml:space="preserve"> (montado como </w:t>
      </w:r>
      <w:proofErr w:type="spellStart"/>
      <w:r>
        <w:t>read-only</w:t>
      </w:r>
      <w:proofErr w:type="spellEnd"/>
      <w:r>
        <w:t>)</w:t>
      </w:r>
    </w:p>
    <w:p w14:paraId="51958D1C" w14:textId="77777777" w:rsidR="00DA337A" w:rsidRPr="002929B8" w:rsidRDefault="00DA337A" w:rsidP="00DA337A">
      <w:pPr>
        <w:pStyle w:val="CodeDark"/>
        <w:ind w:right="-1"/>
      </w:pPr>
      <w:r>
        <w:t># └─</w:t>
      </w:r>
      <w:proofErr w:type="gramStart"/>
      <w:r>
        <w:t>─  output</w:t>
      </w:r>
      <w:proofErr w:type="gramEnd"/>
      <w:r>
        <w:t>/              ← resultados (</w:t>
      </w:r>
      <w:proofErr w:type="spellStart"/>
      <w:r>
        <w:t>annotated</w:t>
      </w:r>
      <w:proofErr w:type="spellEnd"/>
      <w:r>
        <w:t xml:space="preserve"> </w:t>
      </w:r>
      <w:proofErr w:type="spellStart"/>
      <w:r>
        <w:t>images</w:t>
      </w:r>
      <w:proofErr w:type="spellEnd"/>
      <w:r>
        <w:t>)</w:t>
      </w:r>
    </w:p>
    <w:p w14:paraId="71535C76" w14:textId="77777777" w:rsidR="00DA337A" w:rsidRDefault="00DA337A" w:rsidP="00DA337A">
      <w:pPr>
        <w:ind w:right="-1"/>
        <w:jc w:val="both"/>
      </w:pPr>
    </w:p>
    <w:p w14:paraId="260F0D49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>Implementando a API de Inferência</w:t>
      </w:r>
    </w:p>
    <w:p w14:paraId="2A7D6B15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schemas.py — Contrato de Dados</w:t>
      </w:r>
    </w:p>
    <w:p w14:paraId="2881DBFF" w14:textId="77777777" w:rsidR="00DA337A" w:rsidRDefault="00DA337A" w:rsidP="00DA337A">
      <w:pPr>
        <w:ind w:right="-1"/>
        <w:jc w:val="both"/>
      </w:pPr>
      <w:r>
        <w:t xml:space="preserve">Crie o arquivo </w:t>
      </w:r>
      <w:r>
        <w:rPr>
          <w:b/>
          <w:bCs/>
        </w:rPr>
        <w:t>app/schemas.py</w:t>
      </w:r>
      <w:r>
        <w:t xml:space="preserve"> com os modelos </w:t>
      </w:r>
      <w:proofErr w:type="spellStart"/>
      <w:r>
        <w:t>Pydantic</w:t>
      </w:r>
      <w:proofErr w:type="spellEnd"/>
      <w:r>
        <w:t xml:space="preserve"> completos:</w:t>
      </w:r>
    </w:p>
    <w:p w14:paraId="18E1978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nano app/schemas.py</w:t>
      </w:r>
    </w:p>
    <w:p w14:paraId="217F2AB4" w14:textId="77777777" w:rsidR="00DA337A" w:rsidRDefault="00DA337A" w:rsidP="00DA337A">
      <w:pPr>
        <w:ind w:right="-1"/>
        <w:jc w:val="both"/>
        <w:rPr>
          <w:lang w:val="en-US"/>
        </w:rPr>
      </w:pPr>
    </w:p>
    <w:p w14:paraId="2695FD41" w14:textId="77777777" w:rsidR="00DA337A" w:rsidRDefault="00DA337A" w:rsidP="00DA337A">
      <w:pPr>
        <w:ind w:right="-1"/>
        <w:jc w:val="both"/>
        <w:rPr>
          <w:lang w:val="en-US"/>
        </w:rPr>
      </w:pPr>
      <w:proofErr w:type="spellStart"/>
      <w:r>
        <w:rPr>
          <w:lang w:val="en-US"/>
        </w:rPr>
        <w:t>Conteúdo</w:t>
      </w:r>
      <w:proofErr w:type="spellEnd"/>
      <w:r>
        <w:rPr>
          <w:lang w:val="en-US"/>
        </w:rPr>
        <w:t xml:space="preserve"> de </w:t>
      </w:r>
      <w:r>
        <w:rPr>
          <w:b/>
          <w:bCs/>
          <w:lang w:val="en-US"/>
        </w:rPr>
        <w:t>app/schemas.py</w:t>
      </w:r>
      <w:r>
        <w:rPr>
          <w:lang w:val="en-US"/>
        </w:rPr>
        <w:t>:</w:t>
      </w:r>
    </w:p>
    <w:p w14:paraId="6321737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pydantic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BaseModel</w:t>
      </w:r>
      <w:proofErr w:type="spellEnd"/>
      <w:r>
        <w:rPr>
          <w:lang w:val="en-US"/>
        </w:rPr>
        <w:t>, Field</w:t>
      </w:r>
    </w:p>
    <w:p w14:paraId="15586A3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from typing import List, Optional</w:t>
      </w:r>
    </w:p>
    <w:p w14:paraId="7BEE7CDD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07392ACA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72B4EA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PredictRequest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1374B97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image_base64: Optional[str] = </w:t>
      </w:r>
      <w:proofErr w:type="gramStart"/>
      <w:r>
        <w:rPr>
          <w:lang w:val="en-US"/>
        </w:rPr>
        <w:t>Field(</w:t>
      </w:r>
      <w:proofErr w:type="gramEnd"/>
    </w:p>
    <w:p w14:paraId="7FFB62BD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    </w:t>
      </w:r>
      <w:proofErr w:type="spellStart"/>
      <w:r>
        <w:t>None</w:t>
      </w:r>
      <w:proofErr w:type="spellEnd"/>
      <w:r>
        <w:t>,</w:t>
      </w:r>
    </w:p>
    <w:p w14:paraId="6A07F76D" w14:textId="77777777" w:rsidR="00DA337A" w:rsidRDefault="00DA337A" w:rsidP="00DA337A">
      <w:pPr>
        <w:pStyle w:val="CodeDark"/>
        <w:ind w:right="-1"/>
      </w:pPr>
      <w:r>
        <w:t xml:space="preserve">        </w:t>
      </w:r>
      <w:proofErr w:type="spellStart"/>
      <w:r>
        <w:t>description</w:t>
      </w:r>
      <w:proofErr w:type="spellEnd"/>
      <w:r>
        <w:t>="Imagem PNG/JPG codificada em base64"</w:t>
      </w:r>
    </w:p>
    <w:p w14:paraId="4EABF9B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)</w:t>
      </w:r>
    </w:p>
    <w:p w14:paraId="369801F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image_url</w:t>
      </w:r>
      <w:proofErr w:type="spellEnd"/>
      <w:r>
        <w:rPr>
          <w:lang w:val="en-US"/>
        </w:rPr>
        <w:t xml:space="preserve">: Optional[str] = </w:t>
      </w:r>
      <w:proofErr w:type="gramStart"/>
      <w:r>
        <w:rPr>
          <w:lang w:val="en-US"/>
        </w:rPr>
        <w:t>Field(</w:t>
      </w:r>
      <w:proofErr w:type="gramEnd"/>
    </w:p>
    <w:p w14:paraId="0090B083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    </w:t>
      </w:r>
      <w:proofErr w:type="spellStart"/>
      <w:r>
        <w:t>None</w:t>
      </w:r>
      <w:proofErr w:type="spellEnd"/>
      <w:r>
        <w:t>,</w:t>
      </w:r>
    </w:p>
    <w:p w14:paraId="49D03927" w14:textId="77777777" w:rsidR="00DA337A" w:rsidRDefault="00DA337A" w:rsidP="00DA337A">
      <w:pPr>
        <w:pStyle w:val="CodeDark"/>
        <w:ind w:right="-1"/>
      </w:pPr>
      <w:r>
        <w:t xml:space="preserve">        </w:t>
      </w:r>
      <w:proofErr w:type="spellStart"/>
      <w:r>
        <w:t>description</w:t>
      </w:r>
      <w:proofErr w:type="spellEnd"/>
      <w:r>
        <w:t>="URL pública acessível a partir do container"</w:t>
      </w:r>
    </w:p>
    <w:p w14:paraId="542D636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)</w:t>
      </w:r>
    </w:p>
    <w:p w14:paraId="6C4B9B1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confidence: float = </w:t>
      </w:r>
      <w:proofErr w:type="gramStart"/>
      <w:r>
        <w:rPr>
          <w:lang w:val="en-US"/>
        </w:rPr>
        <w:t>Field(</w:t>
      </w:r>
      <w:proofErr w:type="gramEnd"/>
      <w:r>
        <w:rPr>
          <w:lang w:val="en-US"/>
        </w:rPr>
        <w:t xml:space="preserve">0.25, </w:t>
      </w:r>
      <w:proofErr w:type="spellStart"/>
      <w:r>
        <w:rPr>
          <w:lang w:val="en-US"/>
        </w:rPr>
        <w:t>ge</w:t>
      </w:r>
      <w:proofErr w:type="spellEnd"/>
      <w:r>
        <w:rPr>
          <w:lang w:val="en-US"/>
        </w:rPr>
        <w:t>=0.0, le=1.0,</w:t>
      </w:r>
    </w:p>
    <w:p w14:paraId="2B88D8E8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    </w:t>
      </w:r>
      <w:proofErr w:type="spellStart"/>
      <w:r>
        <w:t>description</w:t>
      </w:r>
      <w:proofErr w:type="spellEnd"/>
      <w:r>
        <w:t>="Limiar mínimo de confiança (0–1)")</w:t>
      </w:r>
    </w:p>
    <w:p w14:paraId="3BF60E5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proofErr w:type="spellStart"/>
      <w:r>
        <w:rPr>
          <w:lang w:val="en-US"/>
        </w:rPr>
        <w:t>model_name</w:t>
      </w:r>
      <w:proofErr w:type="spellEnd"/>
      <w:r>
        <w:rPr>
          <w:lang w:val="en-US"/>
        </w:rPr>
        <w:t xml:space="preserve">: str = </w:t>
      </w:r>
      <w:proofErr w:type="gramStart"/>
      <w:r>
        <w:rPr>
          <w:lang w:val="en-US"/>
        </w:rPr>
        <w:t>Field(</w:t>
      </w:r>
      <w:proofErr w:type="gramEnd"/>
      <w:r>
        <w:rPr>
          <w:lang w:val="en-US"/>
        </w:rPr>
        <w:t>"yolov8n.pt",</w:t>
      </w:r>
    </w:p>
    <w:p w14:paraId="69908262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lastRenderedPageBreak/>
        <w:t xml:space="preserve">        </w:t>
      </w:r>
      <w:proofErr w:type="spellStart"/>
      <w:r>
        <w:t>description</w:t>
      </w:r>
      <w:proofErr w:type="spellEnd"/>
      <w:r>
        <w:t>="Nome do arquivo de pesos dentro de /app/models/")</w:t>
      </w:r>
    </w:p>
    <w:p w14:paraId="67E6C995" w14:textId="77777777" w:rsidR="00DA337A" w:rsidRDefault="00DA337A" w:rsidP="00DA337A">
      <w:pPr>
        <w:pStyle w:val="CodeDark"/>
        <w:ind w:right="-1"/>
      </w:pPr>
    </w:p>
    <w:p w14:paraId="1BD04D1F" w14:textId="77777777" w:rsidR="00DA337A" w:rsidRDefault="00DA337A" w:rsidP="00DA337A">
      <w:pPr>
        <w:pStyle w:val="CodeDark"/>
        <w:ind w:right="-1"/>
      </w:pPr>
    </w:p>
    <w:p w14:paraId="212B58A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Detection(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16F4057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label: str</w:t>
      </w:r>
    </w:p>
    <w:p w14:paraId="2A81513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confidence: float</w:t>
      </w:r>
    </w:p>
    <w:p w14:paraId="3E154EF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bbox</w:t>
      </w:r>
      <w:proofErr w:type="spellEnd"/>
      <w:r>
        <w:rPr>
          <w:lang w:val="en-US"/>
        </w:rPr>
        <w:t>: List[</w:t>
      </w:r>
      <w:proofErr w:type="gramStart"/>
      <w:r>
        <w:rPr>
          <w:lang w:val="en-US"/>
        </w:rPr>
        <w:t xml:space="preserve">float]   </w:t>
      </w:r>
      <w:proofErr w:type="gramEnd"/>
      <w:r>
        <w:rPr>
          <w:lang w:val="en-US"/>
        </w:rPr>
        <w:t xml:space="preserve"># [x1, y1, x2, y2]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pixels</w:t>
      </w:r>
    </w:p>
    <w:p w14:paraId="52827AF2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72B3785E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6A1DA1E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PredictResponse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0DD959E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detections: </w:t>
      </w:r>
      <w:proofErr w:type="gramStart"/>
      <w:r>
        <w:rPr>
          <w:lang w:val="en-US"/>
        </w:rPr>
        <w:t>List[</w:t>
      </w:r>
      <w:proofErr w:type="gramEnd"/>
      <w:r>
        <w:rPr>
          <w:lang w:val="en-US"/>
        </w:rPr>
        <w:t>Detection]</w:t>
      </w:r>
    </w:p>
    <w:p w14:paraId="665B198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inference_ms</w:t>
      </w:r>
      <w:proofErr w:type="spellEnd"/>
      <w:r>
        <w:rPr>
          <w:lang w:val="en-US"/>
        </w:rPr>
        <w:t>: float</w:t>
      </w:r>
    </w:p>
    <w:p w14:paraId="4FF05B9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model_used</w:t>
      </w:r>
      <w:proofErr w:type="spellEnd"/>
      <w:r>
        <w:rPr>
          <w:lang w:val="en-US"/>
        </w:rPr>
        <w:t>: str</w:t>
      </w:r>
    </w:p>
    <w:p w14:paraId="52F6851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image_width</w:t>
      </w:r>
      <w:proofErr w:type="spellEnd"/>
      <w:r>
        <w:rPr>
          <w:lang w:val="en-US"/>
        </w:rPr>
        <w:t>: int</w:t>
      </w:r>
    </w:p>
    <w:p w14:paraId="565DEB3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image_height</w:t>
      </w:r>
      <w:proofErr w:type="spellEnd"/>
      <w:r>
        <w:rPr>
          <w:lang w:val="en-US"/>
        </w:rPr>
        <w:t>: int</w:t>
      </w:r>
    </w:p>
    <w:p w14:paraId="6C15D84C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1D17DFB6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7EE059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BatchPredictRequest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4159155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images_base64: List[str]</w:t>
      </w:r>
    </w:p>
    <w:p w14:paraId="1195BB1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confidence: float = 0.25</w:t>
      </w:r>
    </w:p>
    <w:p w14:paraId="383782E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model_name</w:t>
      </w:r>
      <w:proofErr w:type="spellEnd"/>
      <w:r>
        <w:rPr>
          <w:lang w:val="en-US"/>
        </w:rPr>
        <w:t>: str = "yolov8n.pt"</w:t>
      </w:r>
    </w:p>
    <w:p w14:paraId="44A5A312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216DCA80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0BFE45A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BatchPredictResponse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34C1DCA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results: </w:t>
      </w:r>
      <w:proofErr w:type="gramStart"/>
      <w:r>
        <w:rPr>
          <w:lang w:val="en-US"/>
        </w:rPr>
        <w:t>List[</w:t>
      </w:r>
      <w:proofErr w:type="spellStart"/>
      <w:proofErr w:type="gramEnd"/>
      <w:r>
        <w:rPr>
          <w:lang w:val="en-US"/>
        </w:rPr>
        <w:t>PredictResponse</w:t>
      </w:r>
      <w:proofErr w:type="spellEnd"/>
      <w:r>
        <w:rPr>
          <w:lang w:val="en-US"/>
        </w:rPr>
        <w:t>]</w:t>
      </w:r>
    </w:p>
    <w:p w14:paraId="0C3A97C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total_inference_ms</w:t>
      </w:r>
      <w:proofErr w:type="spellEnd"/>
      <w:r>
        <w:rPr>
          <w:lang w:val="en-US"/>
        </w:rPr>
        <w:t>: float</w:t>
      </w:r>
    </w:p>
    <w:p w14:paraId="3EDCC3F2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655E5EB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18623B6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HealthResponse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0B8D4F1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status: str</w:t>
      </w:r>
    </w:p>
    <w:p w14:paraId="471EC33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model_loaded</w:t>
      </w:r>
      <w:proofErr w:type="spellEnd"/>
      <w:r>
        <w:rPr>
          <w:lang w:val="en-US"/>
        </w:rPr>
        <w:t>: bool</w:t>
      </w:r>
    </w:p>
    <w:p w14:paraId="0234343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model_name</w:t>
      </w:r>
      <w:proofErr w:type="spellEnd"/>
      <w:r>
        <w:rPr>
          <w:lang w:val="en-US"/>
        </w:rPr>
        <w:t>: str</w:t>
      </w:r>
    </w:p>
    <w:p w14:paraId="27C38835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134D2084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10E5287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class </w:t>
      </w:r>
      <w:proofErr w:type="spellStart"/>
      <w:proofErr w:type="gramStart"/>
      <w:r>
        <w:rPr>
          <w:lang w:val="en-US"/>
        </w:rPr>
        <w:t>MetricsResponse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BaseModel</w:t>
      </w:r>
      <w:proofErr w:type="spellEnd"/>
      <w:r>
        <w:rPr>
          <w:lang w:val="en-US"/>
        </w:rPr>
        <w:t>):</w:t>
      </w:r>
    </w:p>
    <w:p w14:paraId="424E462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total_requests</w:t>
      </w:r>
      <w:proofErr w:type="spellEnd"/>
      <w:r>
        <w:rPr>
          <w:lang w:val="en-US"/>
        </w:rPr>
        <w:t>: int</w:t>
      </w:r>
    </w:p>
    <w:p w14:paraId="4FE5453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successful_requests</w:t>
      </w:r>
      <w:proofErr w:type="spellEnd"/>
      <w:r>
        <w:rPr>
          <w:lang w:val="en-US"/>
        </w:rPr>
        <w:t>: int</w:t>
      </w:r>
    </w:p>
    <w:p w14:paraId="299D380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avg_inference_ms</w:t>
      </w:r>
      <w:proofErr w:type="spellEnd"/>
      <w:r>
        <w:rPr>
          <w:lang w:val="en-US"/>
        </w:rPr>
        <w:t>: float</w:t>
      </w:r>
    </w:p>
    <w:p w14:paraId="0F7B57B6" w14:textId="77777777" w:rsidR="00DA337A" w:rsidRPr="002716A1" w:rsidRDefault="00DA337A" w:rsidP="00DA337A">
      <w:pPr>
        <w:ind w:right="-1"/>
        <w:jc w:val="both"/>
      </w:pPr>
      <w:r w:rsidRPr="002716A1">
        <w:t xml:space="preserve">Salve </w:t>
      </w:r>
      <w:proofErr w:type="spellStart"/>
      <w:r w:rsidRPr="002716A1">
        <w:t>Ctrl-O</w:t>
      </w:r>
      <w:proofErr w:type="spellEnd"/>
      <w:r w:rsidRPr="002716A1">
        <w:t xml:space="preserve"> + </w:t>
      </w:r>
      <w:proofErr w:type="spellStart"/>
      <w:r w:rsidRPr="002716A1">
        <w:t>Enter</w:t>
      </w:r>
      <w:proofErr w:type="spellEnd"/>
      <w:r w:rsidRPr="002716A1">
        <w:t xml:space="preserve">, </w:t>
      </w:r>
      <w:proofErr w:type="spellStart"/>
      <w:r w:rsidRPr="002716A1">
        <w:t>depos</w:t>
      </w:r>
      <w:proofErr w:type="spellEnd"/>
      <w:r w:rsidRPr="002716A1">
        <w:t xml:space="preserve"> Ctrl-X para sair.</w:t>
      </w:r>
    </w:p>
    <w:p w14:paraId="09E09B91" w14:textId="77777777" w:rsidR="00DA337A" w:rsidRPr="002716A1" w:rsidRDefault="00DA337A" w:rsidP="00DA337A">
      <w:pPr>
        <w:ind w:right="-1"/>
        <w:jc w:val="both"/>
      </w:pPr>
    </w:p>
    <w:p w14:paraId="08BCB0DE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model.py — Cache de Modelos</w:t>
      </w:r>
    </w:p>
    <w:p w14:paraId="49D9E80D" w14:textId="77777777" w:rsidR="00DA337A" w:rsidRDefault="00DA337A" w:rsidP="00DA337A">
      <w:pPr>
        <w:ind w:right="-1"/>
        <w:jc w:val="both"/>
      </w:pPr>
      <w:r>
        <w:t xml:space="preserve">Carregar o modelo a cada requisição seria inviável (~2s por </w:t>
      </w:r>
      <w:proofErr w:type="spellStart"/>
      <w:r>
        <w:t>load</w:t>
      </w:r>
      <w:proofErr w:type="spellEnd"/>
      <w:r>
        <w:t>). O módulo model.py mantém os modelos em memória usando um dicionário de cache:</w:t>
      </w:r>
    </w:p>
    <w:p w14:paraId="47A8056D" w14:textId="77777777" w:rsidR="00DA337A" w:rsidRDefault="00DA337A" w:rsidP="00DA337A">
      <w:pPr>
        <w:pStyle w:val="CodeDark"/>
        <w:ind w:right="-1"/>
      </w:pPr>
      <w:r>
        <w:t>nano app/model.py</w:t>
      </w:r>
    </w:p>
    <w:p w14:paraId="13E5041C" w14:textId="77777777" w:rsidR="00DA337A" w:rsidRDefault="00DA337A" w:rsidP="00DA337A">
      <w:pPr>
        <w:ind w:right="-1"/>
        <w:jc w:val="both"/>
      </w:pPr>
      <w:r>
        <w:t>Conteúdo de app/model.py:</w:t>
      </w:r>
    </w:p>
    <w:p w14:paraId="53DB7406" w14:textId="77777777" w:rsidR="00DA337A" w:rsidRDefault="00DA337A" w:rsidP="00DA337A">
      <w:pPr>
        <w:pStyle w:val="CodeDark"/>
        <w:ind w:right="-1"/>
      </w:pPr>
    </w:p>
    <w:p w14:paraId="24FED97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gramStart"/>
      <w:r w:rsidRPr="002716A1">
        <w:rPr>
          <w:lang w:val="en-US"/>
        </w:rPr>
        <w:t xml:space="preserve">import </w:t>
      </w:r>
      <w:proofErr w:type="spellStart"/>
      <w:r w:rsidRPr="002716A1">
        <w:rPr>
          <w:lang w:val="en-US"/>
        </w:rPr>
        <w:t>os</w:t>
      </w:r>
      <w:proofErr w:type="spellEnd"/>
      <w:proofErr w:type="gramEnd"/>
    </w:p>
    <w:p w14:paraId="5FE917B9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from </w:t>
      </w:r>
      <w:proofErr w:type="spellStart"/>
      <w:r w:rsidRPr="002716A1">
        <w:rPr>
          <w:lang w:val="en-US"/>
        </w:rPr>
        <w:t>pathlib</w:t>
      </w:r>
      <w:proofErr w:type="spellEnd"/>
      <w:r w:rsidRPr="002716A1">
        <w:rPr>
          <w:lang w:val="en-US"/>
        </w:rPr>
        <w:t xml:space="preserve"> import Path</w:t>
      </w:r>
    </w:p>
    <w:p w14:paraId="0C3FF33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import torch</w:t>
      </w:r>
    </w:p>
    <w:p w14:paraId="0C626B1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from </w:t>
      </w:r>
      <w:proofErr w:type="spellStart"/>
      <w:r w:rsidRPr="002716A1">
        <w:rPr>
          <w:lang w:val="en-US"/>
        </w:rPr>
        <w:t>ultralytics</w:t>
      </w:r>
      <w:proofErr w:type="spellEnd"/>
      <w:r w:rsidRPr="002716A1">
        <w:rPr>
          <w:lang w:val="en-US"/>
        </w:rPr>
        <w:t xml:space="preserve"> import YOLO</w:t>
      </w:r>
    </w:p>
    <w:p w14:paraId="36B3DAC1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2CDBDFD4" w14:textId="77777777" w:rsidR="00DA337A" w:rsidRDefault="00DA337A" w:rsidP="00DA337A">
      <w:pPr>
        <w:pStyle w:val="CodeDark"/>
        <w:ind w:right="-1"/>
      </w:pPr>
      <w:r>
        <w:t xml:space="preserve"># Ajuste para </w:t>
      </w:r>
      <w:proofErr w:type="spellStart"/>
      <w:r>
        <w:t>PyTorch</w:t>
      </w:r>
      <w:proofErr w:type="spellEnd"/>
      <w:r>
        <w:t xml:space="preserve"> 2.6+: desativa </w:t>
      </w:r>
      <w:proofErr w:type="spellStart"/>
      <w:r>
        <w:t>weights_only</w:t>
      </w:r>
      <w:proofErr w:type="spellEnd"/>
      <w:r>
        <w:t xml:space="preserve"> temporariamente no carregamento de pesos do YOLO</w:t>
      </w:r>
    </w:p>
    <w:p w14:paraId="0A2686F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_</w:t>
      </w:r>
      <w:proofErr w:type="spellStart"/>
      <w:r w:rsidRPr="002716A1">
        <w:rPr>
          <w:lang w:val="en-US"/>
        </w:rPr>
        <w:t>orig_torch_load</w:t>
      </w:r>
      <w:proofErr w:type="spellEnd"/>
      <w:r w:rsidRPr="002716A1">
        <w:rPr>
          <w:lang w:val="en-US"/>
        </w:rPr>
        <w:t xml:space="preserve"> = </w:t>
      </w:r>
      <w:proofErr w:type="spellStart"/>
      <w:proofErr w:type="gramStart"/>
      <w:r w:rsidRPr="002716A1">
        <w:rPr>
          <w:lang w:val="en-US"/>
        </w:rPr>
        <w:t>torch.load</w:t>
      </w:r>
      <w:proofErr w:type="spellEnd"/>
      <w:proofErr w:type="gramEnd"/>
    </w:p>
    <w:p w14:paraId="03142EAA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384ED21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def _</w:t>
      </w:r>
      <w:proofErr w:type="spellStart"/>
      <w:r w:rsidRPr="002716A1">
        <w:rPr>
          <w:lang w:val="en-US"/>
        </w:rPr>
        <w:t>patched_torch_</w:t>
      </w:r>
      <w:proofErr w:type="gramStart"/>
      <w:r w:rsidRPr="002716A1">
        <w:rPr>
          <w:lang w:val="en-US"/>
        </w:rPr>
        <w:t>load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*</w:t>
      </w:r>
      <w:proofErr w:type="spellStart"/>
      <w:r w:rsidRPr="002716A1">
        <w:rPr>
          <w:lang w:val="en-US"/>
        </w:rPr>
        <w:t>args</w:t>
      </w:r>
      <w:proofErr w:type="spellEnd"/>
      <w:r w:rsidRPr="002716A1">
        <w:rPr>
          <w:lang w:val="en-US"/>
        </w:rPr>
        <w:t>, **</w:t>
      </w:r>
      <w:proofErr w:type="spellStart"/>
      <w:r w:rsidRPr="002716A1">
        <w:rPr>
          <w:lang w:val="en-US"/>
        </w:rPr>
        <w:t>kwargs</w:t>
      </w:r>
      <w:proofErr w:type="spellEnd"/>
      <w:r w:rsidRPr="002716A1">
        <w:rPr>
          <w:lang w:val="en-US"/>
        </w:rPr>
        <w:t>):</w:t>
      </w:r>
    </w:p>
    <w:p w14:paraId="42DE041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if "</w:t>
      </w:r>
      <w:proofErr w:type="spellStart"/>
      <w:r w:rsidRPr="002716A1">
        <w:rPr>
          <w:lang w:val="en-US"/>
        </w:rPr>
        <w:t>weights_only</w:t>
      </w:r>
      <w:proofErr w:type="spellEnd"/>
      <w:r w:rsidRPr="002716A1">
        <w:rPr>
          <w:lang w:val="en-US"/>
        </w:rPr>
        <w:t xml:space="preserve">" not in </w:t>
      </w:r>
      <w:proofErr w:type="spellStart"/>
      <w:r w:rsidRPr="002716A1">
        <w:rPr>
          <w:lang w:val="en-US"/>
        </w:rPr>
        <w:t>kwargs</w:t>
      </w:r>
      <w:proofErr w:type="spellEnd"/>
      <w:r w:rsidRPr="002716A1">
        <w:rPr>
          <w:lang w:val="en-US"/>
        </w:rPr>
        <w:t>:</w:t>
      </w:r>
    </w:p>
    <w:p w14:paraId="5A4FA10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kwargs</w:t>
      </w:r>
      <w:proofErr w:type="spellEnd"/>
      <w:r w:rsidRPr="002716A1">
        <w:rPr>
          <w:lang w:val="en-US"/>
        </w:rPr>
        <w:t>["</w:t>
      </w:r>
      <w:proofErr w:type="spellStart"/>
      <w:r w:rsidRPr="002716A1">
        <w:rPr>
          <w:lang w:val="en-US"/>
        </w:rPr>
        <w:t>weights_only</w:t>
      </w:r>
      <w:proofErr w:type="spellEnd"/>
      <w:r w:rsidRPr="002716A1">
        <w:rPr>
          <w:lang w:val="en-US"/>
        </w:rPr>
        <w:t>"] = False</w:t>
      </w:r>
    </w:p>
    <w:p w14:paraId="3BE145A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return _</w:t>
      </w:r>
      <w:proofErr w:type="spellStart"/>
      <w:r w:rsidRPr="002716A1">
        <w:rPr>
          <w:lang w:val="en-US"/>
        </w:rPr>
        <w:t>orig_torch_</w:t>
      </w:r>
      <w:proofErr w:type="gramStart"/>
      <w:r w:rsidRPr="002716A1">
        <w:rPr>
          <w:lang w:val="en-US"/>
        </w:rPr>
        <w:t>load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*</w:t>
      </w:r>
      <w:proofErr w:type="spellStart"/>
      <w:r w:rsidRPr="002716A1">
        <w:rPr>
          <w:lang w:val="en-US"/>
        </w:rPr>
        <w:t>args</w:t>
      </w:r>
      <w:proofErr w:type="spellEnd"/>
      <w:r w:rsidRPr="002716A1">
        <w:rPr>
          <w:lang w:val="en-US"/>
        </w:rPr>
        <w:t>, **</w:t>
      </w:r>
      <w:proofErr w:type="spellStart"/>
      <w:r w:rsidRPr="002716A1">
        <w:rPr>
          <w:lang w:val="en-US"/>
        </w:rPr>
        <w:t>kwargs</w:t>
      </w:r>
      <w:proofErr w:type="spellEnd"/>
      <w:r w:rsidRPr="002716A1">
        <w:rPr>
          <w:lang w:val="en-US"/>
        </w:rPr>
        <w:t>)</w:t>
      </w:r>
    </w:p>
    <w:p w14:paraId="4C394B9E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4D16B83A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spellStart"/>
      <w:proofErr w:type="gramStart"/>
      <w:r w:rsidRPr="002716A1">
        <w:rPr>
          <w:lang w:val="en-US"/>
        </w:rPr>
        <w:t>torch.load</w:t>
      </w:r>
      <w:proofErr w:type="spellEnd"/>
      <w:proofErr w:type="gramEnd"/>
      <w:r w:rsidRPr="002716A1">
        <w:rPr>
          <w:lang w:val="en-US"/>
        </w:rPr>
        <w:t xml:space="preserve"> = _</w:t>
      </w:r>
      <w:proofErr w:type="spellStart"/>
      <w:r w:rsidRPr="002716A1">
        <w:rPr>
          <w:lang w:val="en-US"/>
        </w:rPr>
        <w:t>patched_torch_load</w:t>
      </w:r>
      <w:proofErr w:type="spellEnd"/>
    </w:p>
    <w:p w14:paraId="7BA65C03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3824E23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MODELS_DIR = Path("/app/models")</w:t>
      </w:r>
    </w:p>
    <w:p w14:paraId="7A072D0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_cache: </w:t>
      </w:r>
      <w:proofErr w:type="spellStart"/>
      <w:r w:rsidRPr="002716A1">
        <w:rPr>
          <w:lang w:val="en-US"/>
        </w:rPr>
        <w:t>dict</w:t>
      </w:r>
      <w:proofErr w:type="spellEnd"/>
      <w:r w:rsidRPr="002716A1">
        <w:rPr>
          <w:lang w:val="en-US"/>
        </w:rPr>
        <w:t xml:space="preserve"> = {}</w:t>
      </w:r>
    </w:p>
    <w:p w14:paraId="00571F3E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29563BE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def </w:t>
      </w:r>
      <w:proofErr w:type="spellStart"/>
      <w:r w:rsidRPr="002716A1">
        <w:rPr>
          <w:lang w:val="en-US"/>
        </w:rPr>
        <w:t>load_</w:t>
      </w:r>
      <w:proofErr w:type="gramStart"/>
      <w:r w:rsidRPr="002716A1">
        <w:rPr>
          <w:lang w:val="en-US"/>
        </w:rPr>
        <w:t>model</w:t>
      </w:r>
      <w:proofErr w:type="spellEnd"/>
      <w:r w:rsidRPr="002716A1">
        <w:rPr>
          <w:lang w:val="en-US"/>
        </w:rPr>
        <w:t>(</w:t>
      </w:r>
      <w:proofErr w:type="spellStart"/>
      <w:proofErr w:type="gramEnd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>: str) -&gt; YOLO:</w:t>
      </w:r>
    </w:p>
    <w:p w14:paraId="6C44F777" w14:textId="77777777" w:rsidR="00DA337A" w:rsidRDefault="00DA337A" w:rsidP="00DA337A">
      <w:pPr>
        <w:pStyle w:val="CodeDark"/>
        <w:ind w:right="-1"/>
      </w:pPr>
      <w:r w:rsidRPr="002716A1">
        <w:rPr>
          <w:lang w:val="en-US"/>
        </w:rPr>
        <w:lastRenderedPageBreak/>
        <w:t xml:space="preserve">    </w:t>
      </w:r>
      <w:r>
        <w:t>"""Carrega o modelo da primeira vez e mantém em cache."""</w:t>
      </w:r>
    </w:p>
    <w:p w14:paraId="2CD683B2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 w:rsidRPr="002716A1">
        <w:rPr>
          <w:lang w:val="en-US"/>
        </w:rPr>
        <w:t xml:space="preserve">if 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 xml:space="preserve"> not in _cache:</w:t>
      </w:r>
    </w:p>
    <w:p w14:paraId="3C871A0F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model_path</w:t>
      </w:r>
      <w:proofErr w:type="spellEnd"/>
      <w:r w:rsidRPr="002716A1">
        <w:rPr>
          <w:lang w:val="en-US"/>
        </w:rPr>
        <w:t xml:space="preserve"> = MODELS_DIR / </w:t>
      </w:r>
      <w:proofErr w:type="spellStart"/>
      <w:r w:rsidRPr="002716A1">
        <w:rPr>
          <w:lang w:val="en-US"/>
        </w:rPr>
        <w:t>model_name</w:t>
      </w:r>
      <w:proofErr w:type="spellEnd"/>
    </w:p>
    <w:p w14:paraId="25FF757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if not </w:t>
      </w:r>
      <w:proofErr w:type="spellStart"/>
      <w:r w:rsidRPr="002716A1">
        <w:rPr>
          <w:lang w:val="en-US"/>
        </w:rPr>
        <w:t>model_</w:t>
      </w:r>
      <w:proofErr w:type="gramStart"/>
      <w:r w:rsidRPr="002716A1">
        <w:rPr>
          <w:lang w:val="en-US"/>
        </w:rPr>
        <w:t>path.exists</w:t>
      </w:r>
      <w:proofErr w:type="spellEnd"/>
      <w:proofErr w:type="gramEnd"/>
      <w:r w:rsidRPr="002716A1">
        <w:rPr>
          <w:lang w:val="en-US"/>
        </w:rPr>
        <w:t>():</w:t>
      </w:r>
    </w:p>
    <w:p w14:paraId="544AED30" w14:textId="77777777" w:rsidR="00DA337A" w:rsidRDefault="00DA337A" w:rsidP="00DA337A">
      <w:pPr>
        <w:pStyle w:val="CodeDark"/>
        <w:ind w:right="-1"/>
      </w:pPr>
      <w:r w:rsidRPr="002716A1">
        <w:rPr>
          <w:lang w:val="en-US"/>
        </w:rP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</w:p>
    <w:p w14:paraId="597A2DCB" w14:textId="77777777" w:rsidR="00DA337A" w:rsidRPr="00F861EB" w:rsidRDefault="00DA337A" w:rsidP="00DA337A">
      <w:pPr>
        <w:pStyle w:val="CodeDark"/>
        <w:ind w:right="-1"/>
        <w:rPr>
          <w:lang w:val="en-US"/>
        </w:rPr>
      </w:pPr>
      <w:r>
        <w:t xml:space="preserve">                </w:t>
      </w:r>
      <w:proofErr w:type="spellStart"/>
      <w:r>
        <w:t>f"Modelo</w:t>
      </w:r>
      <w:proofErr w:type="spellEnd"/>
      <w:r>
        <w:t xml:space="preserve"> '{</w:t>
      </w:r>
      <w:proofErr w:type="spellStart"/>
      <w:r>
        <w:t>model_name</w:t>
      </w:r>
      <w:proofErr w:type="spellEnd"/>
      <w:r>
        <w:t xml:space="preserve">}' não encontrado em {MODELS_DIR}. </w:t>
      </w:r>
      <w:r w:rsidRPr="00F861EB">
        <w:rPr>
          <w:lang w:val="en-US"/>
        </w:rPr>
        <w:t>"</w:t>
      </w:r>
    </w:p>
    <w:p w14:paraId="3F3B990A" w14:textId="77777777" w:rsidR="00DA337A" w:rsidRPr="00DA337A" w:rsidRDefault="00DA337A" w:rsidP="00DA337A">
      <w:pPr>
        <w:pStyle w:val="CodeDark"/>
        <w:ind w:right="-1"/>
        <w:rPr>
          <w:lang w:val="en-US"/>
        </w:rPr>
      </w:pPr>
      <w:r w:rsidRPr="00F861EB">
        <w:rPr>
          <w:lang w:val="en-US"/>
        </w:rPr>
        <w:t xml:space="preserve">                </w:t>
      </w:r>
      <w:proofErr w:type="spellStart"/>
      <w:r w:rsidRPr="00DA337A">
        <w:rPr>
          <w:lang w:val="en-US"/>
        </w:rPr>
        <w:t>f"Arquivos</w:t>
      </w:r>
      <w:proofErr w:type="spellEnd"/>
      <w:r w:rsidRPr="00DA337A">
        <w:rPr>
          <w:lang w:val="en-US"/>
        </w:rPr>
        <w:t xml:space="preserve"> </w:t>
      </w:r>
      <w:proofErr w:type="spellStart"/>
      <w:r w:rsidRPr="00DA337A">
        <w:rPr>
          <w:lang w:val="en-US"/>
        </w:rPr>
        <w:t>disponíveis</w:t>
      </w:r>
      <w:proofErr w:type="spellEnd"/>
      <w:r w:rsidRPr="00DA337A">
        <w:rPr>
          <w:lang w:val="en-US"/>
        </w:rPr>
        <w:t>: {</w:t>
      </w:r>
      <w:proofErr w:type="gramStart"/>
      <w:r w:rsidRPr="00DA337A">
        <w:rPr>
          <w:lang w:val="en-US"/>
        </w:rPr>
        <w:t>list(</w:t>
      </w:r>
      <w:proofErr w:type="spellStart"/>
      <w:proofErr w:type="gramEnd"/>
      <w:r w:rsidRPr="00DA337A">
        <w:rPr>
          <w:lang w:val="en-US"/>
        </w:rPr>
        <w:t>MODELS_DIR.glob</w:t>
      </w:r>
      <w:proofErr w:type="spellEnd"/>
      <w:r w:rsidRPr="00DA337A">
        <w:rPr>
          <w:lang w:val="en-US"/>
        </w:rPr>
        <w:t>('*.pt'))}"</w:t>
      </w:r>
    </w:p>
    <w:p w14:paraId="6C6AFBBB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DA337A">
        <w:rPr>
          <w:lang w:val="en-US"/>
        </w:rPr>
        <w:t xml:space="preserve">            </w:t>
      </w:r>
      <w:r w:rsidRPr="002716A1">
        <w:rPr>
          <w:lang w:val="en-US"/>
        </w:rPr>
        <w:t>)</w:t>
      </w:r>
    </w:p>
    <w:p w14:paraId="5F4832B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_cache[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 xml:space="preserve">] = </w:t>
      </w:r>
      <w:proofErr w:type="gramStart"/>
      <w:r w:rsidRPr="002716A1">
        <w:rPr>
          <w:lang w:val="en-US"/>
        </w:rPr>
        <w:t>YOLO(</w:t>
      </w:r>
      <w:proofErr w:type="gramEnd"/>
      <w:r w:rsidRPr="002716A1">
        <w:rPr>
          <w:lang w:val="en-US"/>
        </w:rPr>
        <w:t>str(</w:t>
      </w:r>
      <w:proofErr w:type="spellStart"/>
      <w:r w:rsidRPr="002716A1">
        <w:rPr>
          <w:lang w:val="en-US"/>
        </w:rPr>
        <w:t>model_path</w:t>
      </w:r>
      <w:proofErr w:type="spellEnd"/>
      <w:r w:rsidRPr="002716A1">
        <w:rPr>
          <w:lang w:val="en-US"/>
        </w:rPr>
        <w:t>))</w:t>
      </w:r>
    </w:p>
    <w:p w14:paraId="6FCF5599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return _cache[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>]</w:t>
      </w:r>
    </w:p>
    <w:p w14:paraId="0013BFBA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10AF00D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def </w:t>
      </w:r>
      <w:proofErr w:type="spellStart"/>
      <w:r w:rsidRPr="002716A1">
        <w:rPr>
          <w:lang w:val="en-US"/>
        </w:rPr>
        <w:t>get_default_model_</w:t>
      </w:r>
      <w:proofErr w:type="gramStart"/>
      <w:r w:rsidRPr="002716A1">
        <w:rPr>
          <w:lang w:val="en-US"/>
        </w:rPr>
        <w:t>name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 -&gt; str:</w:t>
      </w:r>
    </w:p>
    <w:p w14:paraId="24BFE969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return </w:t>
      </w:r>
      <w:proofErr w:type="spellStart"/>
      <w:proofErr w:type="gramStart"/>
      <w:r w:rsidRPr="002716A1">
        <w:rPr>
          <w:lang w:val="en-US"/>
        </w:rPr>
        <w:t>os.getenv</w:t>
      </w:r>
      <w:proofErr w:type="spellEnd"/>
      <w:proofErr w:type="gramEnd"/>
      <w:r w:rsidRPr="002716A1">
        <w:rPr>
          <w:lang w:val="en-US"/>
        </w:rPr>
        <w:t>("MODEL_NAME", "yolov8n.pt")</w:t>
      </w:r>
    </w:p>
    <w:p w14:paraId="716A3634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12AE6773" w14:textId="77777777" w:rsidR="00DA337A" w:rsidRPr="002716A1" w:rsidRDefault="00DA337A" w:rsidP="00DA337A">
      <w:pPr>
        <w:ind w:right="-1"/>
        <w:jc w:val="both"/>
        <w:rPr>
          <w:lang w:val="en-US"/>
        </w:rPr>
      </w:pPr>
    </w:p>
    <w:p w14:paraId="47C3524F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 xml:space="preserve">main.py - Aplicação </w:t>
      </w:r>
      <w:proofErr w:type="spellStart"/>
      <w:r>
        <w:rPr>
          <w:b/>
          <w:bCs/>
        </w:rPr>
        <w:t>FastAPI</w:t>
      </w:r>
      <w:proofErr w:type="spellEnd"/>
    </w:p>
    <w:p w14:paraId="2B398EFF" w14:textId="77777777" w:rsidR="00DA337A" w:rsidRDefault="00DA337A" w:rsidP="00DA337A">
      <w:pPr>
        <w:ind w:right="-1"/>
        <w:jc w:val="both"/>
      </w:pPr>
      <w:r>
        <w:t xml:space="preserve">O arquivo principal integra todos os módulos e define os </w:t>
      </w:r>
      <w:proofErr w:type="spellStart"/>
      <w:r>
        <w:t>endpoints</w:t>
      </w:r>
      <w:proofErr w:type="spellEnd"/>
      <w:r>
        <w:t>. Abra o editor:</w:t>
      </w:r>
    </w:p>
    <w:p w14:paraId="5A2F8E7F" w14:textId="77777777" w:rsidR="00DA337A" w:rsidRPr="0051176A" w:rsidRDefault="00DA337A" w:rsidP="00DA337A">
      <w:pPr>
        <w:pStyle w:val="CodeDark"/>
        <w:ind w:right="-1"/>
      </w:pPr>
      <w:r>
        <w:t>nano app/main.py</w:t>
      </w:r>
    </w:p>
    <w:p w14:paraId="6D7A9160" w14:textId="77777777" w:rsidR="00DA337A" w:rsidRDefault="00DA337A" w:rsidP="00DA337A">
      <w:pPr>
        <w:ind w:right="-1"/>
        <w:jc w:val="both"/>
      </w:pPr>
      <w:r>
        <w:t>Conteúdo de app/main.py:</w:t>
      </w:r>
    </w:p>
    <w:p w14:paraId="1227F7A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import base64</w:t>
      </w:r>
    </w:p>
    <w:p w14:paraId="22548B2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gramStart"/>
      <w:r w:rsidRPr="002716A1">
        <w:rPr>
          <w:lang w:val="en-US"/>
        </w:rPr>
        <w:t>import</w:t>
      </w:r>
      <w:proofErr w:type="gramEnd"/>
      <w:r w:rsidRPr="002716A1">
        <w:rPr>
          <w:lang w:val="en-US"/>
        </w:rPr>
        <w:t xml:space="preserve"> io</w:t>
      </w:r>
    </w:p>
    <w:p w14:paraId="206BF81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import time</w:t>
      </w:r>
    </w:p>
    <w:p w14:paraId="691973C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from </w:t>
      </w:r>
      <w:proofErr w:type="spellStart"/>
      <w:r w:rsidRPr="002716A1">
        <w:rPr>
          <w:lang w:val="en-US"/>
        </w:rPr>
        <w:t>pathlib</w:t>
      </w:r>
      <w:proofErr w:type="spellEnd"/>
      <w:r w:rsidRPr="002716A1">
        <w:rPr>
          <w:lang w:val="en-US"/>
        </w:rPr>
        <w:t xml:space="preserve"> import Path</w:t>
      </w:r>
    </w:p>
    <w:p w14:paraId="107B88F0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gramStart"/>
      <w:r w:rsidRPr="002716A1">
        <w:rPr>
          <w:lang w:val="en-US"/>
        </w:rPr>
        <w:t>from</w:t>
      </w:r>
      <w:proofErr w:type="gramEnd"/>
      <w:r w:rsidRPr="002716A1">
        <w:rPr>
          <w:lang w:val="en-US"/>
        </w:rPr>
        <w:t xml:space="preserve"> </w:t>
      </w:r>
      <w:proofErr w:type="spellStart"/>
      <w:r w:rsidRPr="002716A1">
        <w:rPr>
          <w:lang w:val="en-US"/>
        </w:rPr>
        <w:t>fastapi</w:t>
      </w:r>
      <w:proofErr w:type="spellEnd"/>
      <w:r w:rsidRPr="002716A1">
        <w:rPr>
          <w:lang w:val="en-US"/>
        </w:rPr>
        <w:t xml:space="preserve"> import </w:t>
      </w:r>
      <w:proofErr w:type="spellStart"/>
      <w:r w:rsidRPr="002716A1">
        <w:rPr>
          <w:lang w:val="en-US"/>
        </w:rPr>
        <w:t>FastAPI</w:t>
      </w:r>
      <w:proofErr w:type="spellEnd"/>
      <w:r w:rsidRPr="002716A1">
        <w:rPr>
          <w:lang w:val="en-US"/>
        </w:rPr>
        <w:t xml:space="preserve">, </w:t>
      </w:r>
      <w:proofErr w:type="spellStart"/>
      <w:r w:rsidRPr="002716A1">
        <w:rPr>
          <w:lang w:val="en-US"/>
        </w:rPr>
        <w:t>HTTPException</w:t>
      </w:r>
      <w:proofErr w:type="spellEnd"/>
      <w:r w:rsidRPr="002716A1">
        <w:rPr>
          <w:lang w:val="en-US"/>
        </w:rPr>
        <w:t>, Response</w:t>
      </w:r>
    </w:p>
    <w:p w14:paraId="6E412B6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from PIL import Image</w:t>
      </w:r>
    </w:p>
    <w:p w14:paraId="552A6AC0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gramStart"/>
      <w:r w:rsidRPr="002716A1">
        <w:rPr>
          <w:lang w:val="en-US"/>
        </w:rPr>
        <w:t>import</w:t>
      </w:r>
      <w:proofErr w:type="gramEnd"/>
      <w:r w:rsidRPr="002716A1">
        <w:rPr>
          <w:lang w:val="en-US"/>
        </w:rPr>
        <w:t xml:space="preserve"> </w:t>
      </w:r>
      <w:proofErr w:type="spellStart"/>
      <w:r w:rsidRPr="002716A1">
        <w:rPr>
          <w:lang w:val="en-US"/>
        </w:rPr>
        <w:t>numpy</w:t>
      </w:r>
      <w:proofErr w:type="spellEnd"/>
      <w:r w:rsidRPr="002716A1">
        <w:rPr>
          <w:lang w:val="en-US"/>
        </w:rPr>
        <w:t xml:space="preserve"> as np</w:t>
      </w:r>
    </w:p>
    <w:p w14:paraId="574E364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import </w:t>
      </w:r>
      <w:proofErr w:type="spellStart"/>
      <w:r w:rsidRPr="002716A1">
        <w:rPr>
          <w:lang w:val="en-US"/>
        </w:rPr>
        <w:t>httpx</w:t>
      </w:r>
      <w:proofErr w:type="spellEnd"/>
    </w:p>
    <w:p w14:paraId="6E84CBD5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778C914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from schemas import (</w:t>
      </w:r>
    </w:p>
    <w:p w14:paraId="66AD539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spellStart"/>
      <w:r w:rsidRPr="002716A1">
        <w:rPr>
          <w:lang w:val="en-US"/>
        </w:rPr>
        <w:t>PredictRequest</w:t>
      </w:r>
      <w:proofErr w:type="spellEnd"/>
      <w:r w:rsidRPr="002716A1">
        <w:rPr>
          <w:lang w:val="en-US"/>
        </w:rPr>
        <w:t xml:space="preserve">, </w:t>
      </w:r>
      <w:proofErr w:type="spellStart"/>
      <w:r w:rsidRPr="002716A1">
        <w:rPr>
          <w:lang w:val="en-US"/>
        </w:rPr>
        <w:t>PredictResponse</w:t>
      </w:r>
      <w:proofErr w:type="spellEnd"/>
      <w:r w:rsidRPr="002716A1">
        <w:rPr>
          <w:lang w:val="en-US"/>
        </w:rPr>
        <w:t>,</w:t>
      </w:r>
    </w:p>
    <w:p w14:paraId="226C8DC4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spellStart"/>
      <w:r w:rsidRPr="002716A1">
        <w:rPr>
          <w:lang w:val="en-US"/>
        </w:rPr>
        <w:t>BatchPredictRequest</w:t>
      </w:r>
      <w:proofErr w:type="spellEnd"/>
      <w:r w:rsidRPr="002716A1">
        <w:rPr>
          <w:lang w:val="en-US"/>
        </w:rPr>
        <w:t xml:space="preserve">, </w:t>
      </w:r>
      <w:proofErr w:type="spellStart"/>
      <w:r w:rsidRPr="002716A1">
        <w:rPr>
          <w:lang w:val="en-US"/>
        </w:rPr>
        <w:t>BatchPredictResponse</w:t>
      </w:r>
      <w:proofErr w:type="spellEnd"/>
      <w:r w:rsidRPr="002716A1">
        <w:rPr>
          <w:lang w:val="en-US"/>
        </w:rPr>
        <w:t>,</w:t>
      </w:r>
    </w:p>
    <w:p w14:paraId="39875DB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lastRenderedPageBreak/>
        <w:t xml:space="preserve">    </w:t>
      </w:r>
      <w:proofErr w:type="spellStart"/>
      <w:r w:rsidRPr="002716A1">
        <w:rPr>
          <w:lang w:val="en-US"/>
        </w:rPr>
        <w:t>HealthResponse</w:t>
      </w:r>
      <w:proofErr w:type="spellEnd"/>
      <w:r w:rsidRPr="002716A1">
        <w:rPr>
          <w:lang w:val="en-US"/>
        </w:rPr>
        <w:t xml:space="preserve">, </w:t>
      </w:r>
      <w:proofErr w:type="spellStart"/>
      <w:r w:rsidRPr="002716A1">
        <w:rPr>
          <w:lang w:val="en-US"/>
        </w:rPr>
        <w:t>MetricsResponse</w:t>
      </w:r>
      <w:proofErr w:type="spellEnd"/>
      <w:r w:rsidRPr="002716A1">
        <w:rPr>
          <w:lang w:val="en-US"/>
        </w:rPr>
        <w:t>, Detection</w:t>
      </w:r>
    </w:p>
    <w:p w14:paraId="1923E4B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)</w:t>
      </w:r>
    </w:p>
    <w:p w14:paraId="110A1E2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from model import </w:t>
      </w:r>
      <w:proofErr w:type="spellStart"/>
      <w:r w:rsidRPr="002716A1">
        <w:rPr>
          <w:lang w:val="en-US"/>
        </w:rPr>
        <w:t>load_model</w:t>
      </w:r>
      <w:proofErr w:type="spellEnd"/>
      <w:r w:rsidRPr="002716A1">
        <w:rPr>
          <w:lang w:val="en-US"/>
        </w:rPr>
        <w:t xml:space="preserve">, </w:t>
      </w:r>
      <w:proofErr w:type="spellStart"/>
      <w:r w:rsidRPr="002716A1">
        <w:rPr>
          <w:lang w:val="en-US"/>
        </w:rPr>
        <w:t>get_default_model_name</w:t>
      </w:r>
      <w:proofErr w:type="spellEnd"/>
    </w:p>
    <w:p w14:paraId="4C3326DD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6166D9AE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app = </w:t>
      </w:r>
      <w:proofErr w:type="spellStart"/>
      <w:proofErr w:type="gramStart"/>
      <w:r w:rsidRPr="002716A1">
        <w:rPr>
          <w:lang w:val="en-US"/>
        </w:rPr>
        <w:t>FastAPI</w:t>
      </w:r>
      <w:proofErr w:type="spellEnd"/>
      <w:r w:rsidRPr="002716A1">
        <w:rPr>
          <w:lang w:val="en-US"/>
        </w:rPr>
        <w:t>(</w:t>
      </w:r>
      <w:proofErr w:type="gramEnd"/>
    </w:p>
    <w:p w14:paraId="41B9C98B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title="YOLO Inference API",</w:t>
      </w:r>
    </w:p>
    <w:p w14:paraId="0F75B177" w14:textId="77777777" w:rsidR="00DA337A" w:rsidRDefault="00DA337A" w:rsidP="00DA337A">
      <w:pPr>
        <w:pStyle w:val="CodeDark"/>
        <w:ind w:right="-1"/>
      </w:pPr>
      <w:r w:rsidRPr="002716A1">
        <w:rPr>
          <w:lang w:val="en-US"/>
        </w:rPr>
        <w:t xml:space="preserve">    </w:t>
      </w:r>
      <w:proofErr w:type="spellStart"/>
      <w:r>
        <w:t>description</w:t>
      </w:r>
      <w:proofErr w:type="spellEnd"/>
      <w:r>
        <w:t xml:space="preserve">="API REST para inferência com YOLOv8 no </w:t>
      </w:r>
      <w:proofErr w:type="spellStart"/>
      <w:r>
        <w:t>Raspberry</w:t>
      </w:r>
      <w:proofErr w:type="spellEnd"/>
      <w:r>
        <w:t xml:space="preserve"> Pi 5",</w:t>
      </w:r>
    </w:p>
    <w:p w14:paraId="3125DF26" w14:textId="77777777" w:rsidR="00DA337A" w:rsidRDefault="00DA337A" w:rsidP="00DA337A">
      <w:pPr>
        <w:pStyle w:val="CodeDark"/>
        <w:ind w:right="-1"/>
      </w:pPr>
      <w:r>
        <w:t xml:space="preserve">    </w:t>
      </w:r>
      <w:proofErr w:type="spellStart"/>
      <w:r>
        <w:t>version</w:t>
      </w:r>
      <w:proofErr w:type="spellEnd"/>
      <w:r>
        <w:t>="1.0.0",</w:t>
      </w:r>
    </w:p>
    <w:p w14:paraId="14EE8222" w14:textId="77777777" w:rsidR="00DA337A" w:rsidRDefault="00DA337A" w:rsidP="00DA337A">
      <w:pPr>
        <w:pStyle w:val="CodeDark"/>
        <w:ind w:right="-1"/>
      </w:pPr>
      <w:r>
        <w:t>)</w:t>
      </w:r>
    </w:p>
    <w:p w14:paraId="1D031737" w14:textId="77777777" w:rsidR="00DA337A" w:rsidRDefault="00DA337A" w:rsidP="00DA337A">
      <w:pPr>
        <w:pStyle w:val="CodeDark"/>
        <w:ind w:right="-1"/>
      </w:pPr>
    </w:p>
    <w:p w14:paraId="1A9E49B0" w14:textId="77777777" w:rsidR="00DA337A" w:rsidRDefault="00DA337A" w:rsidP="00DA337A">
      <w:pPr>
        <w:pStyle w:val="CodeDark"/>
        <w:ind w:right="-1"/>
      </w:pPr>
      <w:r>
        <w:t># ── Métricas simples em memória ─────────────────────────────</w:t>
      </w:r>
    </w:p>
    <w:p w14:paraId="457D9AF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_metrics </w:t>
      </w:r>
      <w:proofErr w:type="gramStart"/>
      <w:r w:rsidRPr="002716A1">
        <w:rPr>
          <w:lang w:val="en-US"/>
        </w:rPr>
        <w:t>= {"</w:t>
      </w:r>
      <w:proofErr w:type="gramEnd"/>
      <w:r w:rsidRPr="002716A1">
        <w:rPr>
          <w:lang w:val="en-US"/>
        </w:rPr>
        <w:t>total": 0, "success": 0, "</w:t>
      </w:r>
      <w:proofErr w:type="spellStart"/>
      <w:r w:rsidRPr="002716A1">
        <w:rPr>
          <w:lang w:val="en-US"/>
        </w:rPr>
        <w:t>total_ms</w:t>
      </w:r>
      <w:proofErr w:type="spellEnd"/>
      <w:r w:rsidRPr="002716A1">
        <w:rPr>
          <w:lang w:val="en-US"/>
        </w:rPr>
        <w:t>": 0.0}</w:t>
      </w:r>
    </w:p>
    <w:p w14:paraId="7EAEA7C7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0D678A6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def _</w:t>
      </w:r>
      <w:proofErr w:type="spellStart"/>
      <w:r w:rsidRPr="002716A1">
        <w:rPr>
          <w:lang w:val="en-US"/>
        </w:rPr>
        <w:t>decode_</w:t>
      </w:r>
      <w:proofErr w:type="gramStart"/>
      <w:r w:rsidRPr="002716A1">
        <w:rPr>
          <w:lang w:val="en-US"/>
        </w:rPr>
        <w:t>image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 xml:space="preserve">image_base64: str) -&gt; </w:t>
      </w:r>
      <w:proofErr w:type="spellStart"/>
      <w:proofErr w:type="gramStart"/>
      <w:r w:rsidRPr="002716A1">
        <w:rPr>
          <w:lang w:val="en-US"/>
        </w:rPr>
        <w:t>np.ndarray</w:t>
      </w:r>
      <w:proofErr w:type="spellEnd"/>
      <w:proofErr w:type="gramEnd"/>
      <w:r w:rsidRPr="002716A1">
        <w:rPr>
          <w:lang w:val="en-US"/>
        </w:rPr>
        <w:t>:</w:t>
      </w:r>
    </w:p>
    <w:p w14:paraId="5834ACA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"""</w:t>
      </w:r>
      <w:proofErr w:type="spellStart"/>
      <w:r w:rsidRPr="002716A1">
        <w:rPr>
          <w:lang w:val="en-US"/>
        </w:rPr>
        <w:t>Converte</w:t>
      </w:r>
      <w:proofErr w:type="spellEnd"/>
      <w:r w:rsidRPr="002716A1">
        <w:rPr>
          <w:lang w:val="en-US"/>
        </w:rPr>
        <w:t xml:space="preserve"> base64 → </w:t>
      </w:r>
      <w:proofErr w:type="spellStart"/>
      <w:r w:rsidRPr="002716A1">
        <w:rPr>
          <w:lang w:val="en-US"/>
        </w:rPr>
        <w:t>numpy</w:t>
      </w:r>
      <w:proofErr w:type="spellEnd"/>
      <w:r w:rsidRPr="002716A1">
        <w:rPr>
          <w:lang w:val="en-US"/>
        </w:rPr>
        <w:t xml:space="preserve"> array </w:t>
      </w:r>
      <w:proofErr w:type="gramStart"/>
      <w:r w:rsidRPr="002716A1">
        <w:rPr>
          <w:lang w:val="en-US"/>
        </w:rPr>
        <w:t>RGB."</w:t>
      </w:r>
      <w:proofErr w:type="gramEnd"/>
      <w:r w:rsidRPr="002716A1">
        <w:rPr>
          <w:lang w:val="en-US"/>
        </w:rPr>
        <w:t>""</w:t>
      </w:r>
    </w:p>
    <w:p w14:paraId="77CFDDA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raw = base64.b64decode(image_base64)</w:t>
      </w:r>
    </w:p>
    <w:p w14:paraId="7C7733D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spellStart"/>
      <w:r w:rsidRPr="002716A1">
        <w:rPr>
          <w:lang w:val="en-US"/>
        </w:rPr>
        <w:t>img</w:t>
      </w:r>
      <w:proofErr w:type="spellEnd"/>
      <w:r w:rsidRPr="002716A1">
        <w:rPr>
          <w:lang w:val="en-US"/>
        </w:rPr>
        <w:t xml:space="preserve"> = </w:t>
      </w:r>
      <w:proofErr w:type="spellStart"/>
      <w:r w:rsidRPr="002716A1">
        <w:rPr>
          <w:lang w:val="en-US"/>
        </w:rPr>
        <w:t>Image.open</w:t>
      </w:r>
      <w:proofErr w:type="spellEnd"/>
      <w:r w:rsidRPr="002716A1">
        <w:rPr>
          <w:lang w:val="en-US"/>
        </w:rPr>
        <w:t>(</w:t>
      </w:r>
      <w:proofErr w:type="spellStart"/>
      <w:proofErr w:type="gramStart"/>
      <w:r w:rsidRPr="002716A1">
        <w:rPr>
          <w:lang w:val="en-US"/>
        </w:rPr>
        <w:t>io.BytesIO</w:t>
      </w:r>
      <w:proofErr w:type="spellEnd"/>
      <w:proofErr w:type="gramEnd"/>
      <w:r w:rsidRPr="002716A1">
        <w:rPr>
          <w:lang w:val="en-US"/>
        </w:rPr>
        <w:t>(raw)</w:t>
      </w:r>
      <w:proofErr w:type="gramStart"/>
      <w:r w:rsidRPr="002716A1">
        <w:rPr>
          <w:lang w:val="en-US"/>
        </w:rPr>
        <w:t>).convert</w:t>
      </w:r>
      <w:proofErr w:type="gramEnd"/>
      <w:r w:rsidRPr="002716A1">
        <w:rPr>
          <w:lang w:val="en-US"/>
        </w:rPr>
        <w:t>("RGB")</w:t>
      </w:r>
    </w:p>
    <w:p w14:paraId="040CE02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return </w:t>
      </w:r>
      <w:proofErr w:type="spellStart"/>
      <w:proofErr w:type="gramStart"/>
      <w:r w:rsidRPr="002716A1">
        <w:rPr>
          <w:lang w:val="en-US"/>
        </w:rPr>
        <w:t>np.array</w:t>
      </w:r>
      <w:proofErr w:type="spellEnd"/>
      <w:proofErr w:type="gramEnd"/>
      <w:r w:rsidRPr="002716A1">
        <w:rPr>
          <w:lang w:val="en-US"/>
        </w:rPr>
        <w:t>(</w:t>
      </w:r>
      <w:proofErr w:type="spellStart"/>
      <w:r w:rsidRPr="002716A1">
        <w:rPr>
          <w:lang w:val="en-US"/>
        </w:rPr>
        <w:t>img</w:t>
      </w:r>
      <w:proofErr w:type="spellEnd"/>
      <w:r w:rsidRPr="002716A1">
        <w:rPr>
          <w:lang w:val="en-US"/>
        </w:rPr>
        <w:t>)</w:t>
      </w:r>
    </w:p>
    <w:p w14:paraId="7CFF12CC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608120E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def _</w:t>
      </w:r>
      <w:proofErr w:type="spellStart"/>
      <w:r w:rsidRPr="002716A1">
        <w:rPr>
          <w:lang w:val="en-US"/>
        </w:rPr>
        <w:t>load_image_from_</w:t>
      </w:r>
      <w:proofErr w:type="gramStart"/>
      <w:r w:rsidRPr="002716A1">
        <w:rPr>
          <w:lang w:val="en-US"/>
        </w:rPr>
        <w:t>request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 xml:space="preserve">request: </w:t>
      </w:r>
      <w:proofErr w:type="spellStart"/>
      <w:r w:rsidRPr="002716A1">
        <w:rPr>
          <w:lang w:val="en-US"/>
        </w:rPr>
        <w:t>PredictRequest</w:t>
      </w:r>
      <w:proofErr w:type="spellEnd"/>
      <w:r w:rsidRPr="002716A1">
        <w:rPr>
          <w:lang w:val="en-US"/>
        </w:rPr>
        <w:t xml:space="preserve">) -&gt; </w:t>
      </w:r>
      <w:proofErr w:type="spellStart"/>
      <w:proofErr w:type="gramStart"/>
      <w:r w:rsidRPr="002716A1">
        <w:rPr>
          <w:lang w:val="en-US"/>
        </w:rPr>
        <w:t>np.ndarray</w:t>
      </w:r>
      <w:proofErr w:type="spellEnd"/>
      <w:proofErr w:type="gramEnd"/>
      <w:r w:rsidRPr="002716A1">
        <w:rPr>
          <w:lang w:val="en-US"/>
        </w:rPr>
        <w:t>:</w:t>
      </w:r>
    </w:p>
    <w:p w14:paraId="54D752D8" w14:textId="77777777" w:rsidR="00DA337A" w:rsidRDefault="00DA337A" w:rsidP="00DA337A">
      <w:pPr>
        <w:pStyle w:val="CodeDark"/>
        <w:ind w:right="-1"/>
      </w:pPr>
      <w:r w:rsidRPr="002716A1">
        <w:rPr>
          <w:lang w:val="en-US"/>
        </w:rPr>
        <w:t xml:space="preserve">    </w:t>
      </w:r>
      <w:r>
        <w:t>"""Lê a imagem a partir de Base64 ou URL pública sempre em RGB."""</w:t>
      </w:r>
    </w:p>
    <w:p w14:paraId="63921304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 w:rsidRPr="002716A1">
        <w:rPr>
          <w:lang w:val="en-US"/>
        </w:rPr>
        <w:t xml:space="preserve">if not </w:t>
      </w:r>
      <w:proofErr w:type="gramStart"/>
      <w:r w:rsidRPr="002716A1">
        <w:rPr>
          <w:lang w:val="en-US"/>
        </w:rPr>
        <w:t>request.image</w:t>
      </w:r>
      <w:proofErr w:type="gramEnd"/>
      <w:r w:rsidRPr="002716A1">
        <w:rPr>
          <w:lang w:val="en-US"/>
        </w:rPr>
        <w:t xml:space="preserve">_base64 and not </w:t>
      </w:r>
      <w:proofErr w:type="spellStart"/>
      <w:proofErr w:type="gramStart"/>
      <w:r w:rsidRPr="002716A1">
        <w:rPr>
          <w:lang w:val="en-US"/>
        </w:rPr>
        <w:t>request.image</w:t>
      </w:r>
      <w:proofErr w:type="gramEnd"/>
      <w:r w:rsidRPr="002716A1">
        <w:rPr>
          <w:lang w:val="en-US"/>
        </w:rPr>
        <w:t>_url</w:t>
      </w:r>
      <w:proofErr w:type="spellEnd"/>
      <w:r w:rsidRPr="002716A1">
        <w:rPr>
          <w:lang w:val="en-US"/>
        </w:rPr>
        <w:t>:</w:t>
      </w:r>
    </w:p>
    <w:p w14:paraId="75F0658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raise </w:t>
      </w:r>
      <w:proofErr w:type="spellStart"/>
      <w:proofErr w:type="gramStart"/>
      <w:r w:rsidRPr="002716A1">
        <w:rPr>
          <w:lang w:val="en-US"/>
        </w:rPr>
        <w:t>HTTPException</w:t>
      </w:r>
      <w:proofErr w:type="spellEnd"/>
      <w:r w:rsidRPr="002716A1">
        <w:rPr>
          <w:lang w:val="en-US"/>
        </w:rPr>
        <w:t>(</w:t>
      </w:r>
      <w:proofErr w:type="gramEnd"/>
    </w:p>
    <w:p w14:paraId="2273ED8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</w:t>
      </w:r>
      <w:proofErr w:type="spellStart"/>
      <w:r w:rsidRPr="002716A1">
        <w:rPr>
          <w:lang w:val="en-US"/>
        </w:rPr>
        <w:t>status_code</w:t>
      </w:r>
      <w:proofErr w:type="spellEnd"/>
      <w:r w:rsidRPr="002716A1">
        <w:rPr>
          <w:lang w:val="en-US"/>
        </w:rPr>
        <w:t>=422,</w:t>
      </w:r>
    </w:p>
    <w:p w14:paraId="546BDC5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detail="</w:t>
      </w:r>
      <w:proofErr w:type="spellStart"/>
      <w:r w:rsidRPr="002716A1">
        <w:rPr>
          <w:lang w:val="en-US"/>
        </w:rPr>
        <w:t>Forneça</w:t>
      </w:r>
      <w:proofErr w:type="spellEnd"/>
      <w:r w:rsidRPr="002716A1">
        <w:rPr>
          <w:lang w:val="en-US"/>
        </w:rPr>
        <w:t xml:space="preserve"> image_base64 </w:t>
      </w:r>
      <w:proofErr w:type="spellStart"/>
      <w:r w:rsidRPr="002716A1">
        <w:rPr>
          <w:lang w:val="en-US"/>
        </w:rPr>
        <w:t>ou</w:t>
      </w:r>
      <w:proofErr w:type="spellEnd"/>
      <w:r w:rsidRPr="002716A1">
        <w:rPr>
          <w:lang w:val="en-US"/>
        </w:rPr>
        <w:t xml:space="preserve"> </w:t>
      </w:r>
      <w:proofErr w:type="spellStart"/>
      <w:r w:rsidRPr="002716A1">
        <w:rPr>
          <w:lang w:val="en-US"/>
        </w:rPr>
        <w:t>image_url</w:t>
      </w:r>
      <w:proofErr w:type="spellEnd"/>
      <w:r w:rsidRPr="002716A1">
        <w:rPr>
          <w:lang w:val="en-US"/>
        </w:rPr>
        <w:t>."</w:t>
      </w:r>
    </w:p>
    <w:p w14:paraId="48F1957B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)</w:t>
      </w:r>
    </w:p>
    <w:p w14:paraId="7700644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</w:p>
    <w:p w14:paraId="6513D46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if </w:t>
      </w:r>
      <w:proofErr w:type="gramStart"/>
      <w:r w:rsidRPr="002716A1">
        <w:rPr>
          <w:lang w:val="en-US"/>
        </w:rPr>
        <w:t>request.image</w:t>
      </w:r>
      <w:proofErr w:type="gramEnd"/>
      <w:r w:rsidRPr="002716A1">
        <w:rPr>
          <w:lang w:val="en-US"/>
        </w:rPr>
        <w:t>_base64:</w:t>
      </w:r>
    </w:p>
    <w:p w14:paraId="44C860B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return _</w:t>
      </w:r>
      <w:proofErr w:type="spellStart"/>
      <w:r w:rsidRPr="002716A1">
        <w:rPr>
          <w:lang w:val="en-US"/>
        </w:rPr>
        <w:t>decode_image</w:t>
      </w:r>
      <w:proofErr w:type="spellEnd"/>
      <w:r w:rsidRPr="002716A1">
        <w:rPr>
          <w:lang w:val="en-US"/>
        </w:rPr>
        <w:t>(</w:t>
      </w:r>
      <w:proofErr w:type="gramStart"/>
      <w:r w:rsidRPr="002716A1">
        <w:rPr>
          <w:lang w:val="en-US"/>
        </w:rPr>
        <w:t>request.image</w:t>
      </w:r>
      <w:proofErr w:type="gramEnd"/>
      <w:r w:rsidRPr="002716A1">
        <w:rPr>
          <w:lang w:val="en-US"/>
        </w:rPr>
        <w:t>_base64)</w:t>
      </w:r>
    </w:p>
    <w:p w14:paraId="56340D0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else:</w:t>
      </w:r>
    </w:p>
    <w:p w14:paraId="25E47B4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resp = </w:t>
      </w:r>
      <w:proofErr w:type="spellStart"/>
      <w:proofErr w:type="gramStart"/>
      <w:r w:rsidRPr="002716A1">
        <w:rPr>
          <w:lang w:val="en-US"/>
        </w:rPr>
        <w:t>httpx.get</w:t>
      </w:r>
      <w:proofErr w:type="spellEnd"/>
      <w:r w:rsidRPr="002716A1">
        <w:rPr>
          <w:lang w:val="en-US"/>
        </w:rPr>
        <w:t>(</w:t>
      </w:r>
      <w:proofErr w:type="spellStart"/>
      <w:r w:rsidRPr="002716A1">
        <w:rPr>
          <w:lang w:val="en-US"/>
        </w:rPr>
        <w:t>request.image</w:t>
      </w:r>
      <w:proofErr w:type="gramEnd"/>
      <w:r w:rsidRPr="002716A1">
        <w:rPr>
          <w:lang w:val="en-US"/>
        </w:rPr>
        <w:t>_url</w:t>
      </w:r>
      <w:proofErr w:type="spellEnd"/>
      <w:r w:rsidRPr="002716A1">
        <w:rPr>
          <w:lang w:val="en-US"/>
        </w:rPr>
        <w:t xml:space="preserve">, timeout=15.0, </w:t>
      </w:r>
      <w:proofErr w:type="spellStart"/>
      <w:r w:rsidRPr="002716A1">
        <w:rPr>
          <w:lang w:val="en-US"/>
        </w:rPr>
        <w:t>follow_redirects</w:t>
      </w:r>
      <w:proofErr w:type="spellEnd"/>
      <w:r w:rsidRPr="002716A1">
        <w:rPr>
          <w:lang w:val="en-US"/>
        </w:rPr>
        <w:t>=True)</w:t>
      </w:r>
    </w:p>
    <w:p w14:paraId="4959C29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proofErr w:type="gramStart"/>
      <w:r w:rsidRPr="002716A1">
        <w:rPr>
          <w:lang w:val="en-US"/>
        </w:rPr>
        <w:t>resp.raise</w:t>
      </w:r>
      <w:proofErr w:type="gramEnd"/>
      <w:r w:rsidRPr="002716A1">
        <w:rPr>
          <w:lang w:val="en-US"/>
        </w:rPr>
        <w:t>_for_</w:t>
      </w:r>
      <w:proofErr w:type="gramStart"/>
      <w:r w:rsidRPr="002716A1">
        <w:rPr>
          <w:lang w:val="en-US"/>
        </w:rPr>
        <w:t>status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</w:t>
      </w:r>
    </w:p>
    <w:p w14:paraId="138BAB8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lastRenderedPageBreak/>
        <w:t xml:space="preserve">        </w:t>
      </w:r>
      <w:proofErr w:type="spellStart"/>
      <w:r w:rsidRPr="002716A1">
        <w:rPr>
          <w:lang w:val="en-US"/>
        </w:rPr>
        <w:t>img</w:t>
      </w:r>
      <w:proofErr w:type="spellEnd"/>
      <w:r w:rsidRPr="002716A1">
        <w:rPr>
          <w:lang w:val="en-US"/>
        </w:rPr>
        <w:t xml:space="preserve"> = </w:t>
      </w:r>
      <w:proofErr w:type="spellStart"/>
      <w:r w:rsidRPr="002716A1">
        <w:rPr>
          <w:lang w:val="en-US"/>
        </w:rPr>
        <w:t>Image.open</w:t>
      </w:r>
      <w:proofErr w:type="spellEnd"/>
      <w:r w:rsidRPr="002716A1">
        <w:rPr>
          <w:lang w:val="en-US"/>
        </w:rPr>
        <w:t>(</w:t>
      </w:r>
      <w:proofErr w:type="spellStart"/>
      <w:proofErr w:type="gramStart"/>
      <w:r w:rsidRPr="002716A1">
        <w:rPr>
          <w:lang w:val="en-US"/>
        </w:rPr>
        <w:t>io.BytesIO</w:t>
      </w:r>
      <w:proofErr w:type="spellEnd"/>
      <w:proofErr w:type="gramEnd"/>
      <w:r w:rsidRPr="002716A1">
        <w:rPr>
          <w:lang w:val="en-US"/>
        </w:rPr>
        <w:t>(</w:t>
      </w:r>
      <w:proofErr w:type="spellStart"/>
      <w:proofErr w:type="gramStart"/>
      <w:r w:rsidRPr="002716A1">
        <w:rPr>
          <w:lang w:val="en-US"/>
        </w:rPr>
        <w:t>resp.content</w:t>
      </w:r>
      <w:proofErr w:type="spellEnd"/>
      <w:proofErr w:type="gramEnd"/>
      <w:r w:rsidRPr="002716A1">
        <w:rPr>
          <w:lang w:val="en-US"/>
        </w:rPr>
        <w:t>)</w:t>
      </w:r>
      <w:proofErr w:type="gramStart"/>
      <w:r w:rsidRPr="002716A1">
        <w:rPr>
          <w:lang w:val="en-US"/>
        </w:rPr>
        <w:t>).convert</w:t>
      </w:r>
      <w:proofErr w:type="gramEnd"/>
      <w:r w:rsidRPr="002716A1">
        <w:rPr>
          <w:lang w:val="en-US"/>
        </w:rPr>
        <w:t>("RGB")</w:t>
      </w:r>
    </w:p>
    <w:p w14:paraId="703FE6C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return </w:t>
      </w:r>
      <w:proofErr w:type="spellStart"/>
      <w:proofErr w:type="gramStart"/>
      <w:r w:rsidRPr="002716A1">
        <w:rPr>
          <w:lang w:val="en-US"/>
        </w:rPr>
        <w:t>np.array</w:t>
      </w:r>
      <w:proofErr w:type="spellEnd"/>
      <w:proofErr w:type="gramEnd"/>
      <w:r w:rsidRPr="002716A1">
        <w:rPr>
          <w:lang w:val="en-US"/>
        </w:rPr>
        <w:t>(</w:t>
      </w:r>
      <w:proofErr w:type="spellStart"/>
      <w:r w:rsidRPr="002716A1">
        <w:rPr>
          <w:lang w:val="en-US"/>
        </w:rPr>
        <w:t>img</w:t>
      </w:r>
      <w:proofErr w:type="spellEnd"/>
      <w:r w:rsidRPr="002716A1">
        <w:rPr>
          <w:lang w:val="en-US"/>
        </w:rPr>
        <w:t>)</w:t>
      </w:r>
    </w:p>
    <w:p w14:paraId="5E855BD9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3D2181E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def _</w:t>
      </w:r>
      <w:proofErr w:type="spellStart"/>
      <w:r w:rsidRPr="002716A1">
        <w:rPr>
          <w:lang w:val="en-US"/>
        </w:rPr>
        <w:t>run_</w:t>
      </w:r>
      <w:proofErr w:type="gramStart"/>
      <w:r w:rsidRPr="002716A1">
        <w:rPr>
          <w:lang w:val="en-US"/>
        </w:rPr>
        <w:t>inference</w:t>
      </w:r>
      <w:proofErr w:type="spellEnd"/>
      <w:r w:rsidRPr="002716A1">
        <w:rPr>
          <w:lang w:val="en-US"/>
        </w:rPr>
        <w:t>(</w:t>
      </w:r>
      <w:proofErr w:type="spellStart"/>
      <w:proofErr w:type="gramEnd"/>
      <w:r w:rsidRPr="002716A1">
        <w:rPr>
          <w:lang w:val="en-US"/>
        </w:rPr>
        <w:t>image_np</w:t>
      </w:r>
      <w:proofErr w:type="spellEnd"/>
      <w:r w:rsidRPr="002716A1">
        <w:rPr>
          <w:lang w:val="en-US"/>
        </w:rPr>
        <w:t xml:space="preserve">: </w:t>
      </w:r>
      <w:proofErr w:type="spellStart"/>
      <w:proofErr w:type="gramStart"/>
      <w:r w:rsidRPr="002716A1">
        <w:rPr>
          <w:lang w:val="en-US"/>
        </w:rPr>
        <w:t>np.ndarray</w:t>
      </w:r>
      <w:proofErr w:type="spellEnd"/>
      <w:proofErr w:type="gramEnd"/>
      <w:r w:rsidRPr="002716A1">
        <w:rPr>
          <w:lang w:val="en-US"/>
        </w:rPr>
        <w:t xml:space="preserve">, 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 xml:space="preserve">: str, confidence: float) -&gt; </w:t>
      </w:r>
      <w:proofErr w:type="spellStart"/>
      <w:r w:rsidRPr="002716A1">
        <w:rPr>
          <w:lang w:val="en-US"/>
        </w:rPr>
        <w:t>PredictResponse</w:t>
      </w:r>
      <w:proofErr w:type="spellEnd"/>
      <w:r w:rsidRPr="002716A1">
        <w:rPr>
          <w:lang w:val="en-US"/>
        </w:rPr>
        <w:t>:</w:t>
      </w:r>
    </w:p>
    <w:p w14:paraId="49814E3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model = </w:t>
      </w:r>
      <w:proofErr w:type="spellStart"/>
      <w:r w:rsidRPr="002716A1">
        <w:rPr>
          <w:lang w:val="en-US"/>
        </w:rPr>
        <w:t>load_model</w:t>
      </w:r>
      <w:proofErr w:type="spellEnd"/>
      <w:r w:rsidRPr="002716A1">
        <w:rPr>
          <w:lang w:val="en-US"/>
        </w:rPr>
        <w:t>(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>)</w:t>
      </w:r>
    </w:p>
    <w:p w14:paraId="00A3536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t0 = </w:t>
      </w:r>
      <w:proofErr w:type="spellStart"/>
      <w:proofErr w:type="gramStart"/>
      <w:r w:rsidRPr="002716A1">
        <w:rPr>
          <w:lang w:val="en-US"/>
        </w:rPr>
        <w:t>time.perf</w:t>
      </w:r>
      <w:proofErr w:type="gramEnd"/>
      <w:r w:rsidRPr="002716A1">
        <w:rPr>
          <w:lang w:val="en-US"/>
        </w:rPr>
        <w:t>_</w:t>
      </w:r>
      <w:proofErr w:type="gramStart"/>
      <w:r w:rsidRPr="002716A1">
        <w:rPr>
          <w:lang w:val="en-US"/>
        </w:rPr>
        <w:t>counter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</w:t>
      </w:r>
    </w:p>
    <w:p w14:paraId="14C356B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results = </w:t>
      </w:r>
      <w:proofErr w:type="gramStart"/>
      <w:r w:rsidRPr="002716A1">
        <w:rPr>
          <w:lang w:val="en-US"/>
        </w:rPr>
        <w:t>model(</w:t>
      </w:r>
      <w:proofErr w:type="spellStart"/>
      <w:proofErr w:type="gramEnd"/>
      <w:r w:rsidRPr="002716A1">
        <w:rPr>
          <w:lang w:val="en-US"/>
        </w:rPr>
        <w:t>image_np</w:t>
      </w:r>
      <w:proofErr w:type="spellEnd"/>
      <w:r w:rsidRPr="002716A1">
        <w:rPr>
          <w:lang w:val="en-US"/>
        </w:rPr>
        <w:t>, conf=confidence, verbose=False)</w:t>
      </w:r>
    </w:p>
    <w:p w14:paraId="24E231C0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spellStart"/>
      <w:r w:rsidRPr="002716A1">
        <w:rPr>
          <w:lang w:val="en-US"/>
        </w:rPr>
        <w:t>elapsed_ms</w:t>
      </w:r>
      <w:proofErr w:type="spellEnd"/>
      <w:r w:rsidRPr="002716A1">
        <w:rPr>
          <w:lang w:val="en-US"/>
        </w:rPr>
        <w:t xml:space="preserve"> = (</w:t>
      </w:r>
      <w:proofErr w:type="spellStart"/>
      <w:proofErr w:type="gramStart"/>
      <w:r w:rsidRPr="002716A1">
        <w:rPr>
          <w:lang w:val="en-US"/>
        </w:rPr>
        <w:t>time.perf</w:t>
      </w:r>
      <w:proofErr w:type="gramEnd"/>
      <w:r w:rsidRPr="002716A1">
        <w:rPr>
          <w:lang w:val="en-US"/>
        </w:rPr>
        <w:t>_</w:t>
      </w:r>
      <w:proofErr w:type="gramStart"/>
      <w:r w:rsidRPr="002716A1">
        <w:rPr>
          <w:lang w:val="en-US"/>
        </w:rPr>
        <w:t>counter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 - t0) * 1000</w:t>
      </w:r>
    </w:p>
    <w:p w14:paraId="149B697C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292A63E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detections = []</w:t>
      </w:r>
    </w:p>
    <w:p w14:paraId="5A471FF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for r in results:</w:t>
      </w:r>
    </w:p>
    <w:p w14:paraId="75A25222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for box in </w:t>
      </w:r>
      <w:proofErr w:type="spellStart"/>
      <w:proofErr w:type="gramStart"/>
      <w:r w:rsidRPr="002716A1">
        <w:rPr>
          <w:lang w:val="en-US"/>
        </w:rPr>
        <w:t>r.boxes</w:t>
      </w:r>
      <w:proofErr w:type="spellEnd"/>
      <w:proofErr w:type="gramEnd"/>
      <w:r w:rsidRPr="002716A1">
        <w:rPr>
          <w:lang w:val="en-US"/>
        </w:rPr>
        <w:t>:</w:t>
      </w:r>
    </w:p>
    <w:p w14:paraId="6F35CD32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coords = </w:t>
      </w:r>
      <w:proofErr w:type="spellStart"/>
      <w:proofErr w:type="gramStart"/>
      <w:r w:rsidRPr="002716A1">
        <w:rPr>
          <w:lang w:val="en-US"/>
        </w:rPr>
        <w:t>box.xyxy</w:t>
      </w:r>
      <w:proofErr w:type="spellEnd"/>
      <w:proofErr w:type="gramEnd"/>
      <w:r w:rsidRPr="002716A1">
        <w:rPr>
          <w:lang w:val="en-US"/>
        </w:rPr>
        <w:t>[0</w:t>
      </w:r>
      <w:proofErr w:type="gramStart"/>
      <w:r w:rsidRPr="002716A1">
        <w:rPr>
          <w:lang w:val="en-US"/>
        </w:rPr>
        <w:t>].</w:t>
      </w:r>
      <w:proofErr w:type="spellStart"/>
      <w:r w:rsidRPr="002716A1">
        <w:rPr>
          <w:lang w:val="en-US"/>
        </w:rPr>
        <w:t>tolist</w:t>
      </w:r>
      <w:proofErr w:type="spellEnd"/>
      <w:proofErr w:type="gramEnd"/>
      <w:r w:rsidRPr="002716A1">
        <w:rPr>
          <w:lang w:val="en-US"/>
        </w:rPr>
        <w:t>()</w:t>
      </w:r>
    </w:p>
    <w:p w14:paraId="7E0DF84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</w:t>
      </w:r>
      <w:proofErr w:type="spellStart"/>
      <w:r w:rsidRPr="002716A1">
        <w:rPr>
          <w:lang w:val="en-US"/>
        </w:rPr>
        <w:t>cls_id</w:t>
      </w:r>
      <w:proofErr w:type="spellEnd"/>
      <w:r w:rsidRPr="002716A1">
        <w:rPr>
          <w:lang w:val="en-US"/>
        </w:rPr>
        <w:t xml:space="preserve"> = int(</w:t>
      </w:r>
      <w:proofErr w:type="spellStart"/>
      <w:r w:rsidRPr="002716A1">
        <w:rPr>
          <w:lang w:val="en-US"/>
        </w:rPr>
        <w:t>box.cls</w:t>
      </w:r>
      <w:proofErr w:type="spellEnd"/>
      <w:r w:rsidRPr="002716A1">
        <w:rPr>
          <w:lang w:val="en-US"/>
        </w:rPr>
        <w:t>[0</w:t>
      </w:r>
      <w:proofErr w:type="gramStart"/>
      <w:r w:rsidRPr="002716A1">
        <w:rPr>
          <w:lang w:val="en-US"/>
        </w:rPr>
        <w:t>].item</w:t>
      </w:r>
      <w:proofErr w:type="gramEnd"/>
      <w:r w:rsidRPr="002716A1">
        <w:rPr>
          <w:lang w:val="en-US"/>
        </w:rPr>
        <w:t>())</w:t>
      </w:r>
    </w:p>
    <w:p w14:paraId="78FA215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</w:t>
      </w:r>
      <w:proofErr w:type="spellStart"/>
      <w:r w:rsidRPr="002716A1">
        <w:rPr>
          <w:lang w:val="en-US"/>
        </w:rPr>
        <w:t>conf_val</w:t>
      </w:r>
      <w:proofErr w:type="spellEnd"/>
      <w:r w:rsidRPr="002716A1">
        <w:rPr>
          <w:lang w:val="en-US"/>
        </w:rPr>
        <w:t xml:space="preserve"> = float(</w:t>
      </w:r>
      <w:proofErr w:type="spellStart"/>
      <w:r w:rsidRPr="002716A1">
        <w:rPr>
          <w:lang w:val="en-US"/>
        </w:rPr>
        <w:t>box.conf</w:t>
      </w:r>
      <w:proofErr w:type="spellEnd"/>
      <w:r w:rsidRPr="002716A1">
        <w:rPr>
          <w:lang w:val="en-US"/>
        </w:rPr>
        <w:t>[0</w:t>
      </w:r>
      <w:proofErr w:type="gramStart"/>
      <w:r w:rsidRPr="002716A1">
        <w:rPr>
          <w:lang w:val="en-US"/>
        </w:rPr>
        <w:t>].item</w:t>
      </w:r>
      <w:proofErr w:type="gramEnd"/>
      <w:r w:rsidRPr="002716A1">
        <w:rPr>
          <w:lang w:val="en-US"/>
        </w:rPr>
        <w:t>())</w:t>
      </w:r>
    </w:p>
    <w:p w14:paraId="2EDE0250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</w:t>
      </w:r>
    </w:p>
    <w:p w14:paraId="160B8CB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</w:t>
      </w:r>
      <w:proofErr w:type="spellStart"/>
      <w:proofErr w:type="gramStart"/>
      <w:r w:rsidRPr="002716A1">
        <w:rPr>
          <w:lang w:val="en-US"/>
        </w:rPr>
        <w:t>detections.append</w:t>
      </w:r>
      <w:proofErr w:type="spellEnd"/>
      <w:proofErr w:type="gramEnd"/>
      <w:r w:rsidRPr="002716A1">
        <w:rPr>
          <w:lang w:val="en-US"/>
        </w:rPr>
        <w:t>(</w:t>
      </w:r>
      <w:proofErr w:type="gramStart"/>
      <w:r w:rsidRPr="002716A1">
        <w:rPr>
          <w:lang w:val="en-US"/>
        </w:rPr>
        <w:t>Detection(</w:t>
      </w:r>
      <w:proofErr w:type="gramEnd"/>
    </w:p>
    <w:p w14:paraId="5421C6D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    label=</w:t>
      </w:r>
      <w:proofErr w:type="spellStart"/>
      <w:proofErr w:type="gramStart"/>
      <w:r w:rsidRPr="002716A1">
        <w:rPr>
          <w:lang w:val="en-US"/>
        </w:rPr>
        <w:t>model.names</w:t>
      </w:r>
      <w:proofErr w:type="spellEnd"/>
      <w:proofErr w:type="gramEnd"/>
      <w:r w:rsidRPr="002716A1">
        <w:rPr>
          <w:lang w:val="en-US"/>
        </w:rPr>
        <w:t>[</w:t>
      </w:r>
      <w:proofErr w:type="spellStart"/>
      <w:r w:rsidRPr="002716A1">
        <w:rPr>
          <w:lang w:val="en-US"/>
        </w:rPr>
        <w:t>cls_id</w:t>
      </w:r>
      <w:proofErr w:type="spellEnd"/>
      <w:r w:rsidRPr="002716A1">
        <w:rPr>
          <w:lang w:val="en-US"/>
        </w:rPr>
        <w:t>],</w:t>
      </w:r>
    </w:p>
    <w:p w14:paraId="2ED5B35F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    confidence=</w:t>
      </w:r>
      <w:proofErr w:type="gramStart"/>
      <w:r w:rsidRPr="002716A1">
        <w:rPr>
          <w:lang w:val="en-US"/>
        </w:rPr>
        <w:t>round(</w:t>
      </w:r>
      <w:proofErr w:type="spellStart"/>
      <w:proofErr w:type="gramEnd"/>
      <w:r w:rsidRPr="002716A1">
        <w:rPr>
          <w:lang w:val="en-US"/>
        </w:rPr>
        <w:t>conf_val</w:t>
      </w:r>
      <w:proofErr w:type="spellEnd"/>
      <w:r w:rsidRPr="002716A1">
        <w:rPr>
          <w:lang w:val="en-US"/>
        </w:rPr>
        <w:t>, 4),</w:t>
      </w:r>
    </w:p>
    <w:p w14:paraId="574EFCC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    </w:t>
      </w:r>
      <w:proofErr w:type="spellStart"/>
      <w:r w:rsidRPr="002716A1">
        <w:rPr>
          <w:lang w:val="en-US"/>
        </w:rPr>
        <w:t>bbox</w:t>
      </w:r>
      <w:proofErr w:type="spellEnd"/>
      <w:r w:rsidRPr="002716A1">
        <w:rPr>
          <w:lang w:val="en-US"/>
        </w:rPr>
        <w:t>=[round(float(c), 2) for c in coords],</w:t>
      </w:r>
    </w:p>
    <w:p w14:paraId="0C436FA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    ))</w:t>
      </w:r>
    </w:p>
    <w:p w14:paraId="121E1C1A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2828D62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h, w = </w:t>
      </w:r>
      <w:proofErr w:type="spellStart"/>
      <w:r w:rsidRPr="002716A1">
        <w:rPr>
          <w:lang w:val="en-US"/>
        </w:rPr>
        <w:t>image_</w:t>
      </w:r>
      <w:proofErr w:type="gramStart"/>
      <w:r w:rsidRPr="002716A1">
        <w:rPr>
          <w:lang w:val="en-US"/>
        </w:rPr>
        <w:t>np.shape</w:t>
      </w:r>
      <w:proofErr w:type="spellEnd"/>
      <w:proofErr w:type="gramEnd"/>
      <w:r w:rsidRPr="002716A1">
        <w:rPr>
          <w:lang w:val="en-US"/>
        </w:rPr>
        <w:t>[:2]</w:t>
      </w:r>
    </w:p>
    <w:p w14:paraId="41AC85A9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return </w:t>
      </w:r>
      <w:proofErr w:type="spellStart"/>
      <w:proofErr w:type="gramStart"/>
      <w:r w:rsidRPr="002716A1">
        <w:rPr>
          <w:lang w:val="en-US"/>
        </w:rPr>
        <w:t>PredictResponse</w:t>
      </w:r>
      <w:proofErr w:type="spellEnd"/>
      <w:r w:rsidRPr="002716A1">
        <w:rPr>
          <w:lang w:val="en-US"/>
        </w:rPr>
        <w:t>(</w:t>
      </w:r>
      <w:proofErr w:type="gramEnd"/>
    </w:p>
    <w:p w14:paraId="1290890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detections=detections,</w:t>
      </w:r>
    </w:p>
    <w:p w14:paraId="4DE582D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inference_ms</w:t>
      </w:r>
      <w:proofErr w:type="spellEnd"/>
      <w:r w:rsidRPr="002716A1">
        <w:rPr>
          <w:lang w:val="en-US"/>
        </w:rPr>
        <w:t>=</w:t>
      </w:r>
      <w:proofErr w:type="gramStart"/>
      <w:r w:rsidRPr="002716A1">
        <w:rPr>
          <w:lang w:val="en-US"/>
        </w:rPr>
        <w:t>round(</w:t>
      </w:r>
      <w:proofErr w:type="spellStart"/>
      <w:proofErr w:type="gramEnd"/>
      <w:r w:rsidRPr="002716A1">
        <w:rPr>
          <w:lang w:val="en-US"/>
        </w:rPr>
        <w:t>elapsed_ms</w:t>
      </w:r>
      <w:proofErr w:type="spellEnd"/>
      <w:r w:rsidRPr="002716A1">
        <w:rPr>
          <w:lang w:val="en-US"/>
        </w:rPr>
        <w:t>, 2),</w:t>
      </w:r>
    </w:p>
    <w:p w14:paraId="78D9863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model_used</w:t>
      </w:r>
      <w:proofErr w:type="spellEnd"/>
      <w:r w:rsidRPr="002716A1">
        <w:rPr>
          <w:lang w:val="en-US"/>
        </w:rPr>
        <w:t>=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>,</w:t>
      </w:r>
    </w:p>
    <w:p w14:paraId="4BFFAFF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image_width</w:t>
      </w:r>
      <w:proofErr w:type="spellEnd"/>
      <w:r w:rsidRPr="002716A1">
        <w:rPr>
          <w:lang w:val="en-US"/>
        </w:rPr>
        <w:t>=w,</w:t>
      </w:r>
    </w:p>
    <w:p w14:paraId="2B0EA6D2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image_height</w:t>
      </w:r>
      <w:proofErr w:type="spellEnd"/>
      <w:r w:rsidRPr="002716A1">
        <w:rPr>
          <w:lang w:val="en-US"/>
        </w:rPr>
        <w:t>=h,</w:t>
      </w:r>
    </w:p>
    <w:p w14:paraId="6C228514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)</w:t>
      </w:r>
    </w:p>
    <w:p w14:paraId="0358325A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69905154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# ── Endpoints ───────────────────────────────────────────────</w:t>
      </w:r>
    </w:p>
    <w:p w14:paraId="608CEAEA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191D065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lastRenderedPageBreak/>
        <w:t>@</w:t>
      </w:r>
      <w:proofErr w:type="gramStart"/>
      <w:r w:rsidRPr="002716A1">
        <w:rPr>
          <w:lang w:val="en-US"/>
        </w:rPr>
        <w:t>app.get(</w:t>
      </w:r>
      <w:proofErr w:type="gramEnd"/>
      <w:r w:rsidRPr="002716A1">
        <w:rPr>
          <w:lang w:val="en-US"/>
        </w:rPr>
        <w:t xml:space="preserve">"/health", </w:t>
      </w:r>
      <w:proofErr w:type="spellStart"/>
      <w:r w:rsidRPr="002716A1">
        <w:rPr>
          <w:lang w:val="en-US"/>
        </w:rPr>
        <w:t>response_model</w:t>
      </w:r>
      <w:proofErr w:type="spellEnd"/>
      <w:r w:rsidRPr="002716A1">
        <w:rPr>
          <w:lang w:val="en-US"/>
        </w:rPr>
        <w:t>=</w:t>
      </w:r>
      <w:proofErr w:type="spellStart"/>
      <w:r w:rsidRPr="002716A1">
        <w:rPr>
          <w:lang w:val="en-US"/>
        </w:rPr>
        <w:t>HealthResponse</w:t>
      </w:r>
      <w:proofErr w:type="spellEnd"/>
      <w:r w:rsidRPr="002716A1">
        <w:rPr>
          <w:lang w:val="en-US"/>
        </w:rPr>
        <w:t>)</w:t>
      </w:r>
    </w:p>
    <w:p w14:paraId="09886689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async def </w:t>
      </w:r>
      <w:proofErr w:type="spellStart"/>
      <w:r w:rsidRPr="002716A1">
        <w:rPr>
          <w:lang w:val="en-US"/>
        </w:rPr>
        <w:t>health_</w:t>
      </w:r>
      <w:proofErr w:type="gramStart"/>
      <w:r w:rsidRPr="002716A1">
        <w:rPr>
          <w:lang w:val="en-US"/>
        </w:rPr>
        <w:t>check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):</w:t>
      </w:r>
    </w:p>
    <w:p w14:paraId="50D25B14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 xml:space="preserve"> = </w:t>
      </w:r>
      <w:proofErr w:type="spellStart"/>
      <w:r w:rsidRPr="002716A1">
        <w:rPr>
          <w:lang w:val="en-US"/>
        </w:rPr>
        <w:t>get_default_model_</w:t>
      </w:r>
      <w:proofErr w:type="gramStart"/>
      <w:r w:rsidRPr="002716A1">
        <w:rPr>
          <w:lang w:val="en-US"/>
        </w:rPr>
        <w:t>name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</w:t>
      </w:r>
    </w:p>
    <w:p w14:paraId="30FCE8C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try:</w:t>
      </w:r>
    </w:p>
    <w:p w14:paraId="717B0450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load_model</w:t>
      </w:r>
      <w:proofErr w:type="spellEnd"/>
      <w:r w:rsidRPr="002716A1">
        <w:rPr>
          <w:lang w:val="en-US"/>
        </w:rPr>
        <w:t>(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>)</w:t>
      </w:r>
    </w:p>
    <w:p w14:paraId="1761721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loaded = True</w:t>
      </w:r>
    </w:p>
    <w:p w14:paraId="1062AE1B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except Exception:</w:t>
      </w:r>
    </w:p>
    <w:p w14:paraId="34BDFBCE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loaded = False</w:t>
      </w:r>
    </w:p>
    <w:p w14:paraId="7771D7F0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return </w:t>
      </w:r>
      <w:proofErr w:type="spellStart"/>
      <w:proofErr w:type="gramStart"/>
      <w:r w:rsidRPr="002716A1">
        <w:rPr>
          <w:lang w:val="en-US"/>
        </w:rPr>
        <w:t>HealthResponse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 xml:space="preserve">status="ok", </w:t>
      </w:r>
      <w:proofErr w:type="spellStart"/>
      <w:r w:rsidRPr="002716A1">
        <w:rPr>
          <w:lang w:val="en-US"/>
        </w:rPr>
        <w:t>model_loaded</w:t>
      </w:r>
      <w:proofErr w:type="spellEnd"/>
      <w:r w:rsidRPr="002716A1">
        <w:rPr>
          <w:lang w:val="en-US"/>
        </w:rPr>
        <w:t xml:space="preserve">=loaded, 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>=</w:t>
      </w:r>
      <w:proofErr w:type="spellStart"/>
      <w:r w:rsidRPr="002716A1">
        <w:rPr>
          <w:lang w:val="en-US"/>
        </w:rPr>
        <w:t>model_name</w:t>
      </w:r>
      <w:proofErr w:type="spellEnd"/>
      <w:r w:rsidRPr="002716A1">
        <w:rPr>
          <w:lang w:val="en-US"/>
        </w:rPr>
        <w:t>)</w:t>
      </w:r>
    </w:p>
    <w:p w14:paraId="657604AD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7B9E4FAA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@</w:t>
      </w:r>
      <w:proofErr w:type="gramStart"/>
      <w:r w:rsidRPr="002716A1">
        <w:rPr>
          <w:lang w:val="en-US"/>
        </w:rPr>
        <w:t>app.post(</w:t>
      </w:r>
      <w:proofErr w:type="gramEnd"/>
      <w:r w:rsidRPr="002716A1">
        <w:rPr>
          <w:lang w:val="en-US"/>
        </w:rPr>
        <w:t xml:space="preserve">"/predict", </w:t>
      </w:r>
      <w:proofErr w:type="spellStart"/>
      <w:r w:rsidRPr="002716A1">
        <w:rPr>
          <w:lang w:val="en-US"/>
        </w:rPr>
        <w:t>response_model</w:t>
      </w:r>
      <w:proofErr w:type="spellEnd"/>
      <w:r w:rsidRPr="002716A1">
        <w:rPr>
          <w:lang w:val="en-US"/>
        </w:rPr>
        <w:t>=</w:t>
      </w:r>
      <w:proofErr w:type="spellStart"/>
      <w:r w:rsidRPr="002716A1">
        <w:rPr>
          <w:lang w:val="en-US"/>
        </w:rPr>
        <w:t>PredictResponse</w:t>
      </w:r>
      <w:proofErr w:type="spellEnd"/>
      <w:r w:rsidRPr="002716A1">
        <w:rPr>
          <w:lang w:val="en-US"/>
        </w:rPr>
        <w:t>)</w:t>
      </w:r>
    </w:p>
    <w:p w14:paraId="03631F6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def </w:t>
      </w:r>
      <w:proofErr w:type="gramStart"/>
      <w:r w:rsidRPr="002716A1">
        <w:rPr>
          <w:lang w:val="en-US"/>
        </w:rPr>
        <w:t>predict(</w:t>
      </w:r>
      <w:proofErr w:type="gramEnd"/>
      <w:r w:rsidRPr="002716A1">
        <w:rPr>
          <w:lang w:val="en-US"/>
        </w:rPr>
        <w:t xml:space="preserve">request: </w:t>
      </w:r>
      <w:proofErr w:type="spellStart"/>
      <w:r w:rsidRPr="002716A1">
        <w:rPr>
          <w:lang w:val="en-US"/>
        </w:rPr>
        <w:t>PredictRequest</w:t>
      </w:r>
      <w:proofErr w:type="spellEnd"/>
      <w:r w:rsidRPr="002716A1">
        <w:rPr>
          <w:lang w:val="en-US"/>
        </w:rPr>
        <w:t>):</w:t>
      </w:r>
    </w:p>
    <w:p w14:paraId="0CB8629A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_metrics["total"] += 1</w:t>
      </w:r>
    </w:p>
    <w:p w14:paraId="18AB598E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try:</w:t>
      </w:r>
    </w:p>
    <w:p w14:paraId="00976B7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img</w:t>
      </w:r>
      <w:proofErr w:type="spellEnd"/>
      <w:r w:rsidRPr="002716A1">
        <w:rPr>
          <w:lang w:val="en-US"/>
        </w:rPr>
        <w:t xml:space="preserve"> = _</w:t>
      </w:r>
      <w:proofErr w:type="spellStart"/>
      <w:r w:rsidRPr="002716A1">
        <w:rPr>
          <w:lang w:val="en-US"/>
        </w:rPr>
        <w:t>load_image_from_request</w:t>
      </w:r>
      <w:proofErr w:type="spellEnd"/>
      <w:r w:rsidRPr="002716A1">
        <w:rPr>
          <w:lang w:val="en-US"/>
        </w:rPr>
        <w:t>(request)</w:t>
      </w:r>
    </w:p>
    <w:p w14:paraId="4C03582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result = _</w:t>
      </w:r>
      <w:proofErr w:type="spellStart"/>
      <w:r w:rsidRPr="002716A1">
        <w:rPr>
          <w:lang w:val="en-US"/>
        </w:rPr>
        <w:t>run_</w:t>
      </w:r>
      <w:proofErr w:type="gramStart"/>
      <w:r w:rsidRPr="002716A1">
        <w:rPr>
          <w:lang w:val="en-US"/>
        </w:rPr>
        <w:t>inference</w:t>
      </w:r>
      <w:proofErr w:type="spellEnd"/>
      <w:r w:rsidRPr="002716A1">
        <w:rPr>
          <w:lang w:val="en-US"/>
        </w:rPr>
        <w:t>(</w:t>
      </w:r>
      <w:proofErr w:type="spellStart"/>
      <w:proofErr w:type="gramEnd"/>
      <w:r w:rsidRPr="002716A1">
        <w:rPr>
          <w:lang w:val="en-US"/>
        </w:rPr>
        <w:t>img</w:t>
      </w:r>
      <w:proofErr w:type="spellEnd"/>
      <w:r w:rsidRPr="002716A1">
        <w:rPr>
          <w:lang w:val="en-US"/>
        </w:rPr>
        <w:t xml:space="preserve">, </w:t>
      </w:r>
      <w:proofErr w:type="spellStart"/>
      <w:proofErr w:type="gramStart"/>
      <w:r w:rsidRPr="002716A1">
        <w:rPr>
          <w:lang w:val="en-US"/>
        </w:rPr>
        <w:t>request.model</w:t>
      </w:r>
      <w:proofErr w:type="gramEnd"/>
      <w:r w:rsidRPr="002716A1">
        <w:rPr>
          <w:lang w:val="en-US"/>
        </w:rPr>
        <w:t>_name</w:t>
      </w:r>
      <w:proofErr w:type="spellEnd"/>
      <w:r w:rsidRPr="002716A1">
        <w:rPr>
          <w:lang w:val="en-US"/>
        </w:rPr>
        <w:t xml:space="preserve">, </w:t>
      </w:r>
      <w:proofErr w:type="spellStart"/>
      <w:proofErr w:type="gramStart"/>
      <w:r w:rsidRPr="002716A1">
        <w:rPr>
          <w:lang w:val="en-US"/>
        </w:rPr>
        <w:t>request.confidence</w:t>
      </w:r>
      <w:proofErr w:type="spellEnd"/>
      <w:proofErr w:type="gramEnd"/>
      <w:r w:rsidRPr="002716A1">
        <w:rPr>
          <w:lang w:val="en-US"/>
        </w:rPr>
        <w:t>)</w:t>
      </w:r>
    </w:p>
    <w:p w14:paraId="37599D6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_metrics["success"] += 1</w:t>
      </w:r>
    </w:p>
    <w:p w14:paraId="03F9019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_metrics["</w:t>
      </w:r>
      <w:proofErr w:type="spellStart"/>
      <w:r w:rsidRPr="002716A1">
        <w:rPr>
          <w:lang w:val="en-US"/>
        </w:rPr>
        <w:t>total_ms</w:t>
      </w:r>
      <w:proofErr w:type="spellEnd"/>
      <w:r w:rsidRPr="002716A1">
        <w:rPr>
          <w:lang w:val="en-US"/>
        </w:rPr>
        <w:t xml:space="preserve">"] += </w:t>
      </w:r>
      <w:proofErr w:type="spellStart"/>
      <w:proofErr w:type="gramStart"/>
      <w:r w:rsidRPr="002716A1">
        <w:rPr>
          <w:lang w:val="en-US"/>
        </w:rPr>
        <w:t>result.inference</w:t>
      </w:r>
      <w:proofErr w:type="gramEnd"/>
      <w:r w:rsidRPr="002716A1">
        <w:rPr>
          <w:lang w:val="en-US"/>
        </w:rPr>
        <w:t>_ms</w:t>
      </w:r>
      <w:proofErr w:type="spellEnd"/>
    </w:p>
    <w:p w14:paraId="02BED10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return result</w:t>
      </w:r>
    </w:p>
    <w:p w14:paraId="6D65C4D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except </w:t>
      </w:r>
      <w:proofErr w:type="spellStart"/>
      <w:r w:rsidRPr="002716A1">
        <w:rPr>
          <w:lang w:val="en-US"/>
        </w:rPr>
        <w:t>HTTPException</w:t>
      </w:r>
      <w:proofErr w:type="spellEnd"/>
      <w:r w:rsidRPr="002716A1">
        <w:rPr>
          <w:lang w:val="en-US"/>
        </w:rPr>
        <w:t>:</w:t>
      </w:r>
    </w:p>
    <w:p w14:paraId="743D815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raise</w:t>
      </w:r>
    </w:p>
    <w:p w14:paraId="7698B71B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except </w:t>
      </w:r>
      <w:proofErr w:type="spellStart"/>
      <w:r w:rsidRPr="002716A1">
        <w:rPr>
          <w:lang w:val="en-US"/>
        </w:rPr>
        <w:t>FileNotFoundError</w:t>
      </w:r>
      <w:proofErr w:type="spellEnd"/>
      <w:r w:rsidRPr="002716A1">
        <w:rPr>
          <w:lang w:val="en-US"/>
        </w:rPr>
        <w:t xml:space="preserve"> as e:</w:t>
      </w:r>
    </w:p>
    <w:p w14:paraId="5BB57D6B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raise </w:t>
      </w:r>
      <w:proofErr w:type="spellStart"/>
      <w:proofErr w:type="gramStart"/>
      <w:r w:rsidRPr="002716A1">
        <w:rPr>
          <w:lang w:val="en-US"/>
        </w:rPr>
        <w:t>HTTPException</w:t>
      </w:r>
      <w:proofErr w:type="spellEnd"/>
      <w:r w:rsidRPr="002716A1">
        <w:rPr>
          <w:lang w:val="en-US"/>
        </w:rPr>
        <w:t>(</w:t>
      </w:r>
      <w:proofErr w:type="spellStart"/>
      <w:proofErr w:type="gramEnd"/>
      <w:r w:rsidRPr="002716A1">
        <w:rPr>
          <w:lang w:val="en-US"/>
        </w:rPr>
        <w:t>status_code</w:t>
      </w:r>
      <w:proofErr w:type="spellEnd"/>
      <w:r w:rsidRPr="002716A1">
        <w:rPr>
          <w:lang w:val="en-US"/>
        </w:rPr>
        <w:t>=404, detail=str(e))</w:t>
      </w:r>
    </w:p>
    <w:p w14:paraId="5C996064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except Exception as e:</w:t>
      </w:r>
    </w:p>
    <w:p w14:paraId="0313B319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raise </w:t>
      </w:r>
      <w:proofErr w:type="spellStart"/>
      <w:proofErr w:type="gramStart"/>
      <w:r w:rsidRPr="002716A1">
        <w:rPr>
          <w:lang w:val="en-US"/>
        </w:rPr>
        <w:t>HTTPException</w:t>
      </w:r>
      <w:proofErr w:type="spellEnd"/>
      <w:r w:rsidRPr="002716A1">
        <w:rPr>
          <w:lang w:val="en-US"/>
        </w:rPr>
        <w:t>(</w:t>
      </w:r>
      <w:proofErr w:type="spellStart"/>
      <w:proofErr w:type="gramEnd"/>
      <w:r w:rsidRPr="002716A1">
        <w:rPr>
          <w:lang w:val="en-US"/>
        </w:rPr>
        <w:t>status_code</w:t>
      </w:r>
      <w:proofErr w:type="spellEnd"/>
      <w:r w:rsidRPr="002716A1">
        <w:rPr>
          <w:lang w:val="en-US"/>
        </w:rPr>
        <w:t>=500, detail=str(e))</w:t>
      </w:r>
    </w:p>
    <w:p w14:paraId="25CA8699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659A5E1E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@</w:t>
      </w:r>
      <w:proofErr w:type="gramStart"/>
      <w:r w:rsidRPr="002716A1">
        <w:rPr>
          <w:lang w:val="en-US"/>
        </w:rPr>
        <w:t>app.post(</w:t>
      </w:r>
      <w:proofErr w:type="gramEnd"/>
      <w:r w:rsidRPr="002716A1">
        <w:rPr>
          <w:lang w:val="en-US"/>
        </w:rPr>
        <w:t>"/predict/image", responses</w:t>
      </w:r>
      <w:proofErr w:type="gramStart"/>
      <w:r w:rsidRPr="002716A1">
        <w:rPr>
          <w:lang w:val="en-US"/>
        </w:rPr>
        <w:t>={</w:t>
      </w:r>
      <w:proofErr w:type="gramEnd"/>
      <w:r w:rsidRPr="002716A1">
        <w:rPr>
          <w:lang w:val="en-US"/>
        </w:rPr>
        <w:t>200: {"content": {"image/jpeg": {}}}})</w:t>
      </w:r>
    </w:p>
    <w:p w14:paraId="6E19A12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def </w:t>
      </w:r>
      <w:proofErr w:type="spellStart"/>
      <w:r w:rsidRPr="002716A1">
        <w:rPr>
          <w:lang w:val="en-US"/>
        </w:rPr>
        <w:t>predict_</w:t>
      </w:r>
      <w:proofErr w:type="gramStart"/>
      <w:r w:rsidRPr="002716A1">
        <w:rPr>
          <w:lang w:val="en-US"/>
        </w:rPr>
        <w:t>image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 xml:space="preserve">request: </w:t>
      </w:r>
      <w:proofErr w:type="spellStart"/>
      <w:r w:rsidRPr="002716A1">
        <w:rPr>
          <w:lang w:val="en-US"/>
        </w:rPr>
        <w:t>PredictRequest</w:t>
      </w:r>
      <w:proofErr w:type="spellEnd"/>
      <w:r w:rsidRPr="002716A1">
        <w:rPr>
          <w:lang w:val="en-US"/>
        </w:rPr>
        <w:t>):</w:t>
      </w:r>
    </w:p>
    <w:p w14:paraId="68474EF8" w14:textId="77777777" w:rsidR="00DA337A" w:rsidRDefault="00DA337A" w:rsidP="00DA337A">
      <w:pPr>
        <w:pStyle w:val="CodeDark"/>
        <w:ind w:right="-1"/>
      </w:pPr>
      <w:r w:rsidRPr="002716A1">
        <w:rPr>
          <w:lang w:val="en-US"/>
        </w:rPr>
        <w:t xml:space="preserve">    </w:t>
      </w:r>
      <w:r>
        <w:t>"""Executa a inferência e retorna a imagem anotada em JPEG com cores 100% calibradas em RGB."""</w:t>
      </w:r>
    </w:p>
    <w:p w14:paraId="12AD7429" w14:textId="77777777" w:rsidR="00DA337A" w:rsidRDefault="00DA337A" w:rsidP="00DA337A">
      <w:pPr>
        <w:pStyle w:val="CodeDark"/>
        <w:ind w:right="-1"/>
      </w:pPr>
      <w:r>
        <w:t xml:space="preserve">    _</w:t>
      </w:r>
      <w:proofErr w:type="spellStart"/>
      <w:r>
        <w:t>metrics</w:t>
      </w:r>
      <w:proofErr w:type="spellEnd"/>
      <w:r>
        <w:t>["total"] += 1</w:t>
      </w:r>
    </w:p>
    <w:p w14:paraId="234E0A3C" w14:textId="77777777" w:rsidR="00DA337A" w:rsidRDefault="00DA337A" w:rsidP="00DA337A">
      <w:pPr>
        <w:pStyle w:val="CodeDark"/>
        <w:ind w:right="-1"/>
      </w:pPr>
      <w:r>
        <w:t xml:space="preserve">    </w:t>
      </w:r>
      <w:proofErr w:type="spellStart"/>
      <w:r>
        <w:t>try</w:t>
      </w:r>
      <w:proofErr w:type="spellEnd"/>
      <w:r>
        <w:t>:</w:t>
      </w:r>
    </w:p>
    <w:p w14:paraId="03EB6243" w14:textId="77777777" w:rsidR="00DA337A" w:rsidRDefault="00DA337A" w:rsidP="00DA337A">
      <w:pPr>
        <w:pStyle w:val="CodeDark"/>
        <w:ind w:right="-1"/>
      </w:pPr>
      <w:r>
        <w:lastRenderedPageBreak/>
        <w:t xml:space="preserve">        # 1. Carrega imagem em RGB</w:t>
      </w:r>
    </w:p>
    <w:p w14:paraId="78255C3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>
        <w:t xml:space="preserve">        </w:t>
      </w:r>
      <w:proofErr w:type="spellStart"/>
      <w:r w:rsidRPr="002716A1">
        <w:rPr>
          <w:lang w:val="en-US"/>
        </w:rPr>
        <w:t>img_rgb</w:t>
      </w:r>
      <w:proofErr w:type="spellEnd"/>
      <w:r w:rsidRPr="002716A1">
        <w:rPr>
          <w:lang w:val="en-US"/>
        </w:rPr>
        <w:t xml:space="preserve"> = _</w:t>
      </w:r>
      <w:proofErr w:type="spellStart"/>
      <w:r w:rsidRPr="002716A1">
        <w:rPr>
          <w:lang w:val="en-US"/>
        </w:rPr>
        <w:t>load_image_from_request</w:t>
      </w:r>
      <w:proofErr w:type="spellEnd"/>
      <w:r w:rsidRPr="002716A1">
        <w:rPr>
          <w:lang w:val="en-US"/>
        </w:rPr>
        <w:t>(request)</w:t>
      </w:r>
    </w:p>
    <w:p w14:paraId="4C5056F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model = </w:t>
      </w:r>
      <w:proofErr w:type="spellStart"/>
      <w:r w:rsidRPr="002716A1">
        <w:rPr>
          <w:lang w:val="en-US"/>
        </w:rPr>
        <w:t>load_model</w:t>
      </w:r>
      <w:proofErr w:type="spellEnd"/>
      <w:r w:rsidRPr="002716A1">
        <w:rPr>
          <w:lang w:val="en-US"/>
        </w:rPr>
        <w:t>(</w:t>
      </w:r>
      <w:proofErr w:type="spellStart"/>
      <w:proofErr w:type="gramStart"/>
      <w:r w:rsidRPr="002716A1">
        <w:rPr>
          <w:lang w:val="en-US"/>
        </w:rPr>
        <w:t>request.model</w:t>
      </w:r>
      <w:proofErr w:type="gramEnd"/>
      <w:r w:rsidRPr="002716A1">
        <w:rPr>
          <w:lang w:val="en-US"/>
        </w:rPr>
        <w:t>_name</w:t>
      </w:r>
      <w:proofErr w:type="spellEnd"/>
      <w:r w:rsidRPr="002716A1">
        <w:rPr>
          <w:lang w:val="en-US"/>
        </w:rPr>
        <w:t>)</w:t>
      </w:r>
    </w:p>
    <w:p w14:paraId="41253499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</w:p>
    <w:p w14:paraId="4B5F9684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t0 = </w:t>
      </w:r>
      <w:proofErr w:type="spellStart"/>
      <w:proofErr w:type="gramStart"/>
      <w:r w:rsidRPr="002716A1">
        <w:rPr>
          <w:lang w:val="en-US"/>
        </w:rPr>
        <w:t>time.perf</w:t>
      </w:r>
      <w:proofErr w:type="gramEnd"/>
      <w:r w:rsidRPr="002716A1">
        <w:rPr>
          <w:lang w:val="en-US"/>
        </w:rPr>
        <w:t>_</w:t>
      </w:r>
      <w:proofErr w:type="gramStart"/>
      <w:r w:rsidRPr="002716A1">
        <w:rPr>
          <w:lang w:val="en-US"/>
        </w:rPr>
        <w:t>counter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</w:t>
      </w:r>
    </w:p>
    <w:p w14:paraId="2D1E23F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results = </w:t>
      </w:r>
      <w:proofErr w:type="gramStart"/>
      <w:r w:rsidRPr="002716A1">
        <w:rPr>
          <w:lang w:val="en-US"/>
        </w:rPr>
        <w:t>model(</w:t>
      </w:r>
      <w:proofErr w:type="spellStart"/>
      <w:proofErr w:type="gramEnd"/>
      <w:r w:rsidRPr="002716A1">
        <w:rPr>
          <w:lang w:val="en-US"/>
        </w:rPr>
        <w:t>img_rgb</w:t>
      </w:r>
      <w:proofErr w:type="spellEnd"/>
      <w:r w:rsidRPr="002716A1">
        <w:rPr>
          <w:lang w:val="en-US"/>
        </w:rPr>
        <w:t>, conf=</w:t>
      </w:r>
      <w:proofErr w:type="spellStart"/>
      <w:proofErr w:type="gramStart"/>
      <w:r w:rsidRPr="002716A1">
        <w:rPr>
          <w:lang w:val="en-US"/>
        </w:rPr>
        <w:t>request.confidence</w:t>
      </w:r>
      <w:proofErr w:type="spellEnd"/>
      <w:proofErr w:type="gramEnd"/>
      <w:r w:rsidRPr="002716A1">
        <w:rPr>
          <w:lang w:val="en-US"/>
        </w:rPr>
        <w:t>, verbose=False)</w:t>
      </w:r>
    </w:p>
    <w:p w14:paraId="7857792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elapsed_ms</w:t>
      </w:r>
      <w:proofErr w:type="spellEnd"/>
      <w:r w:rsidRPr="002716A1">
        <w:rPr>
          <w:lang w:val="en-US"/>
        </w:rPr>
        <w:t xml:space="preserve"> = (</w:t>
      </w:r>
      <w:proofErr w:type="spellStart"/>
      <w:proofErr w:type="gramStart"/>
      <w:r w:rsidRPr="002716A1">
        <w:rPr>
          <w:lang w:val="en-US"/>
        </w:rPr>
        <w:t>time.perf</w:t>
      </w:r>
      <w:proofErr w:type="gramEnd"/>
      <w:r w:rsidRPr="002716A1">
        <w:rPr>
          <w:lang w:val="en-US"/>
        </w:rPr>
        <w:t>_</w:t>
      </w:r>
      <w:proofErr w:type="gramStart"/>
      <w:r w:rsidRPr="002716A1">
        <w:rPr>
          <w:lang w:val="en-US"/>
        </w:rPr>
        <w:t>counter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 - t0) * 1000</w:t>
      </w:r>
    </w:p>
    <w:p w14:paraId="4ED08C2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</w:p>
    <w:p w14:paraId="319CFDFF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_metrics["success"] += 1</w:t>
      </w:r>
    </w:p>
    <w:p w14:paraId="6EC8ECF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_metrics["</w:t>
      </w:r>
      <w:proofErr w:type="spellStart"/>
      <w:r w:rsidRPr="002716A1">
        <w:rPr>
          <w:lang w:val="en-US"/>
        </w:rPr>
        <w:t>total_ms</w:t>
      </w:r>
      <w:proofErr w:type="spellEnd"/>
      <w:r w:rsidRPr="002716A1">
        <w:rPr>
          <w:lang w:val="en-US"/>
        </w:rPr>
        <w:t xml:space="preserve">"] += </w:t>
      </w:r>
      <w:proofErr w:type="spellStart"/>
      <w:r w:rsidRPr="002716A1">
        <w:rPr>
          <w:lang w:val="en-US"/>
        </w:rPr>
        <w:t>elapsed_ms</w:t>
      </w:r>
      <w:proofErr w:type="spellEnd"/>
    </w:p>
    <w:p w14:paraId="2D378497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45E66BFF" w14:textId="77777777" w:rsidR="00DA337A" w:rsidRDefault="00DA337A" w:rsidP="00DA337A">
      <w:pPr>
        <w:pStyle w:val="CodeDark"/>
        <w:ind w:right="-1"/>
      </w:pPr>
      <w:r w:rsidRPr="002716A1">
        <w:rPr>
          <w:lang w:val="en-US"/>
        </w:rPr>
        <w:t xml:space="preserve">        </w:t>
      </w:r>
      <w:r>
        <w:t xml:space="preserve"># 2. </w:t>
      </w:r>
      <w:proofErr w:type="spellStart"/>
      <w:proofErr w:type="gramStart"/>
      <w:r>
        <w:t>plot</w:t>
      </w:r>
      <w:proofErr w:type="spellEnd"/>
      <w:r>
        <w:t>(</w:t>
      </w:r>
      <w:proofErr w:type="gramEnd"/>
      <w:r>
        <w:t xml:space="preserve">) retorna o </w:t>
      </w:r>
      <w:proofErr w:type="spellStart"/>
      <w:r>
        <w:t>array</w:t>
      </w:r>
      <w:proofErr w:type="spellEnd"/>
      <w:r>
        <w:t xml:space="preserve"> RGB anotado</w:t>
      </w:r>
    </w:p>
    <w:p w14:paraId="33C9F8FE" w14:textId="77777777" w:rsidR="00DA337A" w:rsidRDefault="00DA337A" w:rsidP="00DA337A">
      <w:pPr>
        <w:pStyle w:val="CodeDark"/>
        <w:ind w:right="-1"/>
      </w:pPr>
      <w:r>
        <w:t xml:space="preserve">        </w:t>
      </w:r>
      <w:proofErr w:type="spellStart"/>
      <w:r>
        <w:t>annotated_array</w:t>
      </w:r>
      <w:proofErr w:type="spellEnd"/>
      <w:r>
        <w:t xml:space="preserve"> = </w:t>
      </w:r>
      <w:proofErr w:type="spellStart"/>
      <w:r>
        <w:t>results</w:t>
      </w:r>
      <w:proofErr w:type="spellEnd"/>
      <w:r>
        <w:t>[0</w:t>
      </w:r>
      <w:proofErr w:type="gramStart"/>
      <w:r>
        <w:t>].</w:t>
      </w:r>
      <w:proofErr w:type="spellStart"/>
      <w:r>
        <w:t>plot</w:t>
      </w:r>
      <w:proofErr w:type="spellEnd"/>
      <w:proofErr w:type="gramEnd"/>
      <w:r>
        <w:t>()</w:t>
      </w:r>
    </w:p>
    <w:p w14:paraId="6661FC91" w14:textId="77777777" w:rsidR="00DA337A" w:rsidRDefault="00DA337A" w:rsidP="00DA337A">
      <w:pPr>
        <w:pStyle w:val="CodeDark"/>
        <w:ind w:right="-1"/>
      </w:pPr>
      <w:r>
        <w:t xml:space="preserve">        </w:t>
      </w:r>
    </w:p>
    <w:p w14:paraId="58232DC7" w14:textId="77777777" w:rsidR="00DA337A" w:rsidRDefault="00DA337A" w:rsidP="00DA337A">
      <w:pPr>
        <w:pStyle w:val="CodeDark"/>
        <w:ind w:right="-1"/>
      </w:pPr>
      <w:r>
        <w:t xml:space="preserve">        # 3. Salva diretamente via PIL (RGB nativo da web, sem conversão indevida do </w:t>
      </w:r>
      <w:proofErr w:type="spellStart"/>
      <w:r>
        <w:t>OpenCV</w:t>
      </w:r>
      <w:proofErr w:type="spellEnd"/>
      <w:r>
        <w:t>)</w:t>
      </w:r>
    </w:p>
    <w:p w14:paraId="58A002B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>
        <w:t xml:space="preserve">        </w:t>
      </w:r>
      <w:proofErr w:type="spellStart"/>
      <w:r w:rsidRPr="002716A1">
        <w:rPr>
          <w:lang w:val="en-US"/>
        </w:rPr>
        <w:t>annotated_pil</w:t>
      </w:r>
      <w:proofErr w:type="spellEnd"/>
      <w:r w:rsidRPr="002716A1">
        <w:rPr>
          <w:lang w:val="en-US"/>
        </w:rPr>
        <w:t xml:space="preserve"> = </w:t>
      </w:r>
      <w:proofErr w:type="spellStart"/>
      <w:r w:rsidRPr="002716A1">
        <w:rPr>
          <w:lang w:val="en-US"/>
        </w:rPr>
        <w:t>Image.fromarray</w:t>
      </w:r>
      <w:proofErr w:type="spellEnd"/>
      <w:r w:rsidRPr="002716A1">
        <w:rPr>
          <w:lang w:val="en-US"/>
        </w:rPr>
        <w:t>(</w:t>
      </w:r>
      <w:proofErr w:type="spellStart"/>
      <w:r w:rsidRPr="002716A1">
        <w:rPr>
          <w:lang w:val="en-US"/>
        </w:rPr>
        <w:t>annotated_array</w:t>
      </w:r>
      <w:proofErr w:type="spellEnd"/>
      <w:r w:rsidRPr="002716A1">
        <w:rPr>
          <w:lang w:val="en-US"/>
        </w:rPr>
        <w:t>)</w:t>
      </w:r>
    </w:p>
    <w:p w14:paraId="0D95BF2A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buffer = </w:t>
      </w:r>
      <w:proofErr w:type="spellStart"/>
      <w:proofErr w:type="gramStart"/>
      <w:r w:rsidRPr="002716A1">
        <w:rPr>
          <w:lang w:val="en-US"/>
        </w:rPr>
        <w:t>io.BytesIO</w:t>
      </w:r>
      <w:proofErr w:type="spellEnd"/>
      <w:proofErr w:type="gramEnd"/>
      <w:r w:rsidRPr="002716A1">
        <w:rPr>
          <w:lang w:val="en-US"/>
        </w:rPr>
        <w:t>()</w:t>
      </w:r>
    </w:p>
    <w:p w14:paraId="44D3721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annotated_</w:t>
      </w:r>
      <w:proofErr w:type="gramStart"/>
      <w:r w:rsidRPr="002716A1">
        <w:rPr>
          <w:lang w:val="en-US"/>
        </w:rPr>
        <w:t>pil.save</w:t>
      </w:r>
      <w:proofErr w:type="spellEnd"/>
      <w:proofErr w:type="gramEnd"/>
      <w:r w:rsidRPr="002716A1">
        <w:rPr>
          <w:lang w:val="en-US"/>
        </w:rPr>
        <w:t>(buffer, format="JPEG", quality=95)</w:t>
      </w:r>
    </w:p>
    <w:p w14:paraId="7ECBDEC6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6E2E41A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return Response(content=</w:t>
      </w:r>
      <w:proofErr w:type="spellStart"/>
      <w:proofErr w:type="gramStart"/>
      <w:r w:rsidRPr="002716A1">
        <w:rPr>
          <w:lang w:val="en-US"/>
        </w:rPr>
        <w:t>buffer.getvalue</w:t>
      </w:r>
      <w:proofErr w:type="spellEnd"/>
      <w:proofErr w:type="gramEnd"/>
      <w:r w:rsidRPr="002716A1">
        <w:rPr>
          <w:lang w:val="en-US"/>
        </w:rPr>
        <w:t xml:space="preserve">(), </w:t>
      </w:r>
      <w:proofErr w:type="spellStart"/>
      <w:r w:rsidRPr="002716A1">
        <w:rPr>
          <w:lang w:val="en-US"/>
        </w:rPr>
        <w:t>media_type</w:t>
      </w:r>
      <w:proofErr w:type="spellEnd"/>
      <w:r w:rsidRPr="002716A1">
        <w:rPr>
          <w:lang w:val="en-US"/>
        </w:rPr>
        <w:t>="image/jpeg")</w:t>
      </w:r>
    </w:p>
    <w:p w14:paraId="7F99508C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37B40392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except </w:t>
      </w:r>
      <w:proofErr w:type="spellStart"/>
      <w:r w:rsidRPr="002716A1">
        <w:rPr>
          <w:lang w:val="en-US"/>
        </w:rPr>
        <w:t>HTTPException</w:t>
      </w:r>
      <w:proofErr w:type="spellEnd"/>
      <w:r w:rsidRPr="002716A1">
        <w:rPr>
          <w:lang w:val="en-US"/>
        </w:rPr>
        <w:t>:</w:t>
      </w:r>
    </w:p>
    <w:p w14:paraId="0FF9C37F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raise</w:t>
      </w:r>
    </w:p>
    <w:p w14:paraId="7BCD8F3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except </w:t>
      </w:r>
      <w:proofErr w:type="spellStart"/>
      <w:r w:rsidRPr="002716A1">
        <w:rPr>
          <w:lang w:val="en-US"/>
        </w:rPr>
        <w:t>FileNotFoundError</w:t>
      </w:r>
      <w:proofErr w:type="spellEnd"/>
      <w:r w:rsidRPr="002716A1">
        <w:rPr>
          <w:lang w:val="en-US"/>
        </w:rPr>
        <w:t xml:space="preserve"> as e:</w:t>
      </w:r>
    </w:p>
    <w:p w14:paraId="17FD088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raise </w:t>
      </w:r>
      <w:proofErr w:type="spellStart"/>
      <w:proofErr w:type="gramStart"/>
      <w:r w:rsidRPr="002716A1">
        <w:rPr>
          <w:lang w:val="en-US"/>
        </w:rPr>
        <w:t>HTTPException</w:t>
      </w:r>
      <w:proofErr w:type="spellEnd"/>
      <w:r w:rsidRPr="002716A1">
        <w:rPr>
          <w:lang w:val="en-US"/>
        </w:rPr>
        <w:t>(</w:t>
      </w:r>
      <w:proofErr w:type="spellStart"/>
      <w:proofErr w:type="gramEnd"/>
      <w:r w:rsidRPr="002716A1">
        <w:rPr>
          <w:lang w:val="en-US"/>
        </w:rPr>
        <w:t>status_code</w:t>
      </w:r>
      <w:proofErr w:type="spellEnd"/>
      <w:r w:rsidRPr="002716A1">
        <w:rPr>
          <w:lang w:val="en-US"/>
        </w:rPr>
        <w:t>=404, detail=str(e))</w:t>
      </w:r>
    </w:p>
    <w:p w14:paraId="613CF62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except Exception as e:</w:t>
      </w:r>
    </w:p>
    <w:p w14:paraId="7ABB8769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raise </w:t>
      </w:r>
      <w:proofErr w:type="spellStart"/>
      <w:proofErr w:type="gramStart"/>
      <w:r w:rsidRPr="002716A1">
        <w:rPr>
          <w:lang w:val="en-US"/>
        </w:rPr>
        <w:t>HTTPException</w:t>
      </w:r>
      <w:proofErr w:type="spellEnd"/>
      <w:r w:rsidRPr="002716A1">
        <w:rPr>
          <w:lang w:val="en-US"/>
        </w:rPr>
        <w:t>(</w:t>
      </w:r>
      <w:proofErr w:type="spellStart"/>
      <w:proofErr w:type="gramEnd"/>
      <w:r w:rsidRPr="002716A1">
        <w:rPr>
          <w:lang w:val="en-US"/>
        </w:rPr>
        <w:t>status_code</w:t>
      </w:r>
      <w:proofErr w:type="spellEnd"/>
      <w:r w:rsidRPr="002716A1">
        <w:rPr>
          <w:lang w:val="en-US"/>
        </w:rPr>
        <w:t>=500, detail=str(e))</w:t>
      </w:r>
    </w:p>
    <w:p w14:paraId="0746BA2A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3F6089D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@</w:t>
      </w:r>
      <w:proofErr w:type="gramStart"/>
      <w:r w:rsidRPr="002716A1">
        <w:rPr>
          <w:lang w:val="en-US"/>
        </w:rPr>
        <w:t>app.post(</w:t>
      </w:r>
      <w:proofErr w:type="gramEnd"/>
      <w:r w:rsidRPr="002716A1">
        <w:rPr>
          <w:lang w:val="en-US"/>
        </w:rPr>
        <w:t xml:space="preserve">"/predict/batch", </w:t>
      </w:r>
      <w:proofErr w:type="spellStart"/>
      <w:r w:rsidRPr="002716A1">
        <w:rPr>
          <w:lang w:val="en-US"/>
        </w:rPr>
        <w:t>response_model</w:t>
      </w:r>
      <w:proofErr w:type="spellEnd"/>
      <w:r w:rsidRPr="002716A1">
        <w:rPr>
          <w:lang w:val="en-US"/>
        </w:rPr>
        <w:t>=</w:t>
      </w:r>
      <w:proofErr w:type="spellStart"/>
      <w:r w:rsidRPr="002716A1">
        <w:rPr>
          <w:lang w:val="en-US"/>
        </w:rPr>
        <w:t>BatchPredictResponse</w:t>
      </w:r>
      <w:proofErr w:type="spellEnd"/>
      <w:r w:rsidRPr="002716A1">
        <w:rPr>
          <w:lang w:val="en-US"/>
        </w:rPr>
        <w:t>)</w:t>
      </w:r>
    </w:p>
    <w:p w14:paraId="7594D9D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def </w:t>
      </w:r>
      <w:proofErr w:type="spellStart"/>
      <w:r w:rsidRPr="002716A1">
        <w:rPr>
          <w:lang w:val="en-US"/>
        </w:rPr>
        <w:t>predict_</w:t>
      </w:r>
      <w:proofErr w:type="gramStart"/>
      <w:r w:rsidRPr="002716A1">
        <w:rPr>
          <w:lang w:val="en-US"/>
        </w:rPr>
        <w:t>batch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 xml:space="preserve">request: </w:t>
      </w:r>
      <w:proofErr w:type="spellStart"/>
      <w:r w:rsidRPr="002716A1">
        <w:rPr>
          <w:lang w:val="en-US"/>
        </w:rPr>
        <w:t>BatchPredictRequest</w:t>
      </w:r>
      <w:proofErr w:type="spellEnd"/>
      <w:r w:rsidRPr="002716A1">
        <w:rPr>
          <w:lang w:val="en-US"/>
        </w:rPr>
        <w:t>):</w:t>
      </w:r>
    </w:p>
    <w:p w14:paraId="6A76EE8A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spellStart"/>
      <w:r w:rsidRPr="002716A1">
        <w:rPr>
          <w:lang w:val="en-US"/>
        </w:rPr>
        <w:t>t_total</w:t>
      </w:r>
      <w:proofErr w:type="spellEnd"/>
      <w:r w:rsidRPr="002716A1">
        <w:rPr>
          <w:lang w:val="en-US"/>
        </w:rPr>
        <w:t xml:space="preserve"> = </w:t>
      </w:r>
      <w:proofErr w:type="spellStart"/>
      <w:proofErr w:type="gramStart"/>
      <w:r w:rsidRPr="002716A1">
        <w:rPr>
          <w:lang w:val="en-US"/>
        </w:rPr>
        <w:t>time.perf</w:t>
      </w:r>
      <w:proofErr w:type="gramEnd"/>
      <w:r w:rsidRPr="002716A1">
        <w:rPr>
          <w:lang w:val="en-US"/>
        </w:rPr>
        <w:t>_</w:t>
      </w:r>
      <w:proofErr w:type="gramStart"/>
      <w:r w:rsidRPr="002716A1">
        <w:rPr>
          <w:lang w:val="en-US"/>
        </w:rPr>
        <w:t>counter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</w:t>
      </w:r>
    </w:p>
    <w:p w14:paraId="6FAA1CB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results = []</w:t>
      </w:r>
    </w:p>
    <w:p w14:paraId="6C1B961A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lastRenderedPageBreak/>
        <w:t xml:space="preserve">    for img_b64 in </w:t>
      </w:r>
      <w:proofErr w:type="gramStart"/>
      <w:r w:rsidRPr="002716A1">
        <w:rPr>
          <w:lang w:val="en-US"/>
        </w:rPr>
        <w:t>request.images</w:t>
      </w:r>
      <w:proofErr w:type="gramEnd"/>
      <w:r w:rsidRPr="002716A1">
        <w:rPr>
          <w:lang w:val="en-US"/>
        </w:rPr>
        <w:t>_base64:</w:t>
      </w:r>
    </w:p>
    <w:p w14:paraId="795A618C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img</w:t>
      </w:r>
      <w:proofErr w:type="spellEnd"/>
      <w:r w:rsidRPr="002716A1">
        <w:rPr>
          <w:lang w:val="en-US"/>
        </w:rPr>
        <w:t xml:space="preserve"> = _</w:t>
      </w:r>
      <w:proofErr w:type="spellStart"/>
      <w:r w:rsidRPr="002716A1">
        <w:rPr>
          <w:lang w:val="en-US"/>
        </w:rPr>
        <w:t>decode_image</w:t>
      </w:r>
      <w:proofErr w:type="spellEnd"/>
      <w:r w:rsidRPr="002716A1">
        <w:rPr>
          <w:lang w:val="en-US"/>
        </w:rPr>
        <w:t>(img_b64)</w:t>
      </w:r>
    </w:p>
    <w:p w14:paraId="1B5D2CA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proofErr w:type="gramStart"/>
      <w:r w:rsidRPr="002716A1">
        <w:rPr>
          <w:lang w:val="en-US"/>
        </w:rPr>
        <w:t>results.append</w:t>
      </w:r>
      <w:proofErr w:type="spellEnd"/>
      <w:proofErr w:type="gramEnd"/>
      <w:r w:rsidRPr="002716A1">
        <w:rPr>
          <w:lang w:val="en-US"/>
        </w:rPr>
        <w:t>(_</w:t>
      </w:r>
      <w:proofErr w:type="spellStart"/>
      <w:r w:rsidRPr="002716A1">
        <w:rPr>
          <w:lang w:val="en-US"/>
        </w:rPr>
        <w:t>run_</w:t>
      </w:r>
      <w:proofErr w:type="gramStart"/>
      <w:r w:rsidRPr="002716A1">
        <w:rPr>
          <w:lang w:val="en-US"/>
        </w:rPr>
        <w:t>inference</w:t>
      </w:r>
      <w:proofErr w:type="spellEnd"/>
      <w:r w:rsidRPr="002716A1">
        <w:rPr>
          <w:lang w:val="en-US"/>
        </w:rPr>
        <w:t>(</w:t>
      </w:r>
      <w:proofErr w:type="spellStart"/>
      <w:proofErr w:type="gramEnd"/>
      <w:r w:rsidRPr="002716A1">
        <w:rPr>
          <w:lang w:val="en-US"/>
        </w:rPr>
        <w:t>img</w:t>
      </w:r>
      <w:proofErr w:type="spellEnd"/>
      <w:r w:rsidRPr="002716A1">
        <w:rPr>
          <w:lang w:val="en-US"/>
        </w:rPr>
        <w:t xml:space="preserve">, </w:t>
      </w:r>
      <w:proofErr w:type="spellStart"/>
      <w:proofErr w:type="gramStart"/>
      <w:r w:rsidRPr="002716A1">
        <w:rPr>
          <w:lang w:val="en-US"/>
        </w:rPr>
        <w:t>request.model</w:t>
      </w:r>
      <w:proofErr w:type="gramEnd"/>
      <w:r w:rsidRPr="002716A1">
        <w:rPr>
          <w:lang w:val="en-US"/>
        </w:rPr>
        <w:t>_name</w:t>
      </w:r>
      <w:proofErr w:type="spellEnd"/>
      <w:r w:rsidRPr="002716A1">
        <w:rPr>
          <w:lang w:val="en-US"/>
        </w:rPr>
        <w:t xml:space="preserve">, </w:t>
      </w:r>
      <w:proofErr w:type="spellStart"/>
      <w:proofErr w:type="gramStart"/>
      <w:r w:rsidRPr="002716A1">
        <w:rPr>
          <w:lang w:val="en-US"/>
        </w:rPr>
        <w:t>request.confidence</w:t>
      </w:r>
      <w:proofErr w:type="spellEnd"/>
      <w:proofErr w:type="gramEnd"/>
      <w:r w:rsidRPr="002716A1">
        <w:rPr>
          <w:lang w:val="en-US"/>
        </w:rPr>
        <w:t>))</w:t>
      </w:r>
    </w:p>
    <w:p w14:paraId="6087A33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spellStart"/>
      <w:r w:rsidRPr="002716A1">
        <w:rPr>
          <w:lang w:val="en-US"/>
        </w:rPr>
        <w:t>total_ms</w:t>
      </w:r>
      <w:proofErr w:type="spellEnd"/>
      <w:r w:rsidRPr="002716A1">
        <w:rPr>
          <w:lang w:val="en-US"/>
        </w:rPr>
        <w:t xml:space="preserve"> = (</w:t>
      </w:r>
      <w:proofErr w:type="spellStart"/>
      <w:proofErr w:type="gramStart"/>
      <w:r w:rsidRPr="002716A1">
        <w:rPr>
          <w:lang w:val="en-US"/>
        </w:rPr>
        <w:t>time.perf</w:t>
      </w:r>
      <w:proofErr w:type="gramEnd"/>
      <w:r w:rsidRPr="002716A1">
        <w:rPr>
          <w:lang w:val="en-US"/>
        </w:rPr>
        <w:t>_</w:t>
      </w:r>
      <w:proofErr w:type="gramStart"/>
      <w:r w:rsidRPr="002716A1">
        <w:rPr>
          <w:lang w:val="en-US"/>
        </w:rPr>
        <w:t>counter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 xml:space="preserve">) - </w:t>
      </w:r>
      <w:proofErr w:type="spellStart"/>
      <w:r w:rsidRPr="002716A1">
        <w:rPr>
          <w:lang w:val="en-US"/>
        </w:rPr>
        <w:t>t_total</w:t>
      </w:r>
      <w:proofErr w:type="spellEnd"/>
      <w:r w:rsidRPr="002716A1">
        <w:rPr>
          <w:lang w:val="en-US"/>
        </w:rPr>
        <w:t>) * 1000</w:t>
      </w:r>
    </w:p>
    <w:p w14:paraId="4E8D61E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return </w:t>
      </w:r>
      <w:proofErr w:type="spellStart"/>
      <w:proofErr w:type="gramStart"/>
      <w:r w:rsidRPr="002716A1">
        <w:rPr>
          <w:lang w:val="en-US"/>
        </w:rPr>
        <w:t>BatchPredictResponse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 xml:space="preserve">results=results, </w:t>
      </w:r>
      <w:proofErr w:type="spellStart"/>
      <w:r w:rsidRPr="002716A1">
        <w:rPr>
          <w:lang w:val="en-US"/>
        </w:rPr>
        <w:t>total_inference_ms</w:t>
      </w:r>
      <w:proofErr w:type="spellEnd"/>
      <w:r w:rsidRPr="002716A1">
        <w:rPr>
          <w:lang w:val="en-US"/>
        </w:rPr>
        <w:t>=</w:t>
      </w:r>
      <w:proofErr w:type="gramStart"/>
      <w:r w:rsidRPr="002716A1">
        <w:rPr>
          <w:lang w:val="en-US"/>
        </w:rPr>
        <w:t>round(</w:t>
      </w:r>
      <w:proofErr w:type="spellStart"/>
      <w:proofErr w:type="gramEnd"/>
      <w:r w:rsidRPr="002716A1">
        <w:rPr>
          <w:lang w:val="en-US"/>
        </w:rPr>
        <w:t>total_ms</w:t>
      </w:r>
      <w:proofErr w:type="spellEnd"/>
      <w:r w:rsidRPr="002716A1">
        <w:rPr>
          <w:lang w:val="en-US"/>
        </w:rPr>
        <w:t>, 2))</w:t>
      </w:r>
    </w:p>
    <w:p w14:paraId="20F29EFC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16C9F3E1" w14:textId="77777777" w:rsidR="00DA337A" w:rsidRDefault="00DA337A" w:rsidP="00DA337A">
      <w:pPr>
        <w:pStyle w:val="CodeDark"/>
        <w:ind w:right="-1"/>
      </w:pPr>
      <w:r>
        <w:t>@</w:t>
      </w:r>
      <w:proofErr w:type="gramStart"/>
      <w:r>
        <w:t>app.get(</w:t>
      </w:r>
      <w:proofErr w:type="gramEnd"/>
      <w:r>
        <w:t xml:space="preserve">"/metrics", </w:t>
      </w:r>
      <w:proofErr w:type="spellStart"/>
      <w:r>
        <w:t>response_model</w:t>
      </w:r>
      <w:proofErr w:type="spellEnd"/>
      <w:r>
        <w:t>=</w:t>
      </w:r>
      <w:proofErr w:type="spellStart"/>
      <w:r>
        <w:t>MetricsResponse</w:t>
      </w:r>
      <w:proofErr w:type="spellEnd"/>
      <w:r>
        <w:t>)</w:t>
      </w:r>
    </w:p>
    <w:p w14:paraId="5C9DB96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async def </w:t>
      </w:r>
      <w:proofErr w:type="spellStart"/>
      <w:r w:rsidRPr="002716A1">
        <w:rPr>
          <w:lang w:val="en-US"/>
        </w:rPr>
        <w:t>get_</w:t>
      </w:r>
      <w:proofErr w:type="gramStart"/>
      <w:r w:rsidRPr="002716A1">
        <w:rPr>
          <w:lang w:val="en-US"/>
        </w:rPr>
        <w:t>metrics</w:t>
      </w:r>
      <w:proofErr w:type="spellEnd"/>
      <w:r w:rsidRPr="002716A1">
        <w:rPr>
          <w:lang w:val="en-US"/>
        </w:rPr>
        <w:t>(</w:t>
      </w:r>
      <w:proofErr w:type="gramEnd"/>
      <w:r w:rsidRPr="002716A1">
        <w:rPr>
          <w:lang w:val="en-US"/>
        </w:rPr>
        <w:t>):</w:t>
      </w:r>
    </w:p>
    <w:p w14:paraId="29DEAD3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avg = (_metrics["</w:t>
      </w:r>
      <w:proofErr w:type="spellStart"/>
      <w:r w:rsidRPr="002716A1">
        <w:rPr>
          <w:lang w:val="en-US"/>
        </w:rPr>
        <w:t>total_ms</w:t>
      </w:r>
      <w:proofErr w:type="spellEnd"/>
      <w:r w:rsidRPr="002716A1">
        <w:rPr>
          <w:lang w:val="en-US"/>
        </w:rPr>
        <w:t>"] / _metrics["success"] if _metrics["success"] &gt; 0 else 0.0)</w:t>
      </w:r>
    </w:p>
    <w:p w14:paraId="5EA8CA8F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return </w:t>
      </w:r>
      <w:proofErr w:type="spellStart"/>
      <w:proofErr w:type="gramStart"/>
      <w:r w:rsidRPr="002716A1">
        <w:rPr>
          <w:lang w:val="en-US"/>
        </w:rPr>
        <w:t>MetricsResponse</w:t>
      </w:r>
      <w:proofErr w:type="spellEnd"/>
      <w:r w:rsidRPr="002716A1">
        <w:rPr>
          <w:lang w:val="en-US"/>
        </w:rPr>
        <w:t>(</w:t>
      </w:r>
      <w:proofErr w:type="gramEnd"/>
    </w:p>
    <w:p w14:paraId="0C6FC22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total_requests</w:t>
      </w:r>
      <w:proofErr w:type="spellEnd"/>
      <w:r w:rsidRPr="002716A1">
        <w:rPr>
          <w:lang w:val="en-US"/>
        </w:rPr>
        <w:t>=_metrics["total"],</w:t>
      </w:r>
    </w:p>
    <w:p w14:paraId="3677B20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successful_requests</w:t>
      </w:r>
      <w:proofErr w:type="spellEnd"/>
      <w:r w:rsidRPr="002716A1">
        <w:rPr>
          <w:lang w:val="en-US"/>
        </w:rPr>
        <w:t>=_metrics["success"],</w:t>
      </w:r>
    </w:p>
    <w:p w14:paraId="28F56CF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  </w:t>
      </w:r>
      <w:proofErr w:type="spellStart"/>
      <w:r w:rsidRPr="002716A1">
        <w:rPr>
          <w:lang w:val="en-US"/>
        </w:rPr>
        <w:t>avg_inference_ms</w:t>
      </w:r>
      <w:proofErr w:type="spellEnd"/>
      <w:r w:rsidRPr="002716A1">
        <w:rPr>
          <w:lang w:val="en-US"/>
        </w:rPr>
        <w:t>=</w:t>
      </w:r>
      <w:proofErr w:type="gramStart"/>
      <w:r w:rsidRPr="002716A1">
        <w:rPr>
          <w:lang w:val="en-US"/>
        </w:rPr>
        <w:t>round(</w:t>
      </w:r>
      <w:proofErr w:type="gramEnd"/>
      <w:r w:rsidRPr="002716A1">
        <w:rPr>
          <w:lang w:val="en-US"/>
        </w:rPr>
        <w:t>avg, 2),</w:t>
      </w:r>
    </w:p>
    <w:p w14:paraId="6A612E71" w14:textId="77777777" w:rsidR="00DA337A" w:rsidRDefault="00DA337A" w:rsidP="00DA337A">
      <w:pPr>
        <w:pStyle w:val="CodeDark"/>
        <w:ind w:right="-1"/>
      </w:pPr>
      <w:r w:rsidRPr="002716A1">
        <w:rPr>
          <w:lang w:val="en-US"/>
        </w:rPr>
        <w:t xml:space="preserve">    </w:t>
      </w:r>
      <w:r>
        <w:t>)</w:t>
      </w:r>
    </w:p>
    <w:p w14:paraId="2D3F9D89" w14:textId="77777777" w:rsidR="00DA337A" w:rsidRPr="00AD7908" w:rsidRDefault="00DA337A" w:rsidP="00DA337A">
      <w:pPr>
        <w:pStyle w:val="CodeDark"/>
        <w:ind w:right="-1"/>
      </w:pPr>
    </w:p>
    <w:p w14:paraId="7C8B6D9A" w14:textId="77777777" w:rsidR="00DA337A" w:rsidRPr="00AD7908" w:rsidRDefault="00DA337A" w:rsidP="00DA337A">
      <w:pPr>
        <w:ind w:right="-1"/>
        <w:jc w:val="both"/>
      </w:pPr>
    </w:p>
    <w:p w14:paraId="0BF8AF2D" w14:textId="77777777" w:rsidR="00DA337A" w:rsidRPr="00AD7908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requirements.txt da API</w:t>
      </w:r>
    </w:p>
    <w:p w14:paraId="5E64F922" w14:textId="77777777" w:rsidR="00DA337A" w:rsidRPr="00AD7908" w:rsidRDefault="00DA337A" w:rsidP="00DA337A">
      <w:pPr>
        <w:pStyle w:val="CodeDark"/>
        <w:ind w:right="-1"/>
      </w:pPr>
      <w:r>
        <w:t>nano app/requirements.txt</w:t>
      </w:r>
    </w:p>
    <w:p w14:paraId="62B6787F" w14:textId="77777777" w:rsidR="00DA337A" w:rsidRPr="00FF706B" w:rsidRDefault="00DA337A" w:rsidP="00DA337A">
      <w:pPr>
        <w:ind w:right="-1"/>
        <w:jc w:val="both"/>
      </w:pPr>
      <w:r>
        <w:t>Conteúdo do arquivo requirements.txt</w:t>
      </w:r>
    </w:p>
    <w:p w14:paraId="0D39969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>==0.111.0</w:t>
      </w:r>
    </w:p>
    <w:p w14:paraId="75534C1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proofErr w:type="spellStart"/>
      <w:r>
        <w:rPr>
          <w:lang w:val="en-US"/>
        </w:rPr>
        <w:t>uvicorn</w:t>
      </w:r>
      <w:proofErr w:type="spellEnd"/>
      <w:r>
        <w:rPr>
          <w:lang w:val="en-US"/>
        </w:rPr>
        <w:t>[standard]==0.29.0</w:t>
      </w:r>
    </w:p>
    <w:p w14:paraId="179AE66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proofErr w:type="spellStart"/>
      <w:r>
        <w:rPr>
          <w:lang w:val="en-US"/>
        </w:rPr>
        <w:t>ultralytics</w:t>
      </w:r>
      <w:proofErr w:type="spellEnd"/>
      <w:r>
        <w:rPr>
          <w:lang w:val="en-US"/>
        </w:rPr>
        <w:t>==8.2.0</w:t>
      </w:r>
    </w:p>
    <w:p w14:paraId="2C859B0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Pillow==10.3.0</w:t>
      </w:r>
    </w:p>
    <w:p w14:paraId="1C98B8A1" w14:textId="77777777" w:rsidR="00DA337A" w:rsidRPr="0051176A" w:rsidRDefault="00DA337A" w:rsidP="00DA337A">
      <w:pPr>
        <w:pStyle w:val="CodeDark"/>
        <w:ind w:right="-1"/>
      </w:pPr>
      <w:proofErr w:type="spellStart"/>
      <w:r>
        <w:t>numpy</w:t>
      </w:r>
      <w:proofErr w:type="spellEnd"/>
      <w:r>
        <w:t>==1.26.4</w:t>
      </w:r>
    </w:p>
    <w:p w14:paraId="29EFB99A" w14:textId="77777777" w:rsidR="00DA337A" w:rsidRPr="0051176A" w:rsidRDefault="00DA337A" w:rsidP="00DA337A">
      <w:pPr>
        <w:pStyle w:val="CodeDark"/>
        <w:ind w:right="-1"/>
      </w:pPr>
      <w:proofErr w:type="spellStart"/>
      <w:r>
        <w:t>httpx</w:t>
      </w:r>
      <w:proofErr w:type="spellEnd"/>
      <w:r>
        <w:t>==0.27.0</w:t>
      </w:r>
    </w:p>
    <w:p w14:paraId="6CB01CDD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3B5034E9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0F0A9468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23EC1161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6727D1F0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32638789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proofErr w:type="spellStart"/>
      <w:r>
        <w:rPr>
          <w:rFonts w:eastAsia="MS Mincho"/>
          <w:b/>
          <w:bCs/>
          <w:color w:val="1FA2D6"/>
        </w:rPr>
        <w:lastRenderedPageBreak/>
        <w:t>Containerizando</w:t>
      </w:r>
      <w:proofErr w:type="spellEnd"/>
      <w:r>
        <w:rPr>
          <w:rFonts w:eastAsia="MS Mincho"/>
          <w:b/>
          <w:bCs/>
          <w:color w:val="1FA2D6"/>
        </w:rPr>
        <w:t xml:space="preserve"> a API com Docker</w:t>
      </w:r>
    </w:p>
    <w:p w14:paraId="2F536FAF" w14:textId="77777777" w:rsidR="00DA337A" w:rsidRDefault="00DA337A" w:rsidP="00DA337A">
      <w:pPr>
        <w:ind w:right="-1"/>
        <w:jc w:val="both"/>
        <w:rPr>
          <w:b/>
          <w:bCs/>
        </w:rPr>
      </w:pPr>
      <w:proofErr w:type="spellStart"/>
      <w:r>
        <w:rPr>
          <w:b/>
          <w:bCs/>
        </w:rPr>
        <w:t>Dockerfile.api</w:t>
      </w:r>
      <w:proofErr w:type="spellEnd"/>
    </w:p>
    <w:p w14:paraId="2EF0490B" w14:textId="77777777" w:rsidR="00DA337A" w:rsidRDefault="00DA337A" w:rsidP="00DA337A">
      <w:pPr>
        <w:ind w:right="-1"/>
        <w:jc w:val="both"/>
      </w:pPr>
      <w:r>
        <w:t xml:space="preserve">O </w:t>
      </w:r>
      <w:proofErr w:type="spellStart"/>
      <w:r>
        <w:t>Dockerfile</w:t>
      </w:r>
      <w:proofErr w:type="spellEnd"/>
      <w:r>
        <w:t xml:space="preserve"> da API aproveita a mesma base ARM64 da aplicação YOLO </w:t>
      </w:r>
      <w:proofErr w:type="spellStart"/>
      <w:r>
        <w:t>containerizada</w:t>
      </w:r>
      <w:proofErr w:type="spellEnd"/>
      <w:r>
        <w:t xml:space="preserve"> e adiciona o </w:t>
      </w:r>
      <w:proofErr w:type="spellStart"/>
      <w:r>
        <w:t>Uvicorn</w:t>
      </w:r>
      <w:proofErr w:type="spellEnd"/>
      <w:r>
        <w:t xml:space="preserve"> como processo principal:</w:t>
      </w:r>
    </w:p>
    <w:p w14:paraId="532EF4E0" w14:textId="77777777" w:rsidR="00DA337A" w:rsidRPr="00AD7908" w:rsidRDefault="00DA337A" w:rsidP="00DA337A">
      <w:pPr>
        <w:pStyle w:val="CodeDark"/>
        <w:ind w:right="-1"/>
      </w:pPr>
      <w:r>
        <w:t xml:space="preserve">nano </w:t>
      </w:r>
      <w:proofErr w:type="spellStart"/>
      <w:r>
        <w:t>Dockerfile.api</w:t>
      </w:r>
      <w:proofErr w:type="spellEnd"/>
    </w:p>
    <w:p w14:paraId="4B7512F6" w14:textId="77777777" w:rsidR="00DA337A" w:rsidRPr="00FF706B" w:rsidRDefault="00DA337A" w:rsidP="00DA337A">
      <w:pPr>
        <w:ind w:right="-1"/>
        <w:jc w:val="both"/>
      </w:pPr>
      <w:r>
        <w:t xml:space="preserve">Conteúdo do arquivo </w:t>
      </w:r>
      <w:proofErr w:type="spellStart"/>
      <w:r>
        <w:t>Dockerfile.api</w:t>
      </w:r>
      <w:proofErr w:type="spellEnd"/>
    </w:p>
    <w:p w14:paraId="65653C2F" w14:textId="77777777" w:rsidR="00DA337A" w:rsidRPr="002716A1" w:rsidRDefault="00DA337A" w:rsidP="00DA337A">
      <w:pPr>
        <w:pStyle w:val="CodeDark"/>
        <w:ind w:right="-1"/>
      </w:pPr>
      <w:r w:rsidRPr="002716A1">
        <w:t>FROM python:3.11-slim-bookworm</w:t>
      </w:r>
    </w:p>
    <w:p w14:paraId="77C2C896" w14:textId="77777777" w:rsidR="00DA337A" w:rsidRPr="002716A1" w:rsidRDefault="00DA337A" w:rsidP="00DA337A">
      <w:pPr>
        <w:pStyle w:val="CodeDark"/>
        <w:ind w:right="-1"/>
      </w:pPr>
    </w:p>
    <w:p w14:paraId="069629D1" w14:textId="77777777" w:rsidR="00DA337A" w:rsidRPr="002716A1" w:rsidRDefault="00DA337A" w:rsidP="00DA337A">
      <w:pPr>
        <w:pStyle w:val="CodeDark"/>
        <w:ind w:right="-1"/>
      </w:pPr>
      <w:r w:rsidRPr="002716A1">
        <w:t xml:space="preserve"># Instala </w:t>
      </w:r>
      <w:proofErr w:type="spellStart"/>
      <w:r w:rsidRPr="002716A1">
        <w:t>dependencias</w:t>
      </w:r>
      <w:proofErr w:type="spellEnd"/>
      <w:r w:rsidRPr="002716A1">
        <w:t xml:space="preserve"> do sistema + </w:t>
      </w:r>
      <w:proofErr w:type="spellStart"/>
      <w:r w:rsidRPr="002716A1">
        <w:t>curl</w:t>
      </w:r>
      <w:proofErr w:type="spellEnd"/>
      <w:r w:rsidRPr="002716A1">
        <w:t xml:space="preserve"> para o </w:t>
      </w:r>
      <w:proofErr w:type="spellStart"/>
      <w:r w:rsidRPr="002716A1">
        <w:t>healthcheck</w:t>
      </w:r>
      <w:proofErr w:type="spellEnd"/>
    </w:p>
    <w:p w14:paraId="49CEEC33" w14:textId="77777777" w:rsidR="00DA337A" w:rsidRPr="00591819" w:rsidRDefault="00DA337A" w:rsidP="00DA337A">
      <w:pPr>
        <w:pStyle w:val="CodeDark"/>
        <w:ind w:right="-1"/>
        <w:rPr>
          <w:lang w:val="en-US"/>
        </w:rPr>
      </w:pPr>
      <w:r w:rsidRPr="00591819">
        <w:rPr>
          <w:lang w:val="en-US"/>
        </w:rPr>
        <w:t>RUN apt-get update &amp;&amp; apt-get install -y --no-install-recommends \</w:t>
      </w:r>
    </w:p>
    <w:p w14:paraId="22483FFD" w14:textId="77777777" w:rsidR="00DA337A" w:rsidRPr="00591819" w:rsidRDefault="00DA337A" w:rsidP="00DA337A">
      <w:pPr>
        <w:pStyle w:val="CodeDark"/>
        <w:ind w:right="-1"/>
        <w:rPr>
          <w:lang w:val="en-US"/>
        </w:rPr>
      </w:pPr>
      <w:r w:rsidRPr="00591819">
        <w:rPr>
          <w:lang w:val="en-US"/>
        </w:rPr>
        <w:t xml:space="preserve">        libgl1 libglib2.0-0 libgomp1 curl &amp;&amp; \</w:t>
      </w:r>
    </w:p>
    <w:p w14:paraId="48CB901F" w14:textId="77777777" w:rsidR="00DA337A" w:rsidRPr="00591819" w:rsidRDefault="00DA337A" w:rsidP="00DA337A">
      <w:pPr>
        <w:pStyle w:val="CodeDark"/>
        <w:ind w:right="-1"/>
        <w:rPr>
          <w:lang w:val="en-US"/>
        </w:rPr>
      </w:pPr>
      <w:r w:rsidRPr="00591819">
        <w:rPr>
          <w:lang w:val="en-US"/>
        </w:rPr>
        <w:t xml:space="preserve">    rm -rf /var/lib/apt/lists/*</w:t>
      </w:r>
    </w:p>
    <w:p w14:paraId="4464CC7A" w14:textId="77777777" w:rsidR="00DA337A" w:rsidRPr="00591819" w:rsidRDefault="00DA337A" w:rsidP="00DA337A">
      <w:pPr>
        <w:pStyle w:val="CodeDark"/>
        <w:ind w:right="-1"/>
        <w:rPr>
          <w:lang w:val="en-US"/>
        </w:rPr>
      </w:pPr>
    </w:p>
    <w:p w14:paraId="6A054EA4" w14:textId="77777777" w:rsidR="00DA337A" w:rsidRPr="002716A1" w:rsidRDefault="00DA337A" w:rsidP="00DA337A">
      <w:pPr>
        <w:pStyle w:val="CodeDark"/>
        <w:ind w:right="-1"/>
      </w:pPr>
      <w:r w:rsidRPr="002716A1">
        <w:t>WORKDIR /app</w:t>
      </w:r>
    </w:p>
    <w:p w14:paraId="68A6E01D" w14:textId="77777777" w:rsidR="00DA337A" w:rsidRPr="002716A1" w:rsidRDefault="00DA337A" w:rsidP="00DA337A">
      <w:pPr>
        <w:pStyle w:val="CodeDark"/>
        <w:ind w:right="-1"/>
      </w:pPr>
    </w:p>
    <w:p w14:paraId="64F0A002" w14:textId="77777777" w:rsidR="00DA337A" w:rsidRPr="002716A1" w:rsidRDefault="00DA337A" w:rsidP="00DA337A">
      <w:pPr>
        <w:pStyle w:val="CodeDark"/>
        <w:ind w:right="-1"/>
      </w:pPr>
      <w:r w:rsidRPr="002716A1">
        <w:t xml:space="preserve"># Cache de camadas para </w:t>
      </w:r>
      <w:proofErr w:type="spellStart"/>
      <w:r w:rsidRPr="002716A1">
        <w:t>dependencias</w:t>
      </w:r>
      <w:proofErr w:type="spellEnd"/>
      <w:r w:rsidRPr="002716A1">
        <w:t xml:space="preserve"> Python</w:t>
      </w:r>
    </w:p>
    <w:p w14:paraId="7E376702" w14:textId="77777777" w:rsidR="00DA337A" w:rsidRPr="00591819" w:rsidRDefault="00DA337A" w:rsidP="00DA337A">
      <w:pPr>
        <w:pStyle w:val="CodeDark"/>
        <w:ind w:right="-1"/>
        <w:rPr>
          <w:lang w:val="en-US"/>
        </w:rPr>
      </w:pPr>
      <w:r w:rsidRPr="00591819">
        <w:rPr>
          <w:lang w:val="en-US"/>
        </w:rPr>
        <w:t xml:space="preserve">COPY </w:t>
      </w:r>
      <w:proofErr w:type="gramStart"/>
      <w:r w:rsidRPr="00591819">
        <w:rPr>
          <w:lang w:val="en-US"/>
        </w:rPr>
        <w:t>app/requirements.txt .</w:t>
      </w:r>
      <w:proofErr w:type="gramEnd"/>
    </w:p>
    <w:p w14:paraId="2E77A25A" w14:textId="77777777" w:rsidR="00DA337A" w:rsidRPr="00591819" w:rsidRDefault="00DA337A" w:rsidP="00DA337A">
      <w:pPr>
        <w:pStyle w:val="CodeDark"/>
        <w:ind w:right="-1"/>
        <w:rPr>
          <w:lang w:val="en-US"/>
        </w:rPr>
      </w:pPr>
      <w:r w:rsidRPr="00591819">
        <w:rPr>
          <w:lang w:val="en-US"/>
        </w:rPr>
        <w:t>RUN pip install --no-cache-</w:t>
      </w:r>
      <w:proofErr w:type="spellStart"/>
      <w:r w:rsidRPr="00591819">
        <w:rPr>
          <w:lang w:val="en-US"/>
        </w:rPr>
        <w:t>dir</w:t>
      </w:r>
      <w:proofErr w:type="spellEnd"/>
      <w:r w:rsidRPr="00591819">
        <w:rPr>
          <w:lang w:val="en-US"/>
        </w:rPr>
        <w:t xml:space="preserve"> -r requirements.txt</w:t>
      </w:r>
    </w:p>
    <w:p w14:paraId="3E9C1C74" w14:textId="77777777" w:rsidR="00DA337A" w:rsidRPr="00591819" w:rsidRDefault="00DA337A" w:rsidP="00DA337A">
      <w:pPr>
        <w:pStyle w:val="CodeDark"/>
        <w:ind w:right="-1"/>
        <w:rPr>
          <w:lang w:val="en-US"/>
        </w:rPr>
      </w:pPr>
    </w:p>
    <w:p w14:paraId="05FC6C1B" w14:textId="77777777" w:rsidR="00DA337A" w:rsidRPr="002716A1" w:rsidRDefault="00DA337A" w:rsidP="00DA337A">
      <w:pPr>
        <w:pStyle w:val="CodeDark"/>
        <w:ind w:right="-1"/>
      </w:pPr>
      <w:r w:rsidRPr="002716A1">
        <w:t xml:space="preserve"># Copia </w:t>
      </w:r>
      <w:proofErr w:type="spellStart"/>
      <w:r w:rsidRPr="002716A1">
        <w:t>codigo</w:t>
      </w:r>
      <w:proofErr w:type="spellEnd"/>
      <w:r w:rsidRPr="002716A1">
        <w:t xml:space="preserve"> da </w:t>
      </w:r>
      <w:proofErr w:type="spellStart"/>
      <w:r w:rsidRPr="002716A1">
        <w:t>aplicacao</w:t>
      </w:r>
      <w:proofErr w:type="spellEnd"/>
    </w:p>
    <w:p w14:paraId="3FCBF2BE" w14:textId="77777777" w:rsidR="00DA337A" w:rsidRPr="002716A1" w:rsidRDefault="00DA337A" w:rsidP="00DA337A">
      <w:pPr>
        <w:pStyle w:val="CodeDark"/>
        <w:ind w:right="-1"/>
      </w:pPr>
      <w:r w:rsidRPr="002716A1">
        <w:t>COPY app</w:t>
      </w:r>
      <w:proofErr w:type="gramStart"/>
      <w:r w:rsidRPr="002716A1">
        <w:t>/ .</w:t>
      </w:r>
      <w:proofErr w:type="gramEnd"/>
    </w:p>
    <w:p w14:paraId="0E2C3FF0" w14:textId="77777777" w:rsidR="00DA337A" w:rsidRPr="002716A1" w:rsidRDefault="00DA337A" w:rsidP="00DA337A">
      <w:pPr>
        <w:pStyle w:val="CodeDark"/>
        <w:ind w:right="-1"/>
      </w:pPr>
    </w:p>
    <w:p w14:paraId="529D96A7" w14:textId="77777777" w:rsidR="00DA337A" w:rsidRPr="00DA337A" w:rsidRDefault="00DA337A" w:rsidP="00DA337A">
      <w:pPr>
        <w:pStyle w:val="CodeDark"/>
        <w:ind w:right="-1"/>
        <w:rPr>
          <w:lang w:val="en-US"/>
        </w:rPr>
      </w:pPr>
      <w:r w:rsidRPr="00DA337A">
        <w:rPr>
          <w:lang w:val="en-US"/>
        </w:rPr>
        <w:t>EXPOSE 8000</w:t>
      </w:r>
    </w:p>
    <w:p w14:paraId="02A974EA" w14:textId="77777777" w:rsidR="00DA337A" w:rsidRPr="00DA337A" w:rsidRDefault="00DA337A" w:rsidP="00DA337A">
      <w:pPr>
        <w:pStyle w:val="CodeDark"/>
        <w:ind w:right="-1"/>
        <w:rPr>
          <w:lang w:val="en-US"/>
        </w:rPr>
      </w:pPr>
    </w:p>
    <w:p w14:paraId="39F6EC3B" w14:textId="77777777" w:rsidR="00DA337A" w:rsidRPr="00591819" w:rsidRDefault="00DA337A" w:rsidP="00DA337A">
      <w:pPr>
        <w:pStyle w:val="CodeDark"/>
        <w:ind w:right="-1"/>
        <w:rPr>
          <w:lang w:val="en-US"/>
        </w:rPr>
      </w:pPr>
      <w:r w:rsidRPr="00591819">
        <w:rPr>
          <w:lang w:val="en-US"/>
        </w:rPr>
        <w:t xml:space="preserve"># </w:t>
      </w:r>
      <w:proofErr w:type="spellStart"/>
      <w:r w:rsidRPr="00591819">
        <w:rPr>
          <w:lang w:val="en-US"/>
        </w:rPr>
        <w:t>Executa</w:t>
      </w:r>
      <w:proofErr w:type="spellEnd"/>
      <w:r w:rsidRPr="00591819">
        <w:rPr>
          <w:lang w:val="en-US"/>
        </w:rPr>
        <w:t xml:space="preserve"> o </w:t>
      </w:r>
      <w:proofErr w:type="spellStart"/>
      <w:r w:rsidRPr="00591819">
        <w:rPr>
          <w:lang w:val="en-US"/>
        </w:rPr>
        <w:t>Uvicorn</w:t>
      </w:r>
      <w:proofErr w:type="spellEnd"/>
    </w:p>
    <w:p w14:paraId="50D16841" w14:textId="77777777" w:rsidR="00DA337A" w:rsidRDefault="00DA337A" w:rsidP="00DA337A">
      <w:pPr>
        <w:pStyle w:val="CodeDark"/>
        <w:ind w:right="-1"/>
        <w:rPr>
          <w:lang w:val="en-US"/>
        </w:rPr>
      </w:pPr>
      <w:r w:rsidRPr="00591819">
        <w:rPr>
          <w:lang w:val="en-US"/>
        </w:rPr>
        <w:t>CMD ["</w:t>
      </w:r>
      <w:proofErr w:type="spellStart"/>
      <w:r w:rsidRPr="00591819">
        <w:rPr>
          <w:lang w:val="en-US"/>
        </w:rPr>
        <w:t>uvicorn</w:t>
      </w:r>
      <w:proofErr w:type="spellEnd"/>
      <w:r w:rsidRPr="00591819">
        <w:rPr>
          <w:lang w:val="en-US"/>
        </w:rPr>
        <w:t>", "</w:t>
      </w:r>
      <w:proofErr w:type="spellStart"/>
      <w:r w:rsidRPr="00591819">
        <w:rPr>
          <w:lang w:val="en-US"/>
        </w:rPr>
        <w:t>main:app</w:t>
      </w:r>
      <w:proofErr w:type="spellEnd"/>
      <w:r w:rsidRPr="00591819">
        <w:rPr>
          <w:lang w:val="en-US"/>
        </w:rPr>
        <w:t>", "--host", "0.0.0.0", "--port", "8000", "--workers", "2"]</w:t>
      </w:r>
    </w:p>
    <w:p w14:paraId="0C9967C6" w14:textId="77777777" w:rsidR="00DA337A" w:rsidRDefault="00DA337A" w:rsidP="00DA337A">
      <w:pPr>
        <w:pStyle w:val="CodeDark"/>
        <w:ind w:right="-1"/>
        <w:rPr>
          <w:lang w:val="en-US"/>
        </w:rPr>
      </w:pPr>
    </w:p>
    <w:p w14:paraId="742EC874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7CC5DB5C" w14:textId="77777777" w:rsidR="00501188" w:rsidRDefault="00501188" w:rsidP="00DA337A">
      <w:pPr>
        <w:ind w:right="-1"/>
        <w:jc w:val="both"/>
        <w:rPr>
          <w:b/>
          <w:bCs/>
        </w:rPr>
      </w:pPr>
    </w:p>
    <w:p w14:paraId="41CD0CD1" w14:textId="5AEE231C" w:rsidR="00DA337A" w:rsidRPr="002716A1" w:rsidRDefault="00DA337A" w:rsidP="00DA337A">
      <w:pPr>
        <w:ind w:right="-1"/>
        <w:jc w:val="both"/>
        <w:rPr>
          <w:b/>
          <w:bCs/>
        </w:rPr>
      </w:pPr>
      <w:proofErr w:type="spellStart"/>
      <w:r w:rsidRPr="002716A1">
        <w:rPr>
          <w:b/>
          <w:bCs/>
        </w:rPr>
        <w:t>Dockerfile.client</w:t>
      </w:r>
      <w:proofErr w:type="spellEnd"/>
    </w:p>
    <w:p w14:paraId="72717F5F" w14:textId="77777777" w:rsidR="00DA337A" w:rsidRPr="002716A1" w:rsidRDefault="00DA337A" w:rsidP="00DA337A">
      <w:pPr>
        <w:pStyle w:val="CodeDark"/>
        <w:ind w:right="-1"/>
      </w:pPr>
      <w:r w:rsidRPr="002716A1">
        <w:t xml:space="preserve">nano </w:t>
      </w:r>
      <w:proofErr w:type="spellStart"/>
      <w:r w:rsidRPr="002716A1">
        <w:t>Dockerfile.client</w:t>
      </w:r>
      <w:proofErr w:type="spellEnd"/>
    </w:p>
    <w:p w14:paraId="5D6D1BE8" w14:textId="77777777" w:rsidR="00501188" w:rsidRDefault="00501188" w:rsidP="00DA337A">
      <w:pPr>
        <w:ind w:right="-1"/>
        <w:jc w:val="both"/>
      </w:pPr>
    </w:p>
    <w:p w14:paraId="07304A5D" w14:textId="4D7D5D32" w:rsidR="00DA337A" w:rsidRPr="002716A1" w:rsidRDefault="00DA337A" w:rsidP="00DA337A">
      <w:pPr>
        <w:ind w:right="-1"/>
        <w:jc w:val="both"/>
      </w:pPr>
      <w:r w:rsidRPr="002716A1">
        <w:lastRenderedPageBreak/>
        <w:t xml:space="preserve">Conteúdo do arquivo </w:t>
      </w:r>
      <w:proofErr w:type="spellStart"/>
      <w:r w:rsidRPr="002716A1">
        <w:t>Dockerfile.client</w:t>
      </w:r>
      <w:proofErr w:type="spellEnd"/>
    </w:p>
    <w:p w14:paraId="62A1862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FROM python:3.11-slim-bookworm</w:t>
      </w:r>
    </w:p>
    <w:p w14:paraId="69A4AB7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WORKDIR /client</w:t>
      </w:r>
    </w:p>
    <w:p w14:paraId="6D529C2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COPY </w:t>
      </w:r>
      <w:proofErr w:type="gramStart"/>
      <w:r>
        <w:rPr>
          <w:lang w:val="en-US"/>
        </w:rPr>
        <w:t>client/requirements.txt .</w:t>
      </w:r>
      <w:proofErr w:type="gramEnd"/>
    </w:p>
    <w:p w14:paraId="153DF05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RUN pip install --no-cache-</w:t>
      </w:r>
      <w:proofErr w:type="spellStart"/>
      <w:r>
        <w:rPr>
          <w:lang w:val="en-US"/>
        </w:rPr>
        <w:t>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httpx</w:t>
      </w:r>
      <w:proofErr w:type="spellEnd"/>
      <w:r>
        <w:rPr>
          <w:lang w:val="en-US"/>
        </w:rPr>
        <w:t xml:space="preserve"> Pillow</w:t>
      </w:r>
    </w:p>
    <w:p w14:paraId="043A27D4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COPY client</w:t>
      </w:r>
      <w:proofErr w:type="gramStart"/>
      <w:r w:rsidRPr="002716A1">
        <w:rPr>
          <w:lang w:val="en-US"/>
        </w:rPr>
        <w:t>/ .</w:t>
      </w:r>
      <w:proofErr w:type="gramEnd"/>
    </w:p>
    <w:p w14:paraId="4616AAE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CMD ["python", "client.py"]</w:t>
      </w:r>
    </w:p>
    <w:p w14:paraId="6EA77DA4" w14:textId="77777777" w:rsidR="00DA337A" w:rsidRPr="002716A1" w:rsidRDefault="00DA337A" w:rsidP="00DA337A">
      <w:pPr>
        <w:ind w:right="-1"/>
        <w:jc w:val="both"/>
        <w:rPr>
          <w:b/>
          <w:bCs/>
          <w:lang w:val="en-US"/>
        </w:rPr>
      </w:pPr>
    </w:p>
    <w:p w14:paraId="2A8BE3FB" w14:textId="77777777" w:rsidR="00DA337A" w:rsidRDefault="00DA337A" w:rsidP="00DA337A">
      <w:pPr>
        <w:ind w:right="-1"/>
        <w:jc w:val="both"/>
        <w:rPr>
          <w:b/>
          <w:bCs/>
        </w:rPr>
      </w:pPr>
      <w:proofErr w:type="spellStart"/>
      <w:r>
        <w:rPr>
          <w:b/>
          <w:bCs/>
        </w:rPr>
        <w:t>docker-compose.yml</w:t>
      </w:r>
      <w:proofErr w:type="spellEnd"/>
      <w:r>
        <w:rPr>
          <w:b/>
          <w:bCs/>
        </w:rPr>
        <w:t xml:space="preserve"> — Orquestração </w:t>
      </w:r>
      <w:proofErr w:type="spellStart"/>
      <w:proofErr w:type="gramStart"/>
      <w:r>
        <w:rPr>
          <w:b/>
          <w:bCs/>
        </w:rPr>
        <w:t>Multi-Serviço</w:t>
      </w:r>
      <w:proofErr w:type="spellEnd"/>
      <w:proofErr w:type="gramEnd"/>
    </w:p>
    <w:p w14:paraId="53B5E122" w14:textId="77777777" w:rsidR="00DA337A" w:rsidRDefault="00DA337A" w:rsidP="00DA337A">
      <w:pPr>
        <w:ind w:right="-1"/>
        <w:jc w:val="both"/>
      </w:pPr>
      <w:r>
        <w:t xml:space="preserve">O </w:t>
      </w:r>
      <w:proofErr w:type="spellStart"/>
      <w:r>
        <w:t>Compose</w:t>
      </w:r>
      <w:proofErr w:type="spellEnd"/>
      <w:r>
        <w:t xml:space="preserve"> define a rede interna, os volumes e a ordem de inicialização. O serviço </w:t>
      </w:r>
      <w:proofErr w:type="spellStart"/>
      <w:r>
        <w:t>yolo-client</w:t>
      </w:r>
      <w:proofErr w:type="spellEnd"/>
      <w:r>
        <w:t xml:space="preserve"> só </w:t>
      </w:r>
      <w:proofErr w:type="spellStart"/>
      <w:r>
        <w:t>sobe</w:t>
      </w:r>
      <w:proofErr w:type="spellEnd"/>
      <w:r>
        <w:t xml:space="preserve"> após a API estar saudável:</w:t>
      </w:r>
    </w:p>
    <w:p w14:paraId="038AC419" w14:textId="77777777" w:rsidR="00DA337A" w:rsidRPr="00AD7908" w:rsidRDefault="00DA337A" w:rsidP="00DA337A">
      <w:pPr>
        <w:pStyle w:val="CodeDark"/>
        <w:ind w:right="-1"/>
      </w:pPr>
      <w:r>
        <w:t xml:space="preserve">nano </w:t>
      </w:r>
      <w:proofErr w:type="spellStart"/>
      <w:r>
        <w:t>docker-compose.yml</w:t>
      </w:r>
      <w:proofErr w:type="spellEnd"/>
    </w:p>
    <w:p w14:paraId="1BEC1319" w14:textId="77777777" w:rsidR="00501188" w:rsidRDefault="00501188" w:rsidP="00DA337A">
      <w:pPr>
        <w:ind w:right="-1"/>
        <w:jc w:val="both"/>
      </w:pPr>
    </w:p>
    <w:p w14:paraId="7D91B863" w14:textId="3DD47DD4" w:rsidR="00DA337A" w:rsidRPr="00FF706B" w:rsidRDefault="00DA337A" w:rsidP="00DA337A">
      <w:pPr>
        <w:ind w:right="-1"/>
        <w:jc w:val="both"/>
      </w:pPr>
      <w:r>
        <w:t xml:space="preserve">Conteúdo do arquivo </w:t>
      </w:r>
      <w:proofErr w:type="spellStart"/>
      <w:r>
        <w:t>docker-compose.yml</w:t>
      </w:r>
      <w:proofErr w:type="spellEnd"/>
    </w:p>
    <w:p w14:paraId="5A5BAED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services:</w:t>
      </w:r>
    </w:p>
    <w:p w14:paraId="0A4F5822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20F4C4A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:</w:t>
      </w:r>
    </w:p>
    <w:p w14:paraId="69290C4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build:</w:t>
      </w:r>
    </w:p>
    <w:p w14:paraId="66C85F1F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context</w:t>
      </w:r>
      <w:proofErr w:type="gramStart"/>
      <w:r w:rsidRPr="002716A1">
        <w:rPr>
          <w:lang w:val="en-US"/>
        </w:rPr>
        <w:t>: .</w:t>
      </w:r>
      <w:proofErr w:type="gramEnd"/>
    </w:p>
    <w:p w14:paraId="2FF620F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Dockerfile.api</w:t>
      </w:r>
      <w:proofErr w:type="spellEnd"/>
    </w:p>
    <w:p w14:paraId="105BBBD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container_name</w:t>
      </w:r>
      <w:proofErr w:type="spellEnd"/>
      <w:r>
        <w:rPr>
          <w:lang w:val="en-US"/>
        </w:rPr>
        <w:t>: yolo-</w:t>
      </w:r>
      <w:proofErr w:type="spellStart"/>
      <w:r>
        <w:rPr>
          <w:lang w:val="en-US"/>
        </w:rPr>
        <w:t>api</w:t>
      </w:r>
      <w:proofErr w:type="spellEnd"/>
    </w:p>
    <w:p w14:paraId="2A41D03E" w14:textId="77777777" w:rsidR="00DA337A" w:rsidRPr="00DA337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proofErr w:type="spellStart"/>
      <w:r w:rsidRPr="00DA337A">
        <w:t>ports</w:t>
      </w:r>
      <w:proofErr w:type="spellEnd"/>
      <w:r w:rsidRPr="00DA337A">
        <w:t>:</w:t>
      </w:r>
    </w:p>
    <w:p w14:paraId="39DEA9A6" w14:textId="77777777" w:rsidR="00DA337A" w:rsidRDefault="00DA337A" w:rsidP="00DA337A">
      <w:pPr>
        <w:pStyle w:val="CodeDark"/>
        <w:ind w:right="-1"/>
      </w:pPr>
      <w:r w:rsidRPr="00DA337A">
        <w:t xml:space="preserve">      </w:t>
      </w:r>
      <w:r>
        <w:t>- "8000:8000"</w:t>
      </w:r>
    </w:p>
    <w:p w14:paraId="2E1F17F4" w14:textId="77777777" w:rsidR="00DA337A" w:rsidRDefault="00DA337A" w:rsidP="00DA337A">
      <w:pPr>
        <w:pStyle w:val="CodeDark"/>
        <w:ind w:right="-1"/>
      </w:pPr>
      <w:r>
        <w:t xml:space="preserve">    volumes:</w:t>
      </w:r>
    </w:p>
    <w:p w14:paraId="79E6AC86" w14:textId="77777777" w:rsidR="00DA337A" w:rsidRDefault="00DA337A" w:rsidP="00DA337A">
      <w:pPr>
        <w:pStyle w:val="CodeDark"/>
        <w:ind w:right="-1"/>
      </w:pPr>
      <w:r>
        <w:t xml:space="preserve">      </w:t>
      </w:r>
      <w:proofErr w:type="gramStart"/>
      <w:r>
        <w:t>- .</w:t>
      </w:r>
      <w:proofErr w:type="gramEnd"/>
      <w:r>
        <w:t>/models:/app/</w:t>
      </w:r>
      <w:proofErr w:type="spellStart"/>
      <w:r>
        <w:t>models:ro</w:t>
      </w:r>
      <w:proofErr w:type="spellEnd"/>
      <w:r>
        <w:t xml:space="preserve">    # pesos somente-leitura</w:t>
      </w:r>
    </w:p>
    <w:p w14:paraId="21759C6C" w14:textId="77777777" w:rsidR="00DA337A" w:rsidRDefault="00DA337A" w:rsidP="00DA337A">
      <w:pPr>
        <w:pStyle w:val="CodeDark"/>
        <w:ind w:right="-1"/>
      </w:pPr>
      <w:r>
        <w:t xml:space="preserve">      </w:t>
      </w:r>
      <w:proofErr w:type="gramStart"/>
      <w:r>
        <w:t>- .</w:t>
      </w:r>
      <w:proofErr w:type="gramEnd"/>
      <w:r>
        <w:t>/output:/app/output       # resultados gravados aqui</w:t>
      </w:r>
    </w:p>
    <w:p w14:paraId="37FEABEF" w14:textId="77777777" w:rsidR="00DA337A" w:rsidRDefault="00DA337A" w:rsidP="00DA337A">
      <w:pPr>
        <w:pStyle w:val="CodeDark"/>
        <w:ind w:right="-1"/>
      </w:pPr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images</w:t>
      </w:r>
      <w:proofErr w:type="spellEnd"/>
      <w:r>
        <w:t>:/app/</w:t>
      </w:r>
      <w:proofErr w:type="spellStart"/>
      <w:r>
        <w:t>images:ro</w:t>
      </w:r>
      <w:proofErr w:type="spellEnd"/>
      <w:r>
        <w:t xml:space="preserve">    # imagens de teste</w:t>
      </w:r>
    </w:p>
    <w:p w14:paraId="4016BB5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environment:</w:t>
      </w:r>
    </w:p>
    <w:p w14:paraId="431E492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- MODEL_NAME=yolov8n.pt</w:t>
      </w:r>
    </w:p>
    <w:p w14:paraId="7BE8643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networks:</w:t>
      </w:r>
    </w:p>
    <w:p w14:paraId="1D5A253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- yolo-net</w:t>
      </w:r>
    </w:p>
    <w:p w14:paraId="2651A91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restart: unless-stopped</w:t>
      </w:r>
    </w:p>
    <w:p w14:paraId="25D0742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lastRenderedPageBreak/>
        <w:t xml:space="preserve">    </w:t>
      </w:r>
      <w:proofErr w:type="spellStart"/>
      <w:r>
        <w:rPr>
          <w:lang w:val="en-US"/>
        </w:rPr>
        <w:t>healthcheck</w:t>
      </w:r>
      <w:proofErr w:type="spellEnd"/>
      <w:r>
        <w:rPr>
          <w:lang w:val="en-US"/>
        </w:rPr>
        <w:t>:</w:t>
      </w:r>
    </w:p>
    <w:p w14:paraId="4903E63C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test: ["CMD", "curl", "-f", "http://localhost:8000/health"]</w:t>
      </w:r>
    </w:p>
    <w:p w14:paraId="35A47A3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interval: 15s</w:t>
      </w:r>
    </w:p>
    <w:p w14:paraId="01F26C5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timeout: 5s</w:t>
      </w:r>
    </w:p>
    <w:p w14:paraId="4C3270C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retries: 3</w:t>
      </w:r>
    </w:p>
    <w:p w14:paraId="461DB78C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7D174F3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yolo-client:</w:t>
      </w:r>
    </w:p>
    <w:p w14:paraId="0248187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build:</w:t>
      </w:r>
    </w:p>
    <w:p w14:paraId="22DFCC13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context</w:t>
      </w:r>
      <w:proofErr w:type="gramStart"/>
      <w:r w:rsidRPr="002716A1">
        <w:rPr>
          <w:lang w:val="en-US"/>
        </w:rPr>
        <w:t>: .</w:t>
      </w:r>
      <w:proofErr w:type="gramEnd"/>
    </w:p>
    <w:p w14:paraId="7EA4C0E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Dockerfile.client</w:t>
      </w:r>
      <w:proofErr w:type="spellEnd"/>
    </w:p>
    <w:p w14:paraId="11886FA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container_name</w:t>
      </w:r>
      <w:proofErr w:type="spellEnd"/>
      <w:r>
        <w:rPr>
          <w:lang w:val="en-US"/>
        </w:rPr>
        <w:t>: yolo-client</w:t>
      </w:r>
    </w:p>
    <w:p w14:paraId="3A2F189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volumes:</w:t>
      </w:r>
    </w:p>
    <w:p w14:paraId="3BCEBC3C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</w:t>
      </w:r>
      <w:proofErr w:type="gramStart"/>
      <w:r>
        <w:rPr>
          <w:lang w:val="en-US"/>
        </w:rPr>
        <w:t>- .</w:t>
      </w:r>
      <w:proofErr w:type="gramEnd"/>
      <w:r>
        <w:rPr>
          <w:lang w:val="en-US"/>
        </w:rPr>
        <w:t>/images:/client/</w:t>
      </w:r>
      <w:proofErr w:type="spellStart"/>
      <w:r>
        <w:rPr>
          <w:lang w:val="en-US"/>
        </w:rPr>
        <w:t>images:ro</w:t>
      </w:r>
      <w:proofErr w:type="spellEnd"/>
    </w:p>
    <w:p w14:paraId="051814CE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  </w:t>
      </w:r>
      <w:proofErr w:type="gramStart"/>
      <w:r w:rsidRPr="002716A1">
        <w:rPr>
          <w:lang w:val="en-US"/>
        </w:rPr>
        <w:t>- .</w:t>
      </w:r>
      <w:proofErr w:type="gramEnd"/>
      <w:r w:rsidRPr="002716A1">
        <w:rPr>
          <w:lang w:val="en-US"/>
        </w:rPr>
        <w:t>/output:/client/output</w:t>
      </w:r>
    </w:p>
    <w:p w14:paraId="07E2CF7F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proofErr w:type="spellStart"/>
      <w:r>
        <w:t>environment</w:t>
      </w:r>
      <w:proofErr w:type="spellEnd"/>
      <w:r>
        <w:t>:</w:t>
      </w:r>
    </w:p>
    <w:p w14:paraId="233EF881" w14:textId="77777777" w:rsidR="00DA337A" w:rsidRDefault="00DA337A" w:rsidP="00DA337A">
      <w:pPr>
        <w:pStyle w:val="CodeDark"/>
        <w:ind w:right="-1"/>
      </w:pPr>
      <w:r>
        <w:t xml:space="preserve">      - API_URL=http://yolo-api:8000   # resolve pelo nome do serviço</w:t>
      </w:r>
    </w:p>
    <w:p w14:paraId="41D03DA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networks:</w:t>
      </w:r>
    </w:p>
    <w:p w14:paraId="6CD968B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- yolo-net</w:t>
      </w:r>
    </w:p>
    <w:p w14:paraId="6B92E76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depends_on</w:t>
      </w:r>
      <w:proofErr w:type="spellEnd"/>
      <w:r>
        <w:rPr>
          <w:lang w:val="en-US"/>
        </w:rPr>
        <w:t>:</w:t>
      </w:r>
    </w:p>
    <w:p w14:paraId="7DC5549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yolo-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:</w:t>
      </w:r>
    </w:p>
    <w:p w14:paraId="164AA81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condition: </w:t>
      </w:r>
      <w:proofErr w:type="spellStart"/>
      <w:r>
        <w:rPr>
          <w:lang w:val="en-US"/>
        </w:rPr>
        <w:t>service_healthy</w:t>
      </w:r>
      <w:proofErr w:type="spellEnd"/>
      <w:r>
        <w:rPr>
          <w:lang w:val="en-US"/>
        </w:rPr>
        <w:t xml:space="preserve">     # </w:t>
      </w:r>
      <w:proofErr w:type="spellStart"/>
      <w:r>
        <w:rPr>
          <w:lang w:val="en-US"/>
        </w:rPr>
        <w:t>aguarda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healthcheck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passar</w:t>
      </w:r>
      <w:proofErr w:type="spellEnd"/>
    </w:p>
    <w:p w14:paraId="491ED9E9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F9AA6E5" w14:textId="77777777" w:rsidR="00DA337A" w:rsidRDefault="00DA337A" w:rsidP="00DA337A">
      <w:pPr>
        <w:pStyle w:val="CodeDark"/>
        <w:ind w:right="-1"/>
      </w:pPr>
      <w:r>
        <w:t>networks:</w:t>
      </w:r>
    </w:p>
    <w:p w14:paraId="2B018492" w14:textId="77777777" w:rsidR="00DA337A" w:rsidRDefault="00DA337A" w:rsidP="00DA337A">
      <w:pPr>
        <w:pStyle w:val="CodeDark"/>
        <w:ind w:right="-1"/>
      </w:pPr>
      <w:r>
        <w:t xml:space="preserve">  </w:t>
      </w:r>
      <w:proofErr w:type="spellStart"/>
      <w:r>
        <w:t>yolo</w:t>
      </w:r>
      <w:proofErr w:type="spellEnd"/>
      <w:r>
        <w:t>-net:</w:t>
      </w:r>
    </w:p>
    <w:p w14:paraId="7447A5A9" w14:textId="77777777" w:rsidR="00DA337A" w:rsidRDefault="00DA337A" w:rsidP="00DA337A">
      <w:pPr>
        <w:pStyle w:val="CodeDark"/>
        <w:ind w:right="-1"/>
      </w:pPr>
      <w:r>
        <w:t xml:space="preserve">    driver: bridge</w:t>
      </w:r>
    </w:p>
    <w:p w14:paraId="09D86AD8" w14:textId="77777777" w:rsidR="00DA337A" w:rsidRDefault="00DA337A" w:rsidP="00DA337A">
      <w:pPr>
        <w:ind w:right="-1"/>
        <w:jc w:val="both"/>
        <w:rPr>
          <w:lang w:val="en-US"/>
        </w:rPr>
      </w:pPr>
    </w:p>
    <w:p w14:paraId="4E878BC7" w14:textId="77777777" w:rsidR="00DA337A" w:rsidRDefault="00DA337A" w:rsidP="00DA337A">
      <w:pPr>
        <w:ind w:right="-1"/>
        <w:jc w:val="both"/>
        <w:rPr>
          <w:lang w:val="en-US"/>
        </w:rPr>
      </w:pPr>
    </w:p>
    <w:p w14:paraId="6111A13B" w14:textId="77777777" w:rsidR="00486905" w:rsidRDefault="00486905" w:rsidP="00DA337A">
      <w:pPr>
        <w:ind w:right="-1"/>
        <w:jc w:val="both"/>
        <w:rPr>
          <w:lang w:val="en-US"/>
        </w:rPr>
      </w:pPr>
    </w:p>
    <w:p w14:paraId="0596B239" w14:textId="77777777" w:rsidR="00486905" w:rsidRDefault="00486905" w:rsidP="00DA337A">
      <w:pPr>
        <w:ind w:right="-1"/>
        <w:jc w:val="both"/>
        <w:rPr>
          <w:lang w:val="en-US"/>
        </w:rPr>
      </w:pPr>
    </w:p>
    <w:p w14:paraId="0D7B9093" w14:textId="77777777" w:rsidR="00486905" w:rsidRDefault="00486905" w:rsidP="00DA337A">
      <w:pPr>
        <w:ind w:right="-1"/>
        <w:jc w:val="both"/>
        <w:rPr>
          <w:lang w:val="en-US"/>
        </w:rPr>
      </w:pPr>
    </w:p>
    <w:p w14:paraId="5F0F67A6" w14:textId="77777777" w:rsidR="00486905" w:rsidRDefault="00486905" w:rsidP="00DA337A">
      <w:pPr>
        <w:ind w:right="-1"/>
        <w:jc w:val="both"/>
        <w:rPr>
          <w:lang w:val="en-US"/>
        </w:rPr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3E1449CD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10A2AAF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9802C2E" wp14:editId="052BBA8E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628370179" name="Forma Livre: Forma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49058D46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802C2E" id="Forma Livre: Forma 337" o:spid="_x0000_s1035" style="position:absolute;margin-left:125pt;margin-top:5.4pt;width:220.5pt;height:27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X7xgAYAAEI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49058D46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4E77273E" w14:textId="77777777" w:rsidTr="004D3CC0"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B60093A" w14:textId="77777777" w:rsidR="00DA337A" w:rsidRPr="002929B8" w:rsidRDefault="00DA337A" w:rsidP="00DA337A">
            <w:pPr>
              <w:spacing w:line="256" w:lineRule="auto"/>
              <w:ind w:right="-1"/>
              <w:jc w:val="both"/>
            </w:pPr>
            <w:r>
              <w:rPr>
                <w:noProof/>
              </w:rPr>
              <w:drawing>
                <wp:inline distT="0" distB="0" distL="0" distR="0" wp14:anchorId="79A084E4" wp14:editId="1E171E95">
                  <wp:extent cx="937895" cy="974090"/>
                  <wp:effectExtent l="0" t="0" r="0" b="0"/>
                  <wp:docPr id="72" name="Imagem 85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E4EC20D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</w:pPr>
            <w:proofErr w:type="spellStart"/>
            <w:r>
              <w:rPr>
                <w:rFonts w:eastAsia="Times New Roman"/>
                <w:color w:val="FFFFFF"/>
              </w:rPr>
              <w:t>condition</w:t>
            </w:r>
            <w:proofErr w:type="spellEnd"/>
            <w:r>
              <w:rPr>
                <w:rFonts w:eastAsia="Times New Roman"/>
                <w:color w:val="FFFFFF"/>
              </w:rPr>
              <w:t xml:space="preserve">: </w:t>
            </w:r>
            <w:proofErr w:type="spellStart"/>
            <w:r>
              <w:rPr>
                <w:rFonts w:eastAsia="Times New Roman"/>
                <w:color w:val="FFFFFF"/>
              </w:rPr>
              <w:t>service_healthy</w:t>
            </w:r>
            <w:proofErr w:type="spellEnd"/>
            <w:r>
              <w:rPr>
                <w:rFonts w:eastAsia="Times New Roman"/>
                <w:color w:val="FFFFFF"/>
              </w:rPr>
              <w:t xml:space="preserve"> garante que o </w:t>
            </w:r>
            <w:proofErr w:type="spellStart"/>
            <w:r>
              <w:rPr>
                <w:rFonts w:eastAsia="Times New Roman"/>
                <w:color w:val="FFFFFF"/>
              </w:rPr>
              <w:t>yolo-client</w:t>
            </w:r>
            <w:proofErr w:type="spellEnd"/>
            <w:r>
              <w:rPr>
                <w:rFonts w:eastAsia="Times New Roman"/>
                <w:color w:val="FFFFFF"/>
              </w:rPr>
              <w:t xml:space="preserve"> só é iniciado após o </w:t>
            </w:r>
            <w:proofErr w:type="spellStart"/>
            <w:r>
              <w:rPr>
                <w:rFonts w:eastAsia="Times New Roman"/>
                <w:color w:val="FFFFFF"/>
              </w:rPr>
              <w:t>endpoint</w:t>
            </w:r>
            <w:proofErr w:type="spellEnd"/>
            <w:r>
              <w:rPr>
                <w:rFonts w:eastAsia="Times New Roman"/>
                <w:color w:val="FFFFFF"/>
              </w:rPr>
              <w:t xml:space="preserve"> /</w:t>
            </w:r>
            <w:proofErr w:type="spellStart"/>
            <w:r>
              <w:rPr>
                <w:rFonts w:eastAsia="Times New Roman"/>
                <w:color w:val="FFFFFF"/>
              </w:rPr>
              <w:t>health</w:t>
            </w:r>
            <w:proofErr w:type="spellEnd"/>
            <w:r>
              <w:rPr>
                <w:rFonts w:eastAsia="Times New Roman"/>
                <w:color w:val="FFFFFF"/>
              </w:rPr>
              <w:t xml:space="preserve"> da API retornar HTTP 200. Sem isso, o cliente poderia tentar conectar antes do modelo estar carregado na memória.</w:t>
            </w:r>
          </w:p>
        </w:tc>
      </w:tr>
    </w:tbl>
    <w:p w14:paraId="4C294A0B" w14:textId="77777777" w:rsidR="00DA337A" w:rsidRDefault="00DA337A" w:rsidP="00DA337A">
      <w:pPr>
        <w:ind w:right="-1"/>
        <w:jc w:val="both"/>
      </w:pPr>
    </w:p>
    <w:p w14:paraId="08D62DD4" w14:textId="77777777" w:rsidR="00DA337A" w:rsidRDefault="00DA337A" w:rsidP="00DA337A">
      <w:pPr>
        <w:ind w:right="-1"/>
        <w:jc w:val="both"/>
      </w:pPr>
    </w:p>
    <w:p w14:paraId="670A5DA3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Serviço Cliente com </w:t>
      </w:r>
      <w:proofErr w:type="spellStart"/>
      <w:r>
        <w:rPr>
          <w:rFonts w:eastAsia="MS Mincho"/>
          <w:b/>
          <w:bCs/>
          <w:color w:val="1FA2D6"/>
        </w:rPr>
        <w:t>httpx</w:t>
      </w:r>
      <w:proofErr w:type="spellEnd"/>
    </w:p>
    <w:p w14:paraId="13B727A9" w14:textId="77777777" w:rsidR="00DA337A" w:rsidRDefault="00DA337A" w:rsidP="00DA337A">
      <w:pPr>
        <w:ind w:right="-1"/>
        <w:jc w:val="both"/>
      </w:pPr>
      <w:r>
        <w:t xml:space="preserve">O serviço </w:t>
      </w:r>
      <w:proofErr w:type="spellStart"/>
      <w:r>
        <w:t>yolo-client</w:t>
      </w:r>
      <w:proofErr w:type="spellEnd"/>
      <w:r>
        <w:t xml:space="preserve"> demonstra o padrão de comunicação entre serviços: encode de imagem, envio HTTP, parse da resposta estruturada.</w:t>
      </w:r>
    </w:p>
    <w:p w14:paraId="74793204" w14:textId="77777777" w:rsidR="00DA337A" w:rsidRDefault="00DA337A" w:rsidP="00DA337A">
      <w:pPr>
        <w:ind w:right="-1"/>
        <w:jc w:val="both"/>
      </w:pPr>
    </w:p>
    <w:p w14:paraId="6880C96C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 xml:space="preserve">client.py — </w:t>
      </w:r>
      <w:proofErr w:type="spellStart"/>
      <w:r>
        <w:rPr>
          <w:b/>
          <w:bCs/>
        </w:rPr>
        <w:t>Consumer</w:t>
      </w:r>
      <w:proofErr w:type="spellEnd"/>
      <w:r>
        <w:rPr>
          <w:b/>
          <w:bCs/>
        </w:rPr>
        <w:t xml:space="preserve"> da API</w:t>
      </w:r>
    </w:p>
    <w:p w14:paraId="2FBC2BBF" w14:textId="77777777" w:rsidR="00DA337A" w:rsidRPr="0051176A" w:rsidRDefault="00DA337A" w:rsidP="00DA337A">
      <w:pPr>
        <w:pStyle w:val="CodeDark"/>
        <w:ind w:right="-1"/>
      </w:pPr>
      <w:r>
        <w:t>nano client/client.py</w:t>
      </w:r>
    </w:p>
    <w:p w14:paraId="60E70D5C" w14:textId="77777777" w:rsidR="00DA337A" w:rsidRDefault="00DA337A" w:rsidP="00DA337A">
      <w:pPr>
        <w:ind w:right="-1"/>
        <w:jc w:val="both"/>
      </w:pPr>
    </w:p>
    <w:p w14:paraId="1AF86D7F" w14:textId="77777777" w:rsidR="00DA337A" w:rsidRDefault="00DA337A" w:rsidP="00DA337A">
      <w:pPr>
        <w:ind w:right="-1"/>
        <w:jc w:val="both"/>
      </w:pPr>
      <w:r>
        <w:t>Conteúdo do arquivo client.py</w:t>
      </w:r>
    </w:p>
    <w:p w14:paraId="478D6A44" w14:textId="77777777" w:rsidR="00DA337A" w:rsidRPr="00AD7908" w:rsidRDefault="00DA337A" w:rsidP="00DA337A">
      <w:pPr>
        <w:pStyle w:val="CodeDark"/>
        <w:ind w:right="-1"/>
      </w:pPr>
      <w:proofErr w:type="spellStart"/>
      <w:r>
        <w:t>import</w:t>
      </w:r>
      <w:proofErr w:type="spellEnd"/>
      <w:r>
        <w:t xml:space="preserve"> base64, os, </w:t>
      </w:r>
      <w:proofErr w:type="spellStart"/>
      <w:r>
        <w:t>json</w:t>
      </w:r>
      <w:proofErr w:type="spellEnd"/>
      <w:r>
        <w:t>, time</w:t>
      </w:r>
    </w:p>
    <w:p w14:paraId="1732975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pathlib</w:t>
      </w:r>
      <w:proofErr w:type="spellEnd"/>
      <w:r>
        <w:rPr>
          <w:lang w:val="en-US"/>
        </w:rPr>
        <w:t xml:space="preserve"> import Path</w:t>
      </w:r>
    </w:p>
    <w:p w14:paraId="0AE46F8C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import </w:t>
      </w:r>
      <w:proofErr w:type="spellStart"/>
      <w:r>
        <w:rPr>
          <w:lang w:val="en-US"/>
        </w:rPr>
        <w:t>httpx</w:t>
      </w:r>
      <w:proofErr w:type="spellEnd"/>
    </w:p>
    <w:p w14:paraId="78981543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7D74AF83" w14:textId="77777777" w:rsidR="00DA337A" w:rsidRPr="00FF706B" w:rsidRDefault="00DA337A" w:rsidP="00DA337A">
      <w:pPr>
        <w:pStyle w:val="CodeDark"/>
        <w:ind w:right="-1"/>
      </w:pPr>
      <w:r>
        <w:t xml:space="preserve">API_URL = </w:t>
      </w:r>
      <w:proofErr w:type="spellStart"/>
      <w:proofErr w:type="gramStart"/>
      <w:r>
        <w:t>os.getenv</w:t>
      </w:r>
      <w:proofErr w:type="spellEnd"/>
      <w:proofErr w:type="gramEnd"/>
      <w:r>
        <w:t>("API_URL", "http://localhost:8000")</w:t>
      </w:r>
    </w:p>
    <w:p w14:paraId="007E1E5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IMAGES_DIR = Path("/client/images")</w:t>
      </w:r>
    </w:p>
    <w:p w14:paraId="015DC84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OUTPUT_DIR = Path("/client/output")</w:t>
      </w:r>
    </w:p>
    <w:p w14:paraId="05D9A7F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proofErr w:type="spellStart"/>
      <w:r>
        <w:rPr>
          <w:lang w:val="en-US"/>
        </w:rPr>
        <w:t>OUTPUT_DIR.mkdir</w:t>
      </w:r>
      <w:proofErr w:type="spellEnd"/>
      <w:r>
        <w:rPr>
          <w:lang w:val="en-US"/>
        </w:rPr>
        <w:t xml:space="preserve">(parents=True, </w:t>
      </w:r>
      <w:proofErr w:type="spellStart"/>
      <w:r>
        <w:rPr>
          <w:lang w:val="en-US"/>
        </w:rPr>
        <w:t>exist_ok</w:t>
      </w:r>
      <w:proofErr w:type="spellEnd"/>
      <w:r>
        <w:rPr>
          <w:lang w:val="en-US"/>
        </w:rPr>
        <w:t>=True)</w:t>
      </w:r>
    </w:p>
    <w:p w14:paraId="0A0C5421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16042817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3882BA4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encode_</w:t>
      </w:r>
      <w:proofErr w:type="gramStart"/>
      <w:r>
        <w:rPr>
          <w:lang w:val="en-US"/>
        </w:rPr>
        <w:t>image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path: Path) -&gt; str:</w:t>
      </w:r>
    </w:p>
    <w:p w14:paraId="0A311C90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 xml:space="preserve">"""Lê um arquivo de imagem e retorna a </w:t>
      </w:r>
      <w:proofErr w:type="spellStart"/>
      <w:r>
        <w:t>string</w:t>
      </w:r>
      <w:proofErr w:type="spellEnd"/>
      <w:r>
        <w:t xml:space="preserve"> base64."""</w:t>
      </w:r>
    </w:p>
    <w:p w14:paraId="1921652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return base64.b64encode(</w:t>
      </w:r>
      <w:proofErr w:type="spellStart"/>
      <w:proofErr w:type="gramStart"/>
      <w:r>
        <w:rPr>
          <w:lang w:val="en-US"/>
        </w:rPr>
        <w:t>path.read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bytes</w:t>
      </w:r>
      <w:proofErr w:type="spellEnd"/>
      <w:r>
        <w:rPr>
          <w:lang w:val="en-US"/>
        </w:rPr>
        <w:t>()).decode</w:t>
      </w:r>
      <w:proofErr w:type="gramEnd"/>
      <w:r>
        <w:rPr>
          <w:lang w:val="en-US"/>
        </w:rPr>
        <w:t>()</w:t>
      </w:r>
    </w:p>
    <w:p w14:paraId="31335746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19A7EFCC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AA7370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lastRenderedPageBreak/>
        <w:t xml:space="preserve">def </w:t>
      </w:r>
      <w:proofErr w:type="spellStart"/>
      <w:r>
        <w:rPr>
          <w:lang w:val="en-US"/>
        </w:rPr>
        <w:t>wait_for_</w:t>
      </w:r>
      <w:proofErr w:type="gramStart"/>
      <w:r>
        <w:rPr>
          <w:lang w:val="en-US"/>
        </w:rPr>
        <w:t>api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max_retries</w:t>
      </w:r>
      <w:proofErr w:type="spellEnd"/>
      <w:r>
        <w:rPr>
          <w:lang w:val="en-US"/>
        </w:rPr>
        <w:t>: int = 10, delay: float = 3.0):</w:t>
      </w:r>
    </w:p>
    <w:p w14:paraId="5BF60FA8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>"""Aguarda a API ficar disponível antes de enviar requisições."""</w:t>
      </w:r>
    </w:p>
    <w:p w14:paraId="09C3884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for attempt in range(</w:t>
      </w:r>
      <w:proofErr w:type="spellStart"/>
      <w:r>
        <w:rPr>
          <w:lang w:val="en-US"/>
        </w:rPr>
        <w:t>max_retries</w:t>
      </w:r>
      <w:proofErr w:type="spellEnd"/>
      <w:r>
        <w:rPr>
          <w:lang w:val="en-US"/>
        </w:rPr>
        <w:t>):</w:t>
      </w:r>
    </w:p>
    <w:p w14:paraId="2D4F18D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try:</w:t>
      </w:r>
    </w:p>
    <w:p w14:paraId="4E794AF8" w14:textId="77777777" w:rsidR="00DA337A" w:rsidRPr="00DA337A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</w:t>
      </w:r>
      <w:r w:rsidRPr="00DA337A">
        <w:rPr>
          <w:lang w:val="en-US"/>
        </w:rPr>
        <w:t xml:space="preserve">r = </w:t>
      </w:r>
      <w:proofErr w:type="spellStart"/>
      <w:r w:rsidRPr="00DA337A">
        <w:rPr>
          <w:lang w:val="en-US"/>
        </w:rPr>
        <w:t>httpx.get</w:t>
      </w:r>
      <w:proofErr w:type="spellEnd"/>
      <w:r w:rsidRPr="00DA337A">
        <w:rPr>
          <w:lang w:val="en-US"/>
        </w:rPr>
        <w:t>(</w:t>
      </w:r>
      <w:proofErr w:type="gramStart"/>
      <w:r w:rsidRPr="00DA337A">
        <w:rPr>
          <w:lang w:val="en-US"/>
        </w:rPr>
        <w:t>f"{</w:t>
      </w:r>
      <w:proofErr w:type="gramEnd"/>
      <w:r w:rsidRPr="00DA337A">
        <w:rPr>
          <w:lang w:val="en-US"/>
        </w:rPr>
        <w:t>API_</w:t>
      </w:r>
      <w:proofErr w:type="gramStart"/>
      <w:r w:rsidRPr="00DA337A">
        <w:rPr>
          <w:lang w:val="en-US"/>
        </w:rPr>
        <w:t>URL}/</w:t>
      </w:r>
      <w:proofErr w:type="gramEnd"/>
      <w:r w:rsidRPr="00DA337A">
        <w:rPr>
          <w:lang w:val="en-US"/>
        </w:rPr>
        <w:t>health", timeout=5)</w:t>
      </w:r>
    </w:p>
    <w:p w14:paraId="1E3DFBE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 w:rsidRPr="00DA337A">
        <w:rPr>
          <w:lang w:val="en-US"/>
        </w:rPr>
        <w:t xml:space="preserve">            </w:t>
      </w:r>
      <w:r>
        <w:rPr>
          <w:lang w:val="en-US"/>
        </w:rPr>
        <w:t xml:space="preserve">if </w:t>
      </w:r>
      <w:proofErr w:type="gramStart"/>
      <w:r>
        <w:rPr>
          <w:lang w:val="en-US"/>
        </w:rPr>
        <w:t>r.status</w:t>
      </w:r>
      <w:proofErr w:type="gramEnd"/>
      <w:r>
        <w:rPr>
          <w:lang w:val="en-US"/>
        </w:rPr>
        <w:t>_code == 200:</w:t>
      </w:r>
    </w:p>
    <w:p w14:paraId="4AF50D9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   data = </w:t>
      </w:r>
      <w:proofErr w:type="spellStart"/>
      <w:proofErr w:type="gramStart"/>
      <w:r>
        <w:rPr>
          <w:lang w:val="en-US"/>
        </w:rPr>
        <w:t>r.json</w:t>
      </w:r>
      <w:proofErr w:type="spellEnd"/>
      <w:proofErr w:type="gramEnd"/>
      <w:r>
        <w:rPr>
          <w:lang w:val="en-US"/>
        </w:rPr>
        <w:t>()</w:t>
      </w:r>
    </w:p>
    <w:p w14:paraId="3617BA7E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            </w:t>
      </w:r>
      <w:r>
        <w:t>print(f"[OK] API disponível | modelo: {data['</w:t>
      </w:r>
      <w:proofErr w:type="spellStart"/>
      <w:r>
        <w:t>model_name</w:t>
      </w:r>
      <w:proofErr w:type="spellEnd"/>
      <w:r>
        <w:t>']}")</w:t>
      </w:r>
    </w:p>
    <w:p w14:paraId="475A3CA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            </w:t>
      </w:r>
      <w:proofErr w:type="gramStart"/>
      <w:r>
        <w:rPr>
          <w:lang w:val="en-US"/>
        </w:rPr>
        <w:t>return</w:t>
      </w:r>
      <w:proofErr w:type="gramEnd"/>
      <w:r>
        <w:rPr>
          <w:lang w:val="en-US"/>
        </w:rPr>
        <w:t xml:space="preserve"> True</w:t>
      </w:r>
    </w:p>
    <w:p w14:paraId="6BD6AEE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except </w:t>
      </w:r>
      <w:proofErr w:type="spellStart"/>
      <w:proofErr w:type="gramStart"/>
      <w:r>
        <w:rPr>
          <w:lang w:val="en-US"/>
        </w:rPr>
        <w:t>httpx.ConnectError</w:t>
      </w:r>
      <w:proofErr w:type="spellEnd"/>
      <w:proofErr w:type="gramEnd"/>
      <w:r>
        <w:rPr>
          <w:lang w:val="en-US"/>
        </w:rPr>
        <w:t>:</w:t>
      </w:r>
    </w:p>
    <w:p w14:paraId="2601EADB" w14:textId="77777777" w:rsidR="00DA337A" w:rsidRPr="00531500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pass</w:t>
      </w:r>
    </w:p>
    <w:p w14:paraId="329B99EB" w14:textId="77777777" w:rsidR="00DA337A" w:rsidRPr="00F861EB" w:rsidRDefault="00DA337A" w:rsidP="00DA337A">
      <w:pPr>
        <w:pStyle w:val="CodeDark"/>
        <w:ind w:right="-1"/>
        <w:rPr>
          <w:lang w:val="en-US"/>
        </w:rPr>
      </w:pPr>
      <w:r w:rsidRPr="00F861EB">
        <w:rPr>
          <w:lang w:val="en-US"/>
        </w:rPr>
        <w:t xml:space="preserve">        </w:t>
      </w:r>
      <w:proofErr w:type="gramStart"/>
      <w:r w:rsidRPr="00F861EB">
        <w:rPr>
          <w:lang w:val="en-US"/>
        </w:rPr>
        <w:t>print(</w:t>
      </w:r>
      <w:proofErr w:type="gramEnd"/>
      <w:r w:rsidRPr="00F861EB">
        <w:rPr>
          <w:lang w:val="en-US"/>
        </w:rPr>
        <w:t xml:space="preserve">f"[...] </w:t>
      </w:r>
      <w:proofErr w:type="spellStart"/>
      <w:r w:rsidRPr="00F861EB">
        <w:rPr>
          <w:lang w:val="en-US"/>
        </w:rPr>
        <w:t>Aguardando</w:t>
      </w:r>
      <w:proofErr w:type="spellEnd"/>
      <w:r w:rsidRPr="00F861EB">
        <w:rPr>
          <w:lang w:val="en-US"/>
        </w:rPr>
        <w:t xml:space="preserve"> </w:t>
      </w:r>
      <w:proofErr w:type="gramStart"/>
      <w:r w:rsidRPr="00F861EB">
        <w:rPr>
          <w:lang w:val="en-US"/>
        </w:rPr>
        <w:t>API ({</w:t>
      </w:r>
      <w:proofErr w:type="gramEnd"/>
      <w:r w:rsidRPr="00F861EB">
        <w:rPr>
          <w:lang w:val="en-US"/>
        </w:rPr>
        <w:t>attempt+</w:t>
      </w:r>
      <w:proofErr w:type="gramStart"/>
      <w:r w:rsidRPr="00F861EB">
        <w:rPr>
          <w:lang w:val="en-US"/>
        </w:rPr>
        <w:t>1}/{</w:t>
      </w:r>
      <w:proofErr w:type="spellStart"/>
      <w:proofErr w:type="gramEnd"/>
      <w:r w:rsidRPr="00F861EB">
        <w:rPr>
          <w:lang w:val="en-US"/>
        </w:rPr>
        <w:t>max_retries</w:t>
      </w:r>
      <w:proofErr w:type="spellEnd"/>
      <w:proofErr w:type="gramStart"/>
      <w:r w:rsidRPr="00F861EB">
        <w:rPr>
          <w:lang w:val="en-US"/>
        </w:rPr>
        <w:t>})...</w:t>
      </w:r>
      <w:proofErr w:type="gramEnd"/>
      <w:r w:rsidRPr="00F861EB">
        <w:rPr>
          <w:lang w:val="en-US"/>
        </w:rPr>
        <w:t>")</w:t>
      </w:r>
    </w:p>
    <w:p w14:paraId="166C955B" w14:textId="77777777" w:rsidR="00DA337A" w:rsidRPr="00DA337A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 w:rsidRPr="00DA337A">
        <w:rPr>
          <w:lang w:val="en-US"/>
        </w:rPr>
        <w:t>time.sleep</w:t>
      </w:r>
      <w:proofErr w:type="spellEnd"/>
      <w:proofErr w:type="gramEnd"/>
      <w:r w:rsidRPr="00DA337A">
        <w:rPr>
          <w:lang w:val="en-US"/>
        </w:rPr>
        <w:t>(delay)</w:t>
      </w:r>
    </w:p>
    <w:p w14:paraId="5EAA7463" w14:textId="77777777" w:rsidR="00DA337A" w:rsidRPr="0051176A" w:rsidRDefault="00DA337A" w:rsidP="00DA337A">
      <w:pPr>
        <w:pStyle w:val="CodeDark"/>
        <w:ind w:right="-1"/>
      </w:pPr>
      <w:r w:rsidRPr="00DA337A">
        <w:rPr>
          <w:lang w:val="en-US"/>
        </w:rPr>
        <w:t xml:space="preserve">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"API não ficou disponível a tempo.")</w:t>
      </w:r>
    </w:p>
    <w:p w14:paraId="4C3FD9DF" w14:textId="77777777" w:rsidR="00DA337A" w:rsidRDefault="00DA337A" w:rsidP="00DA337A">
      <w:pPr>
        <w:pStyle w:val="CodeDark"/>
        <w:ind w:right="-1"/>
      </w:pPr>
    </w:p>
    <w:p w14:paraId="48962D08" w14:textId="77777777" w:rsidR="00DA337A" w:rsidRDefault="00DA337A" w:rsidP="00DA337A">
      <w:pPr>
        <w:pStyle w:val="CodeDark"/>
        <w:ind w:right="-1"/>
      </w:pPr>
    </w:p>
    <w:p w14:paraId="444A70C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run_single_</w:t>
      </w:r>
      <w:proofErr w:type="gramStart"/>
      <w:r>
        <w:rPr>
          <w:lang w:val="en-US"/>
        </w:rPr>
        <w:t>inference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image_path</w:t>
      </w:r>
      <w:proofErr w:type="spellEnd"/>
      <w:r>
        <w:rPr>
          <w:lang w:val="en-US"/>
        </w:rPr>
        <w:t>: Path, confidence: float = 0.25):</w:t>
      </w:r>
    </w:p>
    <w:p w14:paraId="76D4AF0B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>"""Envia uma imagem e imprime as detecções recebidas."""</w:t>
      </w:r>
    </w:p>
    <w:p w14:paraId="584C40C4" w14:textId="77777777" w:rsidR="00DA337A" w:rsidRPr="0051176A" w:rsidRDefault="00DA337A" w:rsidP="00DA337A">
      <w:pPr>
        <w:pStyle w:val="CodeDark"/>
        <w:ind w:right="-1"/>
      </w:pPr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Arial" w:hAnsi="Arial" w:cs="Arial"/>
        </w:rPr>
        <w:t>───</w:t>
      </w:r>
      <w:r>
        <w:t xml:space="preserve"> Inferência: {image_path.name} </w:t>
      </w:r>
      <w:r>
        <w:rPr>
          <w:rFonts w:ascii="Arial" w:hAnsi="Arial" w:cs="Arial"/>
        </w:rPr>
        <w:t>───</w:t>
      </w:r>
      <w:r>
        <w:t>")</w:t>
      </w:r>
    </w:p>
    <w:p w14:paraId="005D7E2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r>
        <w:rPr>
          <w:lang w:val="en-US"/>
        </w:rPr>
        <w:t>payload = {</w:t>
      </w:r>
    </w:p>
    <w:p w14:paraId="1DBCE3E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"</w:t>
      </w:r>
      <w:proofErr w:type="gramStart"/>
      <w:r>
        <w:rPr>
          <w:lang w:val="en-US"/>
        </w:rPr>
        <w:t>image</w:t>
      </w:r>
      <w:proofErr w:type="gramEnd"/>
      <w:r>
        <w:rPr>
          <w:lang w:val="en-US"/>
        </w:rPr>
        <w:t xml:space="preserve">_base64": </w:t>
      </w:r>
      <w:proofErr w:type="spellStart"/>
      <w:r>
        <w:rPr>
          <w:lang w:val="en-US"/>
        </w:rPr>
        <w:t>encode_image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image_path</w:t>
      </w:r>
      <w:proofErr w:type="spellEnd"/>
      <w:r>
        <w:rPr>
          <w:lang w:val="en-US"/>
        </w:rPr>
        <w:t>),</w:t>
      </w:r>
    </w:p>
    <w:p w14:paraId="727ED613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"confidence": confidence,</w:t>
      </w:r>
    </w:p>
    <w:p w14:paraId="06E78CF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"</w:t>
      </w:r>
      <w:proofErr w:type="spellStart"/>
      <w:proofErr w:type="gramStart"/>
      <w:r>
        <w:rPr>
          <w:lang w:val="en-US"/>
        </w:rPr>
        <w:t>model</w:t>
      </w:r>
      <w:proofErr w:type="gramEnd"/>
      <w:r>
        <w:rPr>
          <w:lang w:val="en-US"/>
        </w:rPr>
        <w:t>_name</w:t>
      </w:r>
      <w:proofErr w:type="spellEnd"/>
      <w:r>
        <w:rPr>
          <w:lang w:val="en-US"/>
        </w:rPr>
        <w:t>": "yolov8n.pt",</w:t>
      </w:r>
    </w:p>
    <w:p w14:paraId="7C18A9F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}</w:t>
      </w:r>
    </w:p>
    <w:p w14:paraId="593C48D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response = </w:t>
      </w:r>
      <w:proofErr w:type="spellStart"/>
      <w:proofErr w:type="gramStart"/>
      <w:r>
        <w:rPr>
          <w:lang w:val="en-US"/>
        </w:rPr>
        <w:t>httpx.post</w:t>
      </w:r>
      <w:proofErr w:type="spellEnd"/>
      <w:r>
        <w:rPr>
          <w:lang w:val="en-US"/>
        </w:rPr>
        <w:t>(</w:t>
      </w:r>
      <w:proofErr w:type="gramEnd"/>
    </w:p>
    <w:p w14:paraId="78C2FBE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f"{</w:t>
      </w:r>
      <w:proofErr w:type="gramEnd"/>
      <w:r>
        <w:rPr>
          <w:lang w:val="en-US"/>
        </w:rPr>
        <w:t>API_</w:t>
      </w:r>
      <w:proofErr w:type="gramStart"/>
      <w:r>
        <w:rPr>
          <w:lang w:val="en-US"/>
        </w:rPr>
        <w:t>URL}/</w:t>
      </w:r>
      <w:proofErr w:type="gramEnd"/>
      <w:r>
        <w:rPr>
          <w:lang w:val="en-US"/>
        </w:rPr>
        <w:t>predict",</w:t>
      </w:r>
    </w:p>
    <w:p w14:paraId="6B46B5A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=payload,</w:t>
      </w:r>
    </w:p>
    <w:p w14:paraId="12B4389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timeout=60,</w:t>
      </w:r>
    </w:p>
    <w:p w14:paraId="26EAC54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)</w:t>
      </w:r>
    </w:p>
    <w:p w14:paraId="179E196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response.raise</w:t>
      </w:r>
      <w:proofErr w:type="gramEnd"/>
      <w:r>
        <w:rPr>
          <w:lang w:val="en-US"/>
        </w:rPr>
        <w:t>_for_</w:t>
      </w:r>
      <w:proofErr w:type="gramStart"/>
      <w:r>
        <w:rPr>
          <w:lang w:val="en-US"/>
        </w:rPr>
        <w:t>status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740F5CF" w14:textId="77777777" w:rsidR="00DA337A" w:rsidRPr="00DA337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 w:rsidRPr="00DA337A">
        <w:t xml:space="preserve">data = </w:t>
      </w:r>
      <w:proofErr w:type="spellStart"/>
      <w:proofErr w:type="gramStart"/>
      <w:r w:rsidRPr="00DA337A">
        <w:t>response.json</w:t>
      </w:r>
      <w:proofErr w:type="spellEnd"/>
      <w:proofErr w:type="gramEnd"/>
      <w:r w:rsidRPr="00DA337A">
        <w:t>()</w:t>
      </w:r>
    </w:p>
    <w:p w14:paraId="0222CFEF" w14:textId="77777777" w:rsidR="00DA337A" w:rsidRPr="00DA337A" w:rsidRDefault="00DA337A" w:rsidP="00DA337A">
      <w:pPr>
        <w:pStyle w:val="CodeDark"/>
        <w:ind w:right="-1"/>
      </w:pPr>
    </w:p>
    <w:p w14:paraId="0C8FAD1D" w14:textId="77777777" w:rsidR="00DA337A" w:rsidRDefault="00DA337A" w:rsidP="00DA337A">
      <w:pPr>
        <w:pStyle w:val="CodeDark"/>
        <w:ind w:right="-1"/>
      </w:pPr>
      <w:r w:rsidRPr="00DA337A"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Tempo</w:t>
      </w:r>
      <w:proofErr w:type="gramEnd"/>
      <w:r>
        <w:t xml:space="preserve"> de </w:t>
      </w:r>
      <w:proofErr w:type="gramStart"/>
      <w:r>
        <w:t>inferência :</w:t>
      </w:r>
      <w:proofErr w:type="gramEnd"/>
      <w:r>
        <w:t xml:space="preserve"> {data['</w:t>
      </w:r>
      <w:proofErr w:type="spellStart"/>
      <w:r>
        <w:t>inference_ms</w:t>
      </w:r>
      <w:proofErr w:type="spellEnd"/>
      <w:r>
        <w:t xml:space="preserve">']} </w:t>
      </w:r>
      <w:proofErr w:type="spellStart"/>
      <w:r>
        <w:t>ms</w:t>
      </w:r>
      <w:proofErr w:type="spellEnd"/>
      <w:r>
        <w:t>")</w:t>
      </w:r>
    </w:p>
    <w:p w14:paraId="7EF0E83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 xml:space="preserve">"  </w:t>
      </w:r>
      <w:proofErr w:type="spellStart"/>
      <w:r>
        <w:rPr>
          <w:lang w:val="en-US"/>
        </w:rPr>
        <w:t>Resolução</w:t>
      </w:r>
      <w:proofErr w:type="spellEnd"/>
      <w:proofErr w:type="gramEnd"/>
      <w:r>
        <w:rPr>
          <w:lang w:val="en-US"/>
        </w:rPr>
        <w:t xml:space="preserve">        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{data['</w:t>
      </w:r>
      <w:proofErr w:type="spellStart"/>
      <w:r>
        <w:rPr>
          <w:lang w:val="en-US"/>
        </w:rPr>
        <w:t>image_width</w:t>
      </w:r>
      <w:proofErr w:type="spellEnd"/>
      <w:r>
        <w:rPr>
          <w:lang w:val="en-US"/>
        </w:rPr>
        <w:t>']}x{data['</w:t>
      </w:r>
      <w:proofErr w:type="spellStart"/>
      <w:r>
        <w:rPr>
          <w:lang w:val="en-US"/>
        </w:rPr>
        <w:t>image_height</w:t>
      </w:r>
      <w:proofErr w:type="spellEnd"/>
      <w:r>
        <w:rPr>
          <w:lang w:val="en-US"/>
        </w:rPr>
        <w:t xml:space="preserve">']} </w:t>
      </w:r>
      <w:proofErr w:type="spellStart"/>
      <w:r>
        <w:rPr>
          <w:lang w:val="en-US"/>
        </w:rPr>
        <w:t>px</w:t>
      </w:r>
      <w:proofErr w:type="spellEnd"/>
      <w:r>
        <w:rPr>
          <w:lang w:val="en-US"/>
        </w:rPr>
        <w:t>")</w:t>
      </w:r>
    </w:p>
    <w:p w14:paraId="7B0A273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 xml:space="preserve">"  </w:t>
      </w:r>
      <w:proofErr w:type="spellStart"/>
      <w:r>
        <w:rPr>
          <w:lang w:val="en-US"/>
        </w:rPr>
        <w:t>Detecções</w:t>
      </w:r>
      <w:proofErr w:type="spellEnd"/>
      <w:proofErr w:type="gramEnd"/>
      <w:r>
        <w:rPr>
          <w:lang w:val="en-US"/>
        </w:rPr>
        <w:t xml:space="preserve"> ({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 xml:space="preserve">(data['detections'])}):") </w:t>
      </w:r>
    </w:p>
    <w:p w14:paraId="4F8E78F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for det in data["detections"]:</w:t>
      </w:r>
    </w:p>
    <w:p w14:paraId="27C3607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print(f"    • {</w:t>
      </w:r>
      <w:proofErr w:type="gramEnd"/>
      <w:r>
        <w:rPr>
          <w:lang w:val="en-US"/>
        </w:rPr>
        <w:t>det['label']:20s} conf={det['confidence']:.2</w:t>
      </w:r>
      <w:proofErr w:type="gramStart"/>
      <w:r>
        <w:rPr>
          <w:lang w:val="en-US"/>
        </w:rPr>
        <w:t>f}"</w:t>
      </w:r>
      <w:proofErr w:type="gramEnd"/>
      <w:r>
        <w:rPr>
          <w:lang w:val="en-US"/>
        </w:rPr>
        <w:t>)</w:t>
      </w:r>
    </w:p>
    <w:p w14:paraId="0D57982F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74760156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># Salva o JSON de resultado</w:t>
      </w:r>
    </w:p>
    <w:p w14:paraId="6E1E3E45" w14:textId="77777777" w:rsidR="00DA337A" w:rsidRPr="00DA337A" w:rsidRDefault="00DA337A" w:rsidP="00DA337A">
      <w:pPr>
        <w:pStyle w:val="CodeDark"/>
        <w:ind w:right="-1"/>
      </w:pPr>
      <w:r>
        <w:t xml:space="preserve">    </w:t>
      </w:r>
      <w:proofErr w:type="spellStart"/>
      <w:r w:rsidRPr="00DA337A">
        <w:t>out_file</w:t>
      </w:r>
      <w:proofErr w:type="spellEnd"/>
      <w:r w:rsidRPr="00DA337A">
        <w:t xml:space="preserve"> = OUTPUT_DIR / f"{</w:t>
      </w:r>
      <w:proofErr w:type="spellStart"/>
      <w:r w:rsidRPr="00DA337A">
        <w:t>image_</w:t>
      </w:r>
      <w:proofErr w:type="gramStart"/>
      <w:r w:rsidRPr="00DA337A">
        <w:t>path.stem</w:t>
      </w:r>
      <w:proofErr w:type="spellEnd"/>
      <w:proofErr w:type="gramEnd"/>
      <w:r w:rsidRPr="00DA337A">
        <w:t>}_</w:t>
      </w:r>
      <w:proofErr w:type="spellStart"/>
      <w:proofErr w:type="gramStart"/>
      <w:r w:rsidRPr="00DA337A">
        <w:t>result.json</w:t>
      </w:r>
      <w:proofErr w:type="spellEnd"/>
      <w:proofErr w:type="gramEnd"/>
      <w:r w:rsidRPr="00DA337A">
        <w:t>"</w:t>
      </w:r>
    </w:p>
    <w:p w14:paraId="1947CAF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 w:rsidRPr="00DA337A">
        <w:t xml:space="preserve">    </w:t>
      </w:r>
      <w:proofErr w:type="spellStart"/>
      <w:r>
        <w:rPr>
          <w:lang w:val="en-US"/>
        </w:rPr>
        <w:t>out_</w:t>
      </w:r>
      <w:proofErr w:type="gramStart"/>
      <w:r>
        <w:rPr>
          <w:lang w:val="en-US"/>
        </w:rPr>
        <w:t>file.write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text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json.dumps</w:t>
      </w:r>
      <w:proofErr w:type="spellEnd"/>
      <w:proofErr w:type="gramEnd"/>
      <w:r>
        <w:rPr>
          <w:lang w:val="en-US"/>
        </w:rPr>
        <w:t xml:space="preserve">(data, indent=2, </w:t>
      </w:r>
      <w:proofErr w:type="spellStart"/>
      <w:r>
        <w:rPr>
          <w:lang w:val="en-US"/>
        </w:rPr>
        <w:t>ensure_ascii</w:t>
      </w:r>
      <w:proofErr w:type="spellEnd"/>
      <w:r>
        <w:rPr>
          <w:lang w:val="en-US"/>
        </w:rPr>
        <w:t>=False))</w:t>
      </w:r>
    </w:p>
    <w:p w14:paraId="7243115E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Resultado</w:t>
      </w:r>
      <w:proofErr w:type="gramEnd"/>
      <w:r>
        <w:t xml:space="preserve"> salvo </w:t>
      </w:r>
      <w:proofErr w:type="gramStart"/>
      <w:r>
        <w:t>em  :</w:t>
      </w:r>
      <w:proofErr w:type="gramEnd"/>
      <w:r>
        <w:t xml:space="preserve"> {</w:t>
      </w:r>
      <w:proofErr w:type="spellStart"/>
      <w:r>
        <w:t>out_file</w:t>
      </w:r>
      <w:proofErr w:type="spellEnd"/>
      <w:r>
        <w:t>}")</w:t>
      </w:r>
    </w:p>
    <w:p w14:paraId="11FE2B9A" w14:textId="77777777" w:rsidR="00DA337A" w:rsidRDefault="00DA337A" w:rsidP="00DA337A">
      <w:pPr>
        <w:pStyle w:val="CodeDark"/>
        <w:ind w:right="-1"/>
      </w:pPr>
    </w:p>
    <w:p w14:paraId="5EDB6E83" w14:textId="77777777" w:rsidR="00DA337A" w:rsidRDefault="00DA337A" w:rsidP="00DA337A">
      <w:pPr>
        <w:pStyle w:val="CodeDark"/>
        <w:ind w:right="-1"/>
      </w:pPr>
    </w:p>
    <w:p w14:paraId="232B80F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def </w:t>
      </w:r>
      <w:proofErr w:type="spellStart"/>
      <w:r>
        <w:rPr>
          <w:lang w:val="en-US"/>
        </w:rPr>
        <w:t>run_batch_</w:t>
      </w:r>
      <w:proofErr w:type="gramStart"/>
      <w:r>
        <w:rPr>
          <w:lang w:val="en-US"/>
        </w:rPr>
        <w:t>inference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image_paths</w:t>
      </w:r>
      <w:proofErr w:type="spellEnd"/>
      <w:r>
        <w:rPr>
          <w:lang w:val="en-US"/>
        </w:rPr>
        <w:t>: list, confidence: float = 0.25):</w:t>
      </w:r>
    </w:p>
    <w:p w14:paraId="56FE5FDC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>"""Envia múltiplas imagens em uma única requisição batch."""</w:t>
      </w:r>
    </w:p>
    <w:p w14:paraId="77B0719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f"\n</w:t>
      </w:r>
      <w:r>
        <w:rPr>
          <w:rFonts w:ascii="Arial" w:hAnsi="Arial" w:cs="Arial"/>
          <w:lang w:val="en-US"/>
        </w:rPr>
        <w:t>───</w:t>
      </w:r>
      <w:r>
        <w:rPr>
          <w:lang w:val="en-US"/>
        </w:rPr>
        <w:t xml:space="preserve"> Batch: {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image_</w:t>
      </w:r>
      <w:proofErr w:type="gramStart"/>
      <w:r>
        <w:rPr>
          <w:lang w:val="en-US"/>
        </w:rPr>
        <w:t>paths</w:t>
      </w:r>
      <w:proofErr w:type="spellEnd"/>
      <w:r>
        <w:rPr>
          <w:lang w:val="en-US"/>
        </w:rPr>
        <w:t>)}</w:t>
      </w:r>
      <w:proofErr w:type="gramEnd"/>
      <w:r>
        <w:rPr>
          <w:lang w:val="en-US"/>
        </w:rPr>
        <w:t xml:space="preserve"> imagens </w:t>
      </w:r>
      <w:r>
        <w:rPr>
          <w:rFonts w:ascii="Arial" w:hAnsi="Arial" w:cs="Arial"/>
          <w:lang w:val="en-US"/>
        </w:rPr>
        <w:t>───</w:t>
      </w:r>
      <w:r>
        <w:rPr>
          <w:lang w:val="en-US"/>
        </w:rPr>
        <w:t>")</w:t>
      </w:r>
    </w:p>
    <w:p w14:paraId="47033CB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payload = {</w:t>
      </w:r>
    </w:p>
    <w:p w14:paraId="623D50F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"</w:t>
      </w:r>
      <w:proofErr w:type="gramStart"/>
      <w:r>
        <w:rPr>
          <w:lang w:val="en-US"/>
        </w:rPr>
        <w:t>images</w:t>
      </w:r>
      <w:proofErr w:type="gramEnd"/>
      <w:r>
        <w:rPr>
          <w:lang w:val="en-US"/>
        </w:rPr>
        <w:t>_base64": [</w:t>
      </w:r>
      <w:proofErr w:type="spellStart"/>
      <w:r>
        <w:rPr>
          <w:lang w:val="en-US"/>
        </w:rPr>
        <w:t>encode_image</w:t>
      </w:r>
      <w:proofErr w:type="spellEnd"/>
      <w:r>
        <w:rPr>
          <w:lang w:val="en-US"/>
        </w:rPr>
        <w:t xml:space="preserve">(p) for p in </w:t>
      </w:r>
      <w:proofErr w:type="spellStart"/>
      <w:r>
        <w:rPr>
          <w:lang w:val="en-US"/>
        </w:rPr>
        <w:t>image_paths</w:t>
      </w:r>
      <w:proofErr w:type="spellEnd"/>
      <w:r>
        <w:rPr>
          <w:lang w:val="en-US"/>
        </w:rPr>
        <w:t>],</w:t>
      </w:r>
    </w:p>
    <w:p w14:paraId="6557B95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"confidence": confidence,</w:t>
      </w:r>
    </w:p>
    <w:p w14:paraId="716E45D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}</w:t>
      </w:r>
    </w:p>
    <w:p w14:paraId="2E7A90B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response = </w:t>
      </w:r>
      <w:proofErr w:type="spellStart"/>
      <w:proofErr w:type="gramStart"/>
      <w:r>
        <w:rPr>
          <w:lang w:val="en-US"/>
        </w:rPr>
        <w:t>httpx.post</w:t>
      </w:r>
      <w:proofErr w:type="spellEnd"/>
      <w:r>
        <w:rPr>
          <w:lang w:val="en-US"/>
        </w:rPr>
        <w:t>(</w:t>
      </w:r>
      <w:proofErr w:type="gramEnd"/>
    </w:p>
    <w:p w14:paraId="2F0E922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f"{</w:t>
      </w:r>
      <w:proofErr w:type="gramEnd"/>
      <w:r>
        <w:rPr>
          <w:lang w:val="en-US"/>
        </w:rPr>
        <w:t>API_</w:t>
      </w:r>
      <w:proofErr w:type="gramStart"/>
      <w:r>
        <w:rPr>
          <w:lang w:val="en-US"/>
        </w:rPr>
        <w:t>URL}/</w:t>
      </w:r>
      <w:proofErr w:type="gramEnd"/>
      <w:r>
        <w:rPr>
          <w:lang w:val="en-US"/>
        </w:rPr>
        <w:t>predict/batch",</w:t>
      </w:r>
    </w:p>
    <w:p w14:paraId="5D08A0B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=payload,</w:t>
      </w:r>
    </w:p>
    <w:p w14:paraId="2F09F36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timeout=120,</w:t>
      </w:r>
    </w:p>
    <w:p w14:paraId="2BCAAFD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)</w:t>
      </w:r>
    </w:p>
    <w:p w14:paraId="19C8E8F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response.raise</w:t>
      </w:r>
      <w:proofErr w:type="gramEnd"/>
      <w:r>
        <w:rPr>
          <w:lang w:val="en-US"/>
        </w:rPr>
        <w:t>_for_</w:t>
      </w:r>
      <w:proofErr w:type="gramStart"/>
      <w:r>
        <w:rPr>
          <w:lang w:val="en-US"/>
        </w:rPr>
        <w:t>status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B9EB42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data = </w:t>
      </w:r>
      <w:proofErr w:type="spellStart"/>
      <w:proofErr w:type="gramStart"/>
      <w:r>
        <w:rPr>
          <w:lang w:val="en-US"/>
        </w:rPr>
        <w:t>response.json</w:t>
      </w:r>
      <w:proofErr w:type="spellEnd"/>
      <w:proofErr w:type="gramEnd"/>
      <w:r>
        <w:rPr>
          <w:lang w:val="en-US"/>
        </w:rPr>
        <w:t>()</w:t>
      </w:r>
    </w:p>
    <w:p w14:paraId="22724D9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print(</w:t>
      </w:r>
      <w:proofErr w:type="gramEnd"/>
      <w:r>
        <w:rPr>
          <w:lang w:val="en-US"/>
        </w:rPr>
        <w:t>f</w:t>
      </w:r>
      <w:proofErr w:type="gramStart"/>
      <w:r>
        <w:rPr>
          <w:lang w:val="en-US"/>
        </w:rPr>
        <w:t>"  Total</w:t>
      </w:r>
      <w:proofErr w:type="gramEnd"/>
      <w:r>
        <w:rPr>
          <w:lang w:val="en-US"/>
        </w:rPr>
        <w:t xml:space="preserve"> batch       </w:t>
      </w:r>
      <w:proofErr w:type="gramStart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{data['</w:t>
      </w:r>
      <w:proofErr w:type="spellStart"/>
      <w:r>
        <w:rPr>
          <w:lang w:val="en-US"/>
        </w:rPr>
        <w:t>total_inference_ms</w:t>
      </w:r>
      <w:proofErr w:type="spellEnd"/>
      <w:proofErr w:type="gramStart"/>
      <w:r>
        <w:rPr>
          <w:lang w:val="en-US"/>
        </w:rPr>
        <w:t>']}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ms</w:t>
      </w:r>
      <w:proofErr w:type="spellEnd"/>
      <w:r>
        <w:rPr>
          <w:lang w:val="en-US"/>
        </w:rPr>
        <w:t>")</w:t>
      </w:r>
    </w:p>
    <w:p w14:paraId="1617FC7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for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, r in enumerate(data["results"]):</w:t>
      </w:r>
    </w:p>
    <w:p w14:paraId="313C3951" w14:textId="77777777" w:rsidR="00DA337A" w:rsidRPr="00DA337A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lastRenderedPageBreak/>
        <w:t xml:space="preserve">        </w:t>
      </w:r>
      <w:proofErr w:type="gramStart"/>
      <w:r w:rsidRPr="00DA337A">
        <w:rPr>
          <w:lang w:val="en-US"/>
        </w:rPr>
        <w:t>print(</w:t>
      </w:r>
      <w:proofErr w:type="gramEnd"/>
      <w:r w:rsidRPr="00DA337A">
        <w:rPr>
          <w:lang w:val="en-US"/>
        </w:rPr>
        <w:t>f</w:t>
      </w:r>
      <w:proofErr w:type="gramStart"/>
      <w:r w:rsidRPr="00DA337A">
        <w:rPr>
          <w:lang w:val="en-US"/>
        </w:rPr>
        <w:t>"  Imagem</w:t>
      </w:r>
      <w:proofErr w:type="gramEnd"/>
      <w:r w:rsidRPr="00DA337A">
        <w:rPr>
          <w:lang w:val="en-US"/>
        </w:rPr>
        <w:t xml:space="preserve"> {i+1}: {</w:t>
      </w:r>
      <w:proofErr w:type="spellStart"/>
      <w:r w:rsidRPr="00DA337A">
        <w:rPr>
          <w:lang w:val="en-US"/>
        </w:rPr>
        <w:t>len</w:t>
      </w:r>
      <w:proofErr w:type="spellEnd"/>
      <w:r w:rsidRPr="00DA337A">
        <w:rPr>
          <w:lang w:val="en-US"/>
        </w:rPr>
        <w:t xml:space="preserve">(r['detections'])} </w:t>
      </w:r>
      <w:proofErr w:type="spellStart"/>
      <w:r w:rsidRPr="00DA337A">
        <w:rPr>
          <w:lang w:val="en-US"/>
        </w:rPr>
        <w:t>detecções</w:t>
      </w:r>
      <w:proofErr w:type="spellEnd"/>
      <w:r w:rsidRPr="00DA337A">
        <w:rPr>
          <w:lang w:val="en-US"/>
        </w:rPr>
        <w:t xml:space="preserve"> </w:t>
      </w:r>
      <w:proofErr w:type="spellStart"/>
      <w:r w:rsidRPr="00DA337A">
        <w:rPr>
          <w:lang w:val="en-US"/>
        </w:rPr>
        <w:t>em</w:t>
      </w:r>
      <w:proofErr w:type="spellEnd"/>
      <w:r w:rsidRPr="00DA337A">
        <w:rPr>
          <w:lang w:val="en-US"/>
        </w:rPr>
        <w:t xml:space="preserve"> {r['</w:t>
      </w:r>
      <w:proofErr w:type="spellStart"/>
      <w:r w:rsidRPr="00DA337A">
        <w:rPr>
          <w:lang w:val="en-US"/>
        </w:rPr>
        <w:t>inference_ms</w:t>
      </w:r>
      <w:proofErr w:type="spellEnd"/>
      <w:r w:rsidRPr="00DA337A">
        <w:rPr>
          <w:lang w:val="en-US"/>
        </w:rPr>
        <w:t xml:space="preserve">']} </w:t>
      </w:r>
      <w:proofErr w:type="spellStart"/>
      <w:r w:rsidRPr="00DA337A">
        <w:rPr>
          <w:lang w:val="en-US"/>
        </w:rPr>
        <w:t>ms</w:t>
      </w:r>
      <w:proofErr w:type="spellEnd"/>
      <w:r w:rsidRPr="00DA337A">
        <w:rPr>
          <w:lang w:val="en-US"/>
        </w:rPr>
        <w:t>")</w:t>
      </w:r>
    </w:p>
    <w:p w14:paraId="6E6FB017" w14:textId="77777777" w:rsidR="00DA337A" w:rsidRPr="00DA337A" w:rsidRDefault="00DA337A" w:rsidP="00DA337A">
      <w:pPr>
        <w:pStyle w:val="CodeDark"/>
        <w:ind w:right="-1"/>
        <w:rPr>
          <w:lang w:val="en-US"/>
        </w:rPr>
      </w:pPr>
    </w:p>
    <w:p w14:paraId="4DC35020" w14:textId="77777777" w:rsidR="00DA337A" w:rsidRPr="00DA337A" w:rsidRDefault="00DA337A" w:rsidP="00DA337A">
      <w:pPr>
        <w:pStyle w:val="CodeDark"/>
        <w:ind w:right="-1"/>
        <w:rPr>
          <w:lang w:val="en-US"/>
        </w:rPr>
      </w:pPr>
    </w:p>
    <w:p w14:paraId="58E5B98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if __name__ == "__main__":</w:t>
      </w:r>
    </w:p>
    <w:p w14:paraId="000AA0EC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wait_for_</w:t>
      </w:r>
      <w:proofErr w:type="gramStart"/>
      <w:r>
        <w:rPr>
          <w:lang w:val="en-US"/>
        </w:rPr>
        <w:t>api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32CC3868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5F9CA9E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images = </w:t>
      </w:r>
      <w:proofErr w:type="gramStart"/>
      <w:r>
        <w:rPr>
          <w:lang w:val="en-US"/>
        </w:rPr>
        <w:t>sorted(</w:t>
      </w:r>
      <w:proofErr w:type="spellStart"/>
      <w:proofErr w:type="gramEnd"/>
      <w:r>
        <w:rPr>
          <w:lang w:val="en-US"/>
        </w:rPr>
        <w:t>IMAGES_DIR.glob</w:t>
      </w:r>
      <w:proofErr w:type="spellEnd"/>
      <w:r>
        <w:rPr>
          <w:lang w:val="en-US"/>
        </w:rPr>
        <w:t>("*.jpg")) + \</w:t>
      </w:r>
    </w:p>
    <w:p w14:paraId="182DD16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 </w:t>
      </w:r>
      <w:proofErr w:type="gramStart"/>
      <w:r>
        <w:rPr>
          <w:lang w:val="en-US"/>
        </w:rPr>
        <w:t>sorted(</w:t>
      </w:r>
      <w:proofErr w:type="spellStart"/>
      <w:proofErr w:type="gramEnd"/>
      <w:r>
        <w:rPr>
          <w:lang w:val="en-US"/>
        </w:rPr>
        <w:t>IMAGES_DIR.glob</w:t>
      </w:r>
      <w:proofErr w:type="spellEnd"/>
      <w:r>
        <w:rPr>
          <w:lang w:val="en-US"/>
        </w:rPr>
        <w:t>("*.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>"))</w:t>
      </w:r>
    </w:p>
    <w:p w14:paraId="30C79D96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74F5414E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images</w:t>
      </w:r>
      <w:proofErr w:type="spellEnd"/>
      <w:r>
        <w:t>:</w:t>
      </w:r>
    </w:p>
    <w:p w14:paraId="7FD747EA" w14:textId="77777777" w:rsidR="00DA337A" w:rsidRDefault="00DA337A" w:rsidP="00DA337A">
      <w:pPr>
        <w:pStyle w:val="CodeDark"/>
        <w:ind w:right="-1"/>
      </w:pPr>
      <w:r>
        <w:t xml:space="preserve">        print("[AVISO] Nenhuma imagem encontrada em /</w:t>
      </w:r>
      <w:proofErr w:type="spellStart"/>
      <w:r>
        <w:t>client</w:t>
      </w:r>
      <w:proofErr w:type="spellEnd"/>
      <w:r>
        <w:t>/</w:t>
      </w:r>
      <w:proofErr w:type="spellStart"/>
      <w:r>
        <w:t>images</w:t>
      </w:r>
      <w:proofErr w:type="spellEnd"/>
      <w:r>
        <w:t>/")</w:t>
      </w:r>
    </w:p>
    <w:p w14:paraId="00EEE282" w14:textId="77777777" w:rsidR="00DA337A" w:rsidRDefault="00DA337A" w:rsidP="00DA337A">
      <w:pPr>
        <w:pStyle w:val="CodeDark"/>
        <w:ind w:right="-1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67744A80" w14:textId="77777777" w:rsidR="00DA337A" w:rsidRDefault="00DA337A" w:rsidP="00DA337A">
      <w:pPr>
        <w:pStyle w:val="CodeDark"/>
        <w:ind w:right="-1"/>
      </w:pPr>
      <w:r>
        <w:t xml:space="preserve">        # Inferência individual na primeira imagem</w:t>
      </w:r>
    </w:p>
    <w:p w14:paraId="735AEFF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t xml:space="preserve">        </w:t>
      </w:r>
      <w:proofErr w:type="spellStart"/>
      <w:r>
        <w:rPr>
          <w:lang w:val="en-US"/>
        </w:rPr>
        <w:t>run_single_inference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images[</w:t>
      </w:r>
      <w:proofErr w:type="gramEnd"/>
      <w:r>
        <w:rPr>
          <w:lang w:val="en-US"/>
        </w:rPr>
        <w:t>0])</w:t>
      </w:r>
    </w:p>
    <w:p w14:paraId="02B47F0C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617A985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# Batch com </w:t>
      </w:r>
      <w:proofErr w:type="spellStart"/>
      <w:r>
        <w:rPr>
          <w:lang w:val="en-US"/>
        </w:rPr>
        <w:t>todas</w:t>
      </w:r>
      <w:proofErr w:type="spellEnd"/>
      <w:r>
        <w:rPr>
          <w:lang w:val="en-US"/>
        </w:rPr>
        <w:t xml:space="preserve"> as imagens </w:t>
      </w:r>
      <w:proofErr w:type="spellStart"/>
      <w:r>
        <w:rPr>
          <w:lang w:val="en-US"/>
        </w:rPr>
        <w:t>disponíveis</w:t>
      </w:r>
      <w:proofErr w:type="spellEnd"/>
    </w:p>
    <w:p w14:paraId="37334F8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if </w:t>
      </w:r>
      <w:proofErr w:type="spellStart"/>
      <w:r>
        <w:rPr>
          <w:lang w:val="en-US"/>
        </w:rPr>
        <w:t>len</w:t>
      </w:r>
      <w:proofErr w:type="spellEnd"/>
      <w:r>
        <w:rPr>
          <w:lang w:val="en-US"/>
        </w:rPr>
        <w:t>(images) &gt; 1:</w:t>
      </w:r>
    </w:p>
    <w:p w14:paraId="467E933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          </w:t>
      </w:r>
      <w:proofErr w:type="spellStart"/>
      <w:r>
        <w:rPr>
          <w:lang w:val="en-US"/>
        </w:rPr>
        <w:t>run_batch_inference</w:t>
      </w:r>
      <w:proofErr w:type="spellEnd"/>
      <w:r>
        <w:rPr>
          <w:lang w:val="en-US"/>
        </w:rPr>
        <w:t>(images)</w:t>
      </w:r>
    </w:p>
    <w:p w14:paraId="00E235B2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01328E30" w14:textId="77777777" w:rsidR="00DA337A" w:rsidRPr="0051176A" w:rsidRDefault="00DA337A" w:rsidP="00DA337A">
      <w:pPr>
        <w:pStyle w:val="CodeDark"/>
        <w:ind w:right="-1"/>
      </w:pPr>
      <w:r>
        <w:rPr>
          <w:lang w:val="en-US"/>
        </w:rPr>
        <w:t xml:space="preserve">    </w:t>
      </w:r>
      <w:r>
        <w:t># Consulta métricas ao final</w:t>
      </w:r>
    </w:p>
    <w:p w14:paraId="0B857479" w14:textId="77777777" w:rsidR="00DA337A" w:rsidRDefault="00DA337A" w:rsidP="00DA337A">
      <w:pPr>
        <w:pStyle w:val="CodeDark"/>
        <w:ind w:right="-1"/>
      </w:pPr>
      <w:r>
        <w:t xml:space="preserve">   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httpx.get</w:t>
      </w:r>
      <w:proofErr w:type="spellEnd"/>
      <w:r>
        <w:t>(f"{API_</w:t>
      </w:r>
      <w:proofErr w:type="gramStart"/>
      <w:r>
        <w:t>URL}/</w:t>
      </w:r>
      <w:proofErr w:type="spellStart"/>
      <w:proofErr w:type="gramEnd"/>
      <w:r>
        <w:t>metrics</w:t>
      </w:r>
      <w:proofErr w:type="spellEnd"/>
      <w:r>
        <w:t>"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()</w:t>
      </w:r>
    </w:p>
    <w:p w14:paraId="19D20B4E" w14:textId="77777777" w:rsidR="00DA337A" w:rsidRPr="0051176A" w:rsidRDefault="00DA337A" w:rsidP="00DA337A">
      <w:pPr>
        <w:pStyle w:val="CodeDark"/>
        <w:ind w:right="-1"/>
      </w:pPr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Arial" w:hAnsi="Arial" w:cs="Arial"/>
        </w:rPr>
        <w:t>───</w:t>
      </w:r>
      <w:r>
        <w:t xml:space="preserve"> Métricas da API </w:t>
      </w:r>
      <w:r>
        <w:rPr>
          <w:rFonts w:ascii="Arial" w:hAnsi="Arial" w:cs="Arial"/>
        </w:rPr>
        <w:t>───</w:t>
      </w:r>
      <w:r>
        <w:t>")</w:t>
      </w:r>
    </w:p>
    <w:p w14:paraId="2A086329" w14:textId="77777777" w:rsidR="00DA337A" w:rsidRDefault="00DA337A" w:rsidP="00DA337A">
      <w:pPr>
        <w:pStyle w:val="CodeDark"/>
        <w:ind w:right="-1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Total</w:t>
      </w:r>
      <w:proofErr w:type="gramEnd"/>
      <w:r>
        <w:t xml:space="preserve"> de </w:t>
      </w:r>
      <w:proofErr w:type="gramStart"/>
      <w:r>
        <w:t>requisições :</w:t>
      </w:r>
      <w:proofErr w:type="gramEnd"/>
      <w:r>
        <w:t xml:space="preserve"> {</w:t>
      </w:r>
      <w:proofErr w:type="spellStart"/>
      <w:r>
        <w:t>metrics</w:t>
      </w:r>
      <w:proofErr w:type="spellEnd"/>
      <w:r>
        <w:t>['</w:t>
      </w:r>
      <w:proofErr w:type="spellStart"/>
      <w:r>
        <w:t>total_requests</w:t>
      </w:r>
      <w:proofErr w:type="spellEnd"/>
      <w:r>
        <w:t>']}")</w:t>
      </w:r>
    </w:p>
    <w:p w14:paraId="1ED0E2A1" w14:textId="77777777" w:rsidR="00DA337A" w:rsidRDefault="00DA337A" w:rsidP="00DA337A">
      <w:pPr>
        <w:pStyle w:val="CodeDark"/>
        <w:ind w:right="-1"/>
      </w:pPr>
      <w:r>
        <w:t xml:space="preserve">    </w:t>
      </w:r>
      <w:proofErr w:type="gramStart"/>
      <w:r>
        <w:t>print(</w:t>
      </w:r>
      <w:proofErr w:type="gramEnd"/>
      <w:r>
        <w:t>f</w:t>
      </w:r>
      <w:proofErr w:type="gramStart"/>
      <w:r>
        <w:t>"  Latência</w:t>
      </w:r>
      <w:proofErr w:type="gramEnd"/>
      <w:r>
        <w:t xml:space="preserve"> média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metrics</w:t>
      </w:r>
      <w:proofErr w:type="spellEnd"/>
      <w:r>
        <w:t>['</w:t>
      </w:r>
      <w:proofErr w:type="spellStart"/>
      <w:r>
        <w:t>avg_inference_ms</w:t>
      </w:r>
      <w:proofErr w:type="spellEnd"/>
      <w:r>
        <w:t xml:space="preserve">']} </w:t>
      </w:r>
      <w:proofErr w:type="spellStart"/>
      <w:r>
        <w:t>ms</w:t>
      </w:r>
      <w:proofErr w:type="spellEnd"/>
      <w:r>
        <w:t>")</w:t>
      </w:r>
    </w:p>
    <w:p w14:paraId="4E92FFF2" w14:textId="77777777" w:rsidR="00DA337A" w:rsidRDefault="00DA337A" w:rsidP="00DA337A">
      <w:pPr>
        <w:ind w:right="-1"/>
        <w:jc w:val="both"/>
      </w:pPr>
    </w:p>
    <w:p w14:paraId="7871CF5C" w14:textId="77777777" w:rsidR="00DA337A" w:rsidRPr="002716A1" w:rsidRDefault="00DA337A" w:rsidP="00DA337A">
      <w:pPr>
        <w:ind w:right="-1"/>
        <w:jc w:val="both"/>
        <w:rPr>
          <w:lang w:val="en-US"/>
        </w:rPr>
      </w:pPr>
      <w:proofErr w:type="spellStart"/>
      <w:r w:rsidRPr="002716A1">
        <w:rPr>
          <w:lang w:val="en-US"/>
        </w:rPr>
        <w:t>Crie</w:t>
      </w:r>
      <w:proofErr w:type="spellEnd"/>
      <w:r w:rsidRPr="002716A1">
        <w:rPr>
          <w:lang w:val="en-US"/>
        </w:rPr>
        <w:t xml:space="preserve"> </w:t>
      </w:r>
      <w:r w:rsidRPr="002716A1">
        <w:rPr>
          <w:b/>
          <w:bCs/>
          <w:lang w:val="en-US"/>
        </w:rPr>
        <w:t>client/requirements.txt</w:t>
      </w:r>
    </w:p>
    <w:p w14:paraId="412D0491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nano ~/yolo-</w:t>
      </w:r>
      <w:proofErr w:type="spellStart"/>
      <w:r w:rsidRPr="002716A1">
        <w:rPr>
          <w:lang w:val="en-US"/>
        </w:rPr>
        <w:t>api</w:t>
      </w:r>
      <w:proofErr w:type="spellEnd"/>
      <w:r w:rsidRPr="002716A1">
        <w:rPr>
          <w:lang w:val="en-US"/>
        </w:rPr>
        <w:t>/client/requirements.txt</w:t>
      </w:r>
    </w:p>
    <w:p w14:paraId="77150A29" w14:textId="77777777" w:rsidR="00DA337A" w:rsidRPr="002716A1" w:rsidRDefault="00DA337A" w:rsidP="00DA337A">
      <w:pPr>
        <w:ind w:right="-1"/>
        <w:jc w:val="both"/>
        <w:rPr>
          <w:lang w:val="en-US"/>
        </w:rPr>
      </w:pPr>
    </w:p>
    <w:p w14:paraId="7D33BEC7" w14:textId="77777777" w:rsidR="00DA337A" w:rsidRDefault="00DA337A" w:rsidP="00DA337A">
      <w:pPr>
        <w:pStyle w:val="CodeDark"/>
        <w:ind w:right="-1"/>
      </w:pPr>
      <w:proofErr w:type="spellStart"/>
      <w:r>
        <w:t>httpx</w:t>
      </w:r>
      <w:proofErr w:type="spellEnd"/>
      <w:r>
        <w:t>==0.27.0</w:t>
      </w:r>
    </w:p>
    <w:p w14:paraId="452ACA1C" w14:textId="77777777" w:rsidR="00DA337A" w:rsidRDefault="00DA337A" w:rsidP="00DA337A">
      <w:pPr>
        <w:pStyle w:val="CodeDark"/>
        <w:ind w:right="-1"/>
      </w:pPr>
      <w:proofErr w:type="spellStart"/>
      <w:r>
        <w:t>Pillow</w:t>
      </w:r>
      <w:proofErr w:type="spellEnd"/>
      <w:r>
        <w:t>==10.3.0</w:t>
      </w:r>
    </w:p>
    <w:p w14:paraId="1342C074" w14:textId="77777777" w:rsidR="00DA337A" w:rsidRDefault="00DA337A" w:rsidP="00DA337A">
      <w:pPr>
        <w:ind w:right="-1"/>
        <w:jc w:val="both"/>
      </w:pPr>
      <w:r w:rsidRPr="00A91DA5">
        <w:lastRenderedPageBreak/>
        <w:t>Baix</w:t>
      </w:r>
      <w:r>
        <w:t>e</w:t>
      </w:r>
      <w:r w:rsidRPr="00A91DA5">
        <w:t xml:space="preserve"> </w:t>
      </w:r>
      <w:r>
        <w:t>e c</w:t>
      </w:r>
      <w:r w:rsidRPr="00A91DA5">
        <w:t>opi</w:t>
      </w:r>
      <w:r>
        <w:t>e</w:t>
      </w:r>
      <w:r w:rsidRPr="00A91DA5">
        <w:t xml:space="preserve"> os </w:t>
      </w:r>
      <w:r>
        <w:t>p</w:t>
      </w:r>
      <w:r w:rsidRPr="00A91DA5">
        <w:t xml:space="preserve">esos e a </w:t>
      </w:r>
      <w:r>
        <w:t>i</w:t>
      </w:r>
      <w:r w:rsidRPr="00A91DA5">
        <w:t xml:space="preserve">magem de </w:t>
      </w:r>
      <w:r>
        <w:t>t</w:t>
      </w:r>
      <w:r w:rsidRPr="00A91DA5">
        <w:t>este</w:t>
      </w:r>
      <w:r>
        <w:t>:</w:t>
      </w:r>
    </w:p>
    <w:p w14:paraId="02DDF10B" w14:textId="77777777" w:rsidR="00DA337A" w:rsidRDefault="00DA337A" w:rsidP="00DA337A">
      <w:pPr>
        <w:pStyle w:val="CodeDark"/>
        <w:ind w:right="-1"/>
      </w:pPr>
      <w:r>
        <w:t># 1. Garanta as pastas criadas</w:t>
      </w:r>
    </w:p>
    <w:p w14:paraId="1774F0BD" w14:textId="77777777" w:rsidR="00DA337A" w:rsidRDefault="00DA337A" w:rsidP="00DA337A">
      <w:pPr>
        <w:pStyle w:val="CodeDark"/>
        <w:ind w:right="-1"/>
      </w:pPr>
      <w:proofErr w:type="spellStart"/>
      <w:r>
        <w:t>mkdir</w:t>
      </w:r>
      <w:proofErr w:type="spellEnd"/>
      <w:r>
        <w:t xml:space="preserve"> -p ~/</w:t>
      </w:r>
      <w:proofErr w:type="spellStart"/>
      <w:r>
        <w:t>yolo</w:t>
      </w:r>
      <w:proofErr w:type="spellEnd"/>
      <w:r>
        <w:t>-api/models ~/</w:t>
      </w:r>
      <w:proofErr w:type="spellStart"/>
      <w:r>
        <w:t>yolo</w:t>
      </w:r>
      <w:proofErr w:type="spellEnd"/>
      <w:r>
        <w:t>-api/</w:t>
      </w:r>
      <w:proofErr w:type="spellStart"/>
      <w:r>
        <w:t>images</w:t>
      </w:r>
      <w:proofErr w:type="spellEnd"/>
      <w:r>
        <w:t xml:space="preserve"> ~/</w:t>
      </w:r>
      <w:proofErr w:type="spellStart"/>
      <w:r>
        <w:t>yolo</w:t>
      </w:r>
      <w:proofErr w:type="spellEnd"/>
      <w:r>
        <w:t>-api/output</w:t>
      </w:r>
    </w:p>
    <w:p w14:paraId="7C444FE9" w14:textId="77777777" w:rsidR="00DA337A" w:rsidRDefault="00DA337A" w:rsidP="00DA337A">
      <w:pPr>
        <w:pStyle w:val="CodeDark"/>
        <w:ind w:right="-1"/>
      </w:pPr>
    </w:p>
    <w:p w14:paraId="63BA98E6" w14:textId="77777777" w:rsidR="00DA337A" w:rsidRDefault="00DA337A" w:rsidP="00DA337A">
      <w:pPr>
        <w:pStyle w:val="CodeDark"/>
        <w:ind w:right="-1"/>
      </w:pPr>
      <w:r>
        <w:t># 2. Baixe os pesos oficiais do YOLOv8n direto para a pasta models</w:t>
      </w:r>
    </w:p>
    <w:p w14:paraId="0888A81E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spellStart"/>
      <w:r w:rsidRPr="002716A1">
        <w:rPr>
          <w:lang w:val="en-US"/>
        </w:rPr>
        <w:t>wget</w:t>
      </w:r>
      <w:proofErr w:type="spellEnd"/>
      <w:r w:rsidRPr="002716A1">
        <w:rPr>
          <w:lang w:val="en-US"/>
        </w:rPr>
        <w:t xml:space="preserve"> -P ~/yolo-</w:t>
      </w:r>
      <w:proofErr w:type="spellStart"/>
      <w:r w:rsidRPr="002716A1">
        <w:rPr>
          <w:lang w:val="en-US"/>
        </w:rPr>
        <w:t>api</w:t>
      </w:r>
      <w:proofErr w:type="spellEnd"/>
      <w:r w:rsidRPr="002716A1">
        <w:rPr>
          <w:lang w:val="en-US"/>
        </w:rPr>
        <w:t>/models/ https://github.com/ultralytics/assets/releases/download/v8.3.0/yolov8n.pt</w:t>
      </w:r>
    </w:p>
    <w:p w14:paraId="7DA64456" w14:textId="77777777" w:rsidR="00DA337A" w:rsidRPr="002716A1" w:rsidRDefault="00DA337A" w:rsidP="00DA337A">
      <w:pPr>
        <w:pStyle w:val="CodeDark"/>
        <w:ind w:right="-1"/>
        <w:rPr>
          <w:lang w:val="en-US"/>
        </w:rPr>
      </w:pPr>
    </w:p>
    <w:p w14:paraId="6E989558" w14:textId="77777777" w:rsidR="00DA337A" w:rsidRDefault="00DA337A" w:rsidP="00DA337A">
      <w:pPr>
        <w:pStyle w:val="CodeDark"/>
        <w:ind w:right="-1"/>
      </w:pPr>
      <w:r>
        <w:t xml:space="preserve"># 3. Baixe uma imagem de teste para a pasta </w:t>
      </w:r>
      <w:proofErr w:type="spellStart"/>
      <w:r>
        <w:t>images</w:t>
      </w:r>
      <w:proofErr w:type="spellEnd"/>
    </w:p>
    <w:p w14:paraId="6EA645C8" w14:textId="77777777" w:rsidR="00DA337A" w:rsidRDefault="00DA337A" w:rsidP="00DA337A">
      <w:pPr>
        <w:pStyle w:val="CodeDark"/>
        <w:ind w:right="-1"/>
      </w:pPr>
      <w:proofErr w:type="spellStart"/>
      <w:r>
        <w:t>wget</w:t>
      </w:r>
      <w:proofErr w:type="spellEnd"/>
      <w:r>
        <w:t xml:space="preserve"> -O ~/</w:t>
      </w:r>
      <w:proofErr w:type="spellStart"/>
      <w:r>
        <w:t>yolo</w:t>
      </w:r>
      <w:proofErr w:type="spellEnd"/>
      <w:r>
        <w:t>-api/</w:t>
      </w:r>
      <w:proofErr w:type="spellStart"/>
      <w:r>
        <w:t>images</w:t>
      </w:r>
      <w:proofErr w:type="spellEnd"/>
      <w:r>
        <w:t>/test.jpg https://ultralytics.com/images/zidane.jpg</w:t>
      </w:r>
    </w:p>
    <w:p w14:paraId="725FC4FC" w14:textId="77777777" w:rsidR="00DA337A" w:rsidRDefault="00DA337A" w:rsidP="00DA337A">
      <w:pPr>
        <w:ind w:right="-1"/>
        <w:jc w:val="both"/>
      </w:pPr>
      <w:r>
        <w:t>Confira a estrutura do seu projeto:</w:t>
      </w:r>
    </w:p>
    <w:p w14:paraId="5F14DC79" w14:textId="77777777" w:rsidR="00DA337A" w:rsidRDefault="00DA337A" w:rsidP="00DA337A">
      <w:pPr>
        <w:pStyle w:val="CodeDark"/>
        <w:ind w:right="-1"/>
      </w:pPr>
      <w:proofErr w:type="spellStart"/>
      <w:r w:rsidRPr="00FA4E95">
        <w:t>tree</w:t>
      </w:r>
      <w:proofErr w:type="spellEnd"/>
      <w:r w:rsidRPr="00FA4E95">
        <w:t xml:space="preserve"> ~/</w:t>
      </w:r>
      <w:proofErr w:type="spellStart"/>
      <w:r w:rsidRPr="00FA4E95">
        <w:t>yolo</w:t>
      </w:r>
      <w:proofErr w:type="spellEnd"/>
      <w:r w:rsidRPr="00FA4E95">
        <w:t>-api</w:t>
      </w:r>
    </w:p>
    <w:p w14:paraId="3E5B0192" w14:textId="77777777" w:rsidR="00DA337A" w:rsidRDefault="00DA337A" w:rsidP="00DA337A">
      <w:pPr>
        <w:ind w:right="-1"/>
        <w:jc w:val="both"/>
      </w:pPr>
    </w:p>
    <w:p w14:paraId="4458224B" w14:textId="77777777" w:rsidR="00DA337A" w:rsidRPr="002929B8" w:rsidRDefault="00DA337A" w:rsidP="00DA337A">
      <w:pPr>
        <w:pStyle w:val="CodeDark"/>
        <w:ind w:right="-1"/>
      </w:pPr>
      <w:r>
        <w:t># Estrutura esperada do projeto:</w:t>
      </w:r>
    </w:p>
    <w:p w14:paraId="04287270" w14:textId="77777777" w:rsidR="00DA337A" w:rsidRPr="002929B8" w:rsidRDefault="00DA337A" w:rsidP="00DA337A">
      <w:pPr>
        <w:pStyle w:val="CodeDark"/>
        <w:ind w:right="-1"/>
      </w:pPr>
      <w:r>
        <w:t xml:space="preserve"># </w:t>
      </w:r>
      <w:proofErr w:type="spellStart"/>
      <w:r>
        <w:t>yolo</w:t>
      </w:r>
      <w:proofErr w:type="spellEnd"/>
      <w:r>
        <w:t>-api/</w:t>
      </w:r>
    </w:p>
    <w:p w14:paraId="1EBAE857" w14:textId="77777777" w:rsidR="00DA337A" w:rsidRPr="002929B8" w:rsidRDefault="00DA337A" w:rsidP="00DA337A">
      <w:pPr>
        <w:pStyle w:val="CodeDark"/>
        <w:ind w:right="-1"/>
      </w:pPr>
      <w:r>
        <w:t># ├── app/</w:t>
      </w:r>
    </w:p>
    <w:p w14:paraId="0370072F" w14:textId="77777777" w:rsidR="00DA337A" w:rsidRPr="002929B8" w:rsidRDefault="00DA337A" w:rsidP="00DA337A">
      <w:pPr>
        <w:pStyle w:val="CodeDark"/>
        <w:ind w:right="-1"/>
      </w:pPr>
      <w:r>
        <w:t xml:space="preserve"># │   ├── main.py          ← aplicação </w:t>
      </w:r>
      <w:proofErr w:type="spellStart"/>
      <w:r>
        <w:t>FastAPI</w:t>
      </w:r>
      <w:proofErr w:type="spellEnd"/>
    </w:p>
    <w:p w14:paraId="7BD044AD" w14:textId="77777777" w:rsidR="00DA337A" w:rsidRPr="002929B8" w:rsidRDefault="00DA337A" w:rsidP="00DA337A">
      <w:pPr>
        <w:pStyle w:val="CodeDark"/>
        <w:ind w:right="-1"/>
      </w:pPr>
      <w:r>
        <w:t># │   ├── model.py         ← carregamento e cache do YOLO</w:t>
      </w:r>
    </w:p>
    <w:p w14:paraId="7FE7A04C" w14:textId="77777777" w:rsidR="00DA337A" w:rsidRPr="002929B8" w:rsidRDefault="00DA337A" w:rsidP="00DA337A">
      <w:pPr>
        <w:pStyle w:val="CodeDark"/>
        <w:ind w:right="-1"/>
      </w:pPr>
      <w:r>
        <w:t xml:space="preserve"># │   ├── schemas.py       ← modelos </w:t>
      </w:r>
      <w:proofErr w:type="spellStart"/>
      <w:r>
        <w:t>Pydantic</w:t>
      </w:r>
      <w:proofErr w:type="spellEnd"/>
    </w:p>
    <w:p w14:paraId="73FD82C3" w14:textId="77777777" w:rsidR="00DA337A" w:rsidRPr="002929B8" w:rsidRDefault="00DA337A" w:rsidP="00DA337A">
      <w:pPr>
        <w:pStyle w:val="CodeDark"/>
        <w:ind w:right="-1"/>
      </w:pPr>
      <w:r>
        <w:t># │   └── requirements.txt</w:t>
      </w:r>
    </w:p>
    <w:p w14:paraId="5F8E561E" w14:textId="77777777" w:rsidR="00DA337A" w:rsidRPr="002929B8" w:rsidRDefault="00DA337A" w:rsidP="00DA337A">
      <w:pPr>
        <w:pStyle w:val="CodeDark"/>
        <w:ind w:right="-1"/>
      </w:pPr>
      <w:r>
        <w:t xml:space="preserve"># ├── </w:t>
      </w:r>
      <w:proofErr w:type="spellStart"/>
      <w:r>
        <w:t>client</w:t>
      </w:r>
      <w:proofErr w:type="spellEnd"/>
      <w:r>
        <w:t>/</w:t>
      </w:r>
    </w:p>
    <w:p w14:paraId="728AB0A9" w14:textId="77777777" w:rsidR="00DA337A" w:rsidRDefault="00DA337A" w:rsidP="00DA337A">
      <w:pPr>
        <w:pStyle w:val="CodeDark"/>
        <w:ind w:right="-1"/>
      </w:pPr>
      <w:r>
        <w:t># │   └── client.py        ← serviço consumidor</w:t>
      </w:r>
    </w:p>
    <w:p w14:paraId="4DA83596" w14:textId="77777777" w:rsidR="00DA337A" w:rsidRPr="002929B8" w:rsidRDefault="00DA337A" w:rsidP="00DA337A">
      <w:pPr>
        <w:pStyle w:val="CodeDark"/>
        <w:ind w:right="-1"/>
      </w:pPr>
      <w:r>
        <w:t># │   └── requirements.txt</w:t>
      </w:r>
    </w:p>
    <w:p w14:paraId="491C8E70" w14:textId="77777777" w:rsidR="00DA337A" w:rsidRDefault="00DA337A" w:rsidP="00DA337A">
      <w:pPr>
        <w:pStyle w:val="CodeDark"/>
        <w:ind w:right="-1"/>
      </w:pPr>
      <w:r>
        <w:t># ├── models/              ← pesos .</w:t>
      </w:r>
      <w:proofErr w:type="spellStart"/>
      <w:r>
        <w:t>pt</w:t>
      </w:r>
      <w:proofErr w:type="spellEnd"/>
      <w:r>
        <w:t xml:space="preserve"> (montado como </w:t>
      </w:r>
      <w:proofErr w:type="spellStart"/>
      <w:r>
        <w:t>read-only</w:t>
      </w:r>
      <w:proofErr w:type="spellEnd"/>
      <w:r>
        <w:t>)</w:t>
      </w:r>
    </w:p>
    <w:p w14:paraId="67913B72" w14:textId="77777777" w:rsidR="00DA337A" w:rsidRPr="002929B8" w:rsidRDefault="00DA337A" w:rsidP="00DA337A">
      <w:pPr>
        <w:pStyle w:val="CodeDark"/>
        <w:ind w:right="-1"/>
      </w:pPr>
      <w:r>
        <w:t xml:space="preserve"># │   └── </w:t>
      </w:r>
      <w:r w:rsidRPr="00D8476E">
        <w:t>yolov8n.pt</w:t>
      </w:r>
    </w:p>
    <w:p w14:paraId="49A27FAC" w14:textId="77777777" w:rsidR="00DA337A" w:rsidRDefault="00DA337A" w:rsidP="00DA337A">
      <w:pPr>
        <w:pStyle w:val="CodeDark"/>
        <w:ind w:right="-1"/>
      </w:pPr>
      <w:r>
        <w:t xml:space="preserve"># ├── </w:t>
      </w:r>
      <w:proofErr w:type="spellStart"/>
      <w:r>
        <w:t>images</w:t>
      </w:r>
      <w:proofErr w:type="spellEnd"/>
      <w:r>
        <w:t>/              ← imagens de teste</w:t>
      </w:r>
    </w:p>
    <w:p w14:paraId="7A08BB9A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# │   └── test.jpg</w:t>
      </w:r>
    </w:p>
    <w:p w14:paraId="3C12062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# ├── output/              ← </w:t>
      </w:r>
      <w:proofErr w:type="spellStart"/>
      <w:r w:rsidRPr="002716A1">
        <w:rPr>
          <w:lang w:val="en-US"/>
        </w:rPr>
        <w:t>resultados</w:t>
      </w:r>
      <w:proofErr w:type="spellEnd"/>
      <w:r w:rsidRPr="002716A1">
        <w:rPr>
          <w:lang w:val="en-US"/>
        </w:rPr>
        <w:t xml:space="preserve"> (annotated images)</w:t>
      </w:r>
    </w:p>
    <w:p w14:paraId="1A829562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# ├── </w:t>
      </w:r>
      <w:proofErr w:type="spellStart"/>
      <w:r w:rsidRPr="002716A1">
        <w:rPr>
          <w:lang w:val="en-US"/>
        </w:rPr>
        <w:t>Dockerfile.api</w:t>
      </w:r>
      <w:proofErr w:type="spellEnd"/>
    </w:p>
    <w:p w14:paraId="1EA97F36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# ├── </w:t>
      </w:r>
      <w:proofErr w:type="spellStart"/>
      <w:r w:rsidRPr="002716A1">
        <w:rPr>
          <w:lang w:val="en-US"/>
        </w:rPr>
        <w:t>Dockerfile.client</w:t>
      </w:r>
      <w:proofErr w:type="spellEnd"/>
    </w:p>
    <w:p w14:paraId="6781ED57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># └── docker-</w:t>
      </w:r>
      <w:proofErr w:type="spellStart"/>
      <w:r w:rsidRPr="002716A1">
        <w:rPr>
          <w:lang w:val="en-US"/>
        </w:rPr>
        <w:t>compose.yml</w:t>
      </w:r>
      <w:proofErr w:type="spellEnd"/>
    </w:p>
    <w:p w14:paraId="7E7B21AE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>Execução e Validação</w:t>
      </w:r>
    </w:p>
    <w:p w14:paraId="54C812CF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Build e inicialização</w:t>
      </w:r>
    </w:p>
    <w:p w14:paraId="1A86801E" w14:textId="77777777" w:rsidR="00DA337A" w:rsidRPr="0051176A" w:rsidRDefault="00DA337A" w:rsidP="00DA337A">
      <w:pPr>
        <w:pStyle w:val="CodeDark"/>
        <w:ind w:right="-1"/>
      </w:pPr>
      <w:proofErr w:type="spellStart"/>
      <w:r>
        <w:t>cd</w:t>
      </w:r>
      <w:proofErr w:type="spellEnd"/>
      <w:r>
        <w:t xml:space="preserve"> ~/</w:t>
      </w:r>
      <w:proofErr w:type="spellStart"/>
      <w:r>
        <w:t>yolo</w:t>
      </w:r>
      <w:proofErr w:type="spellEnd"/>
      <w:r>
        <w:t>-api</w:t>
      </w:r>
    </w:p>
    <w:p w14:paraId="34EDCE79" w14:textId="77777777" w:rsidR="00DA337A" w:rsidRPr="0051176A" w:rsidRDefault="00DA337A" w:rsidP="00DA337A">
      <w:pPr>
        <w:pStyle w:val="CodeDark"/>
        <w:ind w:right="-1"/>
      </w:pPr>
    </w:p>
    <w:p w14:paraId="2216CE0D" w14:textId="77777777" w:rsidR="00DA337A" w:rsidRPr="0051176A" w:rsidRDefault="00DA337A" w:rsidP="00DA337A">
      <w:pPr>
        <w:pStyle w:val="CodeDark"/>
        <w:ind w:right="-1"/>
      </w:pPr>
      <w:r>
        <w:t># Build de todas as imagens (primeira vez: 5–15 min)</w:t>
      </w:r>
    </w:p>
    <w:p w14:paraId="5FEB973F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build</w:t>
      </w:r>
    </w:p>
    <w:p w14:paraId="6C163383" w14:textId="77777777" w:rsidR="00DA337A" w:rsidRPr="0051176A" w:rsidRDefault="00DA337A" w:rsidP="00DA337A">
      <w:pPr>
        <w:pStyle w:val="CodeDark"/>
        <w:ind w:right="-1"/>
      </w:pPr>
    </w:p>
    <w:p w14:paraId="2AC30A73" w14:textId="77777777" w:rsidR="00DA337A" w:rsidRPr="0051176A" w:rsidRDefault="00DA337A" w:rsidP="00DA337A">
      <w:pPr>
        <w:pStyle w:val="CodeDark"/>
        <w:ind w:right="-1"/>
      </w:pPr>
      <w:r>
        <w:t># Sobe apenas a API em background</w:t>
      </w:r>
    </w:p>
    <w:p w14:paraId="177499F3" w14:textId="77777777" w:rsidR="00DA337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 </w:t>
      </w:r>
      <w:proofErr w:type="spellStart"/>
      <w:r>
        <w:t>yolo</w:t>
      </w:r>
      <w:proofErr w:type="spellEnd"/>
      <w:r>
        <w:t>-api</w:t>
      </w:r>
    </w:p>
    <w:p w14:paraId="1B628C59" w14:textId="77777777" w:rsidR="009448BE" w:rsidRDefault="009448BE" w:rsidP="00DA337A">
      <w:pPr>
        <w:pStyle w:val="CodeDark"/>
        <w:ind w:right="-1"/>
      </w:pPr>
    </w:p>
    <w:p w14:paraId="6F42AD48" w14:textId="77777777" w:rsidR="00DA337A" w:rsidRDefault="00DA337A" w:rsidP="00DA337A">
      <w:pPr>
        <w:pStyle w:val="CodeDark"/>
        <w:ind w:right="-1"/>
      </w:pPr>
      <w:r w:rsidRPr="00D8476E">
        <w:t># Verificar se o status está '</w:t>
      </w:r>
      <w:proofErr w:type="spellStart"/>
      <w:r w:rsidRPr="00D8476E">
        <w:t>healthy</w:t>
      </w:r>
      <w:proofErr w:type="spellEnd"/>
      <w:r w:rsidRPr="00D8476E">
        <w:t>'</w:t>
      </w:r>
    </w:p>
    <w:p w14:paraId="6BFE9139" w14:textId="77777777" w:rsidR="00DA337A" w:rsidRPr="0051176A" w:rsidRDefault="00DA337A" w:rsidP="00DA337A">
      <w:pPr>
        <w:pStyle w:val="CodeDark"/>
        <w:ind w:right="-1"/>
      </w:pPr>
      <w:proofErr w:type="spellStart"/>
      <w:r w:rsidRPr="00D8476E">
        <w:t>docker</w:t>
      </w:r>
      <w:proofErr w:type="spellEnd"/>
      <w:r w:rsidRPr="00D8476E">
        <w:t xml:space="preserve"> </w:t>
      </w:r>
      <w:proofErr w:type="spellStart"/>
      <w:r w:rsidRPr="00D8476E">
        <w:t>compose</w:t>
      </w:r>
      <w:proofErr w:type="spellEnd"/>
      <w:r w:rsidRPr="00D8476E">
        <w:t xml:space="preserve"> </w:t>
      </w:r>
      <w:proofErr w:type="spellStart"/>
      <w:r w:rsidRPr="00D8476E">
        <w:t>p</w:t>
      </w:r>
      <w:r>
        <w:t>s</w:t>
      </w:r>
      <w:proofErr w:type="spellEnd"/>
    </w:p>
    <w:p w14:paraId="20163178" w14:textId="77777777" w:rsidR="00DA337A" w:rsidRPr="0051176A" w:rsidRDefault="00DA337A" w:rsidP="00DA337A">
      <w:pPr>
        <w:pStyle w:val="CodeDark"/>
        <w:ind w:right="-1"/>
      </w:pPr>
    </w:p>
    <w:p w14:paraId="0E748284" w14:textId="77777777" w:rsidR="00DA337A" w:rsidRPr="0051176A" w:rsidRDefault="00DA337A" w:rsidP="00DA337A">
      <w:pPr>
        <w:pStyle w:val="CodeDark"/>
        <w:ind w:right="-1"/>
      </w:pPr>
      <w:r>
        <w:t># Acompanha os logs da API</w:t>
      </w:r>
    </w:p>
    <w:p w14:paraId="26BFC517" w14:textId="77777777" w:rsidR="00DA337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yolo</w:t>
      </w:r>
      <w:proofErr w:type="spellEnd"/>
      <w:r>
        <w:t>-api</w:t>
      </w:r>
    </w:p>
    <w:p w14:paraId="25F8D39B" w14:textId="77777777" w:rsidR="00DA337A" w:rsidRDefault="00DA337A" w:rsidP="00DA337A">
      <w:pPr>
        <w:pStyle w:val="CodeDark"/>
        <w:ind w:right="-1"/>
      </w:pPr>
    </w:p>
    <w:p w14:paraId="55DAA963" w14:textId="77777777" w:rsidR="00DA337A" w:rsidRDefault="00DA337A" w:rsidP="00DA337A">
      <w:pPr>
        <w:pStyle w:val="CodeDark"/>
        <w:ind w:right="-1"/>
      </w:pPr>
      <w:r w:rsidRPr="00D8476E">
        <w:t># Executar o cliente de teste</w:t>
      </w:r>
    </w:p>
    <w:p w14:paraId="40A13121" w14:textId="77777777" w:rsidR="00DA337A" w:rsidRDefault="00DA337A" w:rsidP="00DA337A">
      <w:pPr>
        <w:pStyle w:val="CodeDark"/>
        <w:ind w:right="-1"/>
      </w:pPr>
      <w:proofErr w:type="spellStart"/>
      <w:r w:rsidRPr="00D8476E">
        <w:t>docker</w:t>
      </w:r>
      <w:proofErr w:type="spellEnd"/>
      <w:r w:rsidRPr="00D8476E">
        <w:t xml:space="preserve"> </w:t>
      </w:r>
      <w:proofErr w:type="spellStart"/>
      <w:r w:rsidRPr="00D8476E">
        <w:t>compose</w:t>
      </w:r>
      <w:proofErr w:type="spellEnd"/>
      <w:r w:rsidRPr="00D8476E">
        <w:t xml:space="preserve"> </w:t>
      </w:r>
      <w:proofErr w:type="spellStart"/>
      <w:r w:rsidRPr="00D8476E">
        <w:t>up</w:t>
      </w:r>
      <w:proofErr w:type="spellEnd"/>
      <w:r w:rsidRPr="00D8476E">
        <w:t xml:space="preserve"> </w:t>
      </w:r>
      <w:proofErr w:type="spellStart"/>
      <w:r w:rsidRPr="00D8476E">
        <w:t>yolo-client</w:t>
      </w:r>
      <w:proofErr w:type="spellEnd"/>
    </w:p>
    <w:p w14:paraId="02E683A0" w14:textId="77777777" w:rsidR="00DA337A" w:rsidRPr="0051176A" w:rsidRDefault="00DA337A" w:rsidP="00DA337A">
      <w:pPr>
        <w:pStyle w:val="CodeDark"/>
        <w:ind w:right="-1"/>
      </w:pPr>
    </w:p>
    <w:p w14:paraId="60545349" w14:textId="77777777" w:rsidR="00DA337A" w:rsidRDefault="00DA337A" w:rsidP="00DA337A">
      <w:pPr>
        <w:ind w:right="-1"/>
        <w:jc w:val="both"/>
        <w:rPr>
          <w:b/>
          <w:bCs/>
        </w:rPr>
      </w:pPr>
    </w:p>
    <w:p w14:paraId="1E0C0046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 xml:space="preserve">Testando via </w:t>
      </w:r>
      <w:proofErr w:type="spellStart"/>
      <w:r>
        <w:rPr>
          <w:b/>
          <w:bCs/>
        </w:rPr>
        <w:t>cURL</w:t>
      </w:r>
      <w:proofErr w:type="spellEnd"/>
      <w:r>
        <w:rPr>
          <w:b/>
          <w:bCs/>
        </w:rPr>
        <w:t xml:space="preserve"> — direto do host</w:t>
      </w:r>
    </w:p>
    <w:p w14:paraId="4D73455C" w14:textId="77777777" w:rsidR="00DA337A" w:rsidRDefault="00DA337A" w:rsidP="00DA337A">
      <w:pPr>
        <w:ind w:right="-1"/>
        <w:jc w:val="both"/>
      </w:pPr>
      <w:r>
        <w:t xml:space="preserve">Com a API rodando, teste os </w:t>
      </w:r>
      <w:proofErr w:type="spellStart"/>
      <w:r>
        <w:t>endpoints</w:t>
      </w:r>
      <w:proofErr w:type="spellEnd"/>
      <w:r>
        <w:t xml:space="preserve"> diretamente do terminal do </w:t>
      </w:r>
      <w:proofErr w:type="spellStart"/>
      <w:r>
        <w:t>Raspberry</w:t>
      </w:r>
      <w:proofErr w:type="spellEnd"/>
      <w:r>
        <w:t xml:space="preserve"> Pi:</w:t>
      </w:r>
    </w:p>
    <w:p w14:paraId="5A38C2A5" w14:textId="77777777" w:rsidR="00DA337A" w:rsidRPr="00E30C5F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>
        <w:rPr>
          <w:lang w:val="en-US"/>
        </w:rPr>
        <w:t># Health check</w:t>
      </w:r>
    </w:p>
    <w:p w14:paraId="4E90272E" w14:textId="77777777" w:rsidR="00DA337A" w:rsidRPr="00E30C5F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>
        <w:rPr>
          <w:lang w:val="en-US"/>
        </w:rPr>
        <w:t>curl http://localhost:8000/health</w:t>
      </w:r>
    </w:p>
    <w:p w14:paraId="0B3BF77D" w14:textId="77777777" w:rsidR="00DA337A" w:rsidRPr="00E30C5F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</w:p>
    <w:p w14:paraId="16923FD8" w14:textId="77777777" w:rsidR="00DA337A" w:rsidRDefault="00DA337A" w:rsidP="00DA337A">
      <w:pPr>
        <w:pStyle w:val="CodeDark"/>
        <w:pBdr>
          <w:left w:val="single" w:sz="4" w:space="0" w:color="949494" w:shadow="1"/>
        </w:pBdr>
        <w:ind w:right="-1"/>
      </w:pPr>
      <w:r>
        <w:t># Documentação interativa (acesse no navegador do seu computador)</w:t>
      </w:r>
    </w:p>
    <w:p w14:paraId="03A7F540" w14:textId="77777777" w:rsidR="00DA337A" w:rsidRDefault="00DA337A" w:rsidP="00DA337A">
      <w:pPr>
        <w:pStyle w:val="CodeDark"/>
        <w:pBdr>
          <w:left w:val="single" w:sz="4" w:space="0" w:color="949494" w:shadow="1"/>
        </w:pBdr>
        <w:ind w:right="-1"/>
      </w:pPr>
      <w:r>
        <w:t># http://&lt;IP_DO_RASPBERRY&gt;:8000/docs</w:t>
      </w:r>
    </w:p>
    <w:p w14:paraId="5D783911" w14:textId="77777777" w:rsidR="00DA337A" w:rsidRDefault="00DA337A" w:rsidP="00DA337A">
      <w:pPr>
        <w:pStyle w:val="CodeDark"/>
        <w:pBdr>
          <w:left w:val="single" w:sz="4" w:space="0" w:color="949494" w:shadow="1"/>
        </w:pBdr>
        <w:ind w:right="-1"/>
      </w:pPr>
    </w:p>
    <w:p w14:paraId="68323071" w14:textId="77777777" w:rsidR="00DA337A" w:rsidRDefault="00DA337A" w:rsidP="00DA337A">
      <w:pPr>
        <w:pStyle w:val="CodeDark"/>
        <w:pBdr>
          <w:left w:val="single" w:sz="4" w:space="0" w:color="949494" w:shadow="1"/>
        </w:pBdr>
        <w:ind w:right="-1"/>
      </w:pPr>
      <w:r>
        <w:t># Inferência com imagem via URL pública</w:t>
      </w:r>
    </w:p>
    <w:p w14:paraId="68795523" w14:textId="77777777" w:rsidR="00DA337A" w:rsidRPr="00E30C5F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>
        <w:rPr>
          <w:lang w:val="en-US"/>
        </w:rPr>
        <w:t>curl -s -X POST http://localhost:8000/predict \</w:t>
      </w:r>
    </w:p>
    <w:p w14:paraId="11C403BF" w14:textId="77777777" w:rsidR="00DA337A" w:rsidRPr="00E30C5F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>
        <w:rPr>
          <w:lang w:val="en-US"/>
        </w:rPr>
        <w:t xml:space="preserve">  -H 'Content-Type: application/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' \</w:t>
      </w:r>
    </w:p>
    <w:p w14:paraId="27D07CAC" w14:textId="77777777" w:rsidR="00DA337A" w:rsidRPr="00DA337A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>
        <w:rPr>
          <w:lang w:val="en-US"/>
        </w:rPr>
        <w:t xml:space="preserve">  </w:t>
      </w:r>
      <w:r w:rsidRPr="00DA337A">
        <w:rPr>
          <w:lang w:val="en-US"/>
        </w:rPr>
        <w:t>-</w:t>
      </w:r>
      <w:proofErr w:type="gramStart"/>
      <w:r w:rsidRPr="00DA337A">
        <w:rPr>
          <w:lang w:val="en-US"/>
        </w:rPr>
        <w:t>d '{</w:t>
      </w:r>
      <w:proofErr w:type="gramEnd"/>
    </w:p>
    <w:p w14:paraId="044B9480" w14:textId="77777777" w:rsidR="00DA337A" w:rsidRPr="00DA337A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 w:rsidRPr="00DA337A">
        <w:rPr>
          <w:lang w:val="en-US"/>
        </w:rPr>
        <w:t xml:space="preserve">    "</w:t>
      </w:r>
      <w:proofErr w:type="spellStart"/>
      <w:proofErr w:type="gramStart"/>
      <w:r w:rsidRPr="00DA337A">
        <w:rPr>
          <w:lang w:val="en-US"/>
        </w:rPr>
        <w:t>image</w:t>
      </w:r>
      <w:proofErr w:type="gramEnd"/>
      <w:r w:rsidRPr="00DA337A">
        <w:rPr>
          <w:lang w:val="en-US"/>
        </w:rPr>
        <w:t>_url</w:t>
      </w:r>
      <w:proofErr w:type="spellEnd"/>
      <w:r w:rsidRPr="00DA337A">
        <w:rPr>
          <w:lang w:val="en-US"/>
        </w:rPr>
        <w:t>": "https://ultralytics.com/images/zidane.jpg",</w:t>
      </w:r>
    </w:p>
    <w:p w14:paraId="628CA6F3" w14:textId="77777777" w:rsidR="00DA337A" w:rsidRPr="00DA337A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 w:rsidRPr="00DA337A">
        <w:rPr>
          <w:lang w:val="en-US"/>
        </w:rPr>
        <w:lastRenderedPageBreak/>
        <w:t xml:space="preserve">    "confidence": 0.3</w:t>
      </w:r>
    </w:p>
    <w:p w14:paraId="48ED97D0" w14:textId="77777777" w:rsidR="00DA337A" w:rsidRPr="00DA337A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 w:rsidRPr="00DA337A">
        <w:rPr>
          <w:lang w:val="en-US"/>
        </w:rPr>
        <w:t xml:space="preserve">  }' | python3 -m </w:t>
      </w:r>
      <w:proofErr w:type="spellStart"/>
      <w:proofErr w:type="gramStart"/>
      <w:r w:rsidRPr="00DA337A">
        <w:rPr>
          <w:lang w:val="en-US"/>
        </w:rPr>
        <w:t>json.tool</w:t>
      </w:r>
      <w:proofErr w:type="spellEnd"/>
      <w:proofErr w:type="gramEnd"/>
    </w:p>
    <w:p w14:paraId="5DE5D0BD" w14:textId="77777777" w:rsidR="00DA337A" w:rsidRPr="00DA337A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</w:p>
    <w:p w14:paraId="5485DC1E" w14:textId="77777777" w:rsidR="00DA337A" w:rsidRDefault="00DA337A" w:rsidP="00DA337A">
      <w:pPr>
        <w:pStyle w:val="CodeDark"/>
        <w:pBdr>
          <w:left w:val="single" w:sz="4" w:space="0" w:color="949494" w:shadow="1"/>
        </w:pBdr>
        <w:ind w:right="-1"/>
      </w:pPr>
      <w:r>
        <w:t># Inferência com imagem local (base64)</w:t>
      </w:r>
    </w:p>
    <w:p w14:paraId="2E5A5599" w14:textId="77777777" w:rsidR="00DA337A" w:rsidRPr="00E30C5F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>
        <w:rPr>
          <w:lang w:val="en-US"/>
        </w:rPr>
        <w:t>IMG_B64=$(base64 -w0 images/test.jpg)</w:t>
      </w:r>
    </w:p>
    <w:p w14:paraId="5A929B3B" w14:textId="77777777" w:rsidR="00DA337A" w:rsidRPr="00E30C5F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>
        <w:rPr>
          <w:lang w:val="en-US"/>
        </w:rPr>
        <w:t>curl -s -X POST http://localhost:8000/predict \</w:t>
      </w:r>
    </w:p>
    <w:p w14:paraId="455A1FAB" w14:textId="77777777" w:rsidR="00DA337A" w:rsidRPr="00E30C5F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>
        <w:rPr>
          <w:lang w:val="en-US"/>
        </w:rPr>
        <w:t xml:space="preserve">  -H 'Content-Type: application/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>' \</w:t>
      </w:r>
    </w:p>
    <w:p w14:paraId="2D7DB8EA" w14:textId="77777777" w:rsidR="00DA337A" w:rsidRPr="00E30C5F" w:rsidRDefault="00DA337A" w:rsidP="00DA337A">
      <w:pPr>
        <w:pStyle w:val="CodeDark"/>
        <w:pBdr>
          <w:left w:val="single" w:sz="4" w:space="0" w:color="949494" w:shadow="1"/>
        </w:pBdr>
        <w:ind w:right="-1"/>
        <w:rPr>
          <w:lang w:val="en-US"/>
        </w:rPr>
      </w:pPr>
      <w:r>
        <w:rPr>
          <w:lang w:val="en-US"/>
        </w:rPr>
        <w:t xml:space="preserve">  -</w:t>
      </w:r>
      <w:proofErr w:type="gramStart"/>
      <w:r>
        <w:rPr>
          <w:lang w:val="en-US"/>
        </w:rPr>
        <w:t>d "{</w:t>
      </w:r>
      <w:proofErr w:type="gramEnd"/>
      <w:r>
        <w:rPr>
          <w:lang w:val="en-US"/>
        </w:rPr>
        <w:t>\"image_base64\": \"${IMG_B</w:t>
      </w:r>
      <w:proofErr w:type="gramStart"/>
      <w:r>
        <w:rPr>
          <w:lang w:val="en-US"/>
        </w:rPr>
        <w:t>64}\</w:t>
      </w:r>
      <w:proofErr w:type="gramEnd"/>
      <w:r>
        <w:rPr>
          <w:lang w:val="en-US"/>
        </w:rPr>
        <w:t xml:space="preserve">", \"confidence\": </w:t>
      </w:r>
      <w:proofErr w:type="gramStart"/>
      <w:r>
        <w:rPr>
          <w:lang w:val="en-US"/>
        </w:rPr>
        <w:t>0.25}"</w:t>
      </w:r>
      <w:proofErr w:type="gramEnd"/>
      <w:r>
        <w:rPr>
          <w:lang w:val="en-US"/>
        </w:rPr>
        <w:t xml:space="preserve"> \</w:t>
      </w:r>
    </w:p>
    <w:p w14:paraId="4B2BC206" w14:textId="77777777" w:rsidR="00DA337A" w:rsidRPr="0051176A" w:rsidRDefault="00DA337A" w:rsidP="00DA337A">
      <w:pPr>
        <w:pStyle w:val="CodeDark"/>
        <w:pBdr>
          <w:left w:val="single" w:sz="4" w:space="0" w:color="949494" w:shadow="1"/>
        </w:pBdr>
        <w:ind w:right="-1"/>
      </w:pPr>
      <w:r>
        <w:rPr>
          <w:lang w:val="en-US"/>
        </w:rPr>
        <w:t xml:space="preserve">  </w:t>
      </w:r>
      <w:r>
        <w:t xml:space="preserve">| python3 -m </w:t>
      </w:r>
      <w:proofErr w:type="spellStart"/>
      <w:proofErr w:type="gramStart"/>
      <w:r>
        <w:t>json.tool</w:t>
      </w:r>
      <w:proofErr w:type="spellEnd"/>
      <w:proofErr w:type="gramEnd"/>
    </w:p>
    <w:p w14:paraId="68BF31ED" w14:textId="77777777" w:rsidR="00DA337A" w:rsidRDefault="00DA337A" w:rsidP="00DA337A">
      <w:pPr>
        <w:ind w:right="-1"/>
        <w:jc w:val="both"/>
      </w:pPr>
    </w:p>
    <w:p w14:paraId="09EB3176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Subindo o serviço cliente</w:t>
      </w:r>
    </w:p>
    <w:p w14:paraId="1ED51F9C" w14:textId="77777777" w:rsidR="00DA337A" w:rsidRPr="0051176A" w:rsidRDefault="00DA337A" w:rsidP="00DA337A">
      <w:pPr>
        <w:pStyle w:val="CodeDark"/>
        <w:ind w:right="-1"/>
      </w:pPr>
      <w:r>
        <w:t xml:space="preserve"># Sobe o cliente (irá aguardar </w:t>
      </w:r>
      <w:proofErr w:type="spellStart"/>
      <w:r>
        <w:t>healthcheck</w:t>
      </w:r>
      <w:proofErr w:type="spellEnd"/>
      <w:r>
        <w:t xml:space="preserve"> da API automaticamente)</w:t>
      </w:r>
    </w:p>
    <w:p w14:paraId="712A6FCC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yolo-client</w:t>
      </w:r>
      <w:proofErr w:type="spellEnd"/>
    </w:p>
    <w:p w14:paraId="040FD3EF" w14:textId="77777777" w:rsidR="00DA337A" w:rsidRPr="0051176A" w:rsidRDefault="00DA337A" w:rsidP="00DA337A">
      <w:pPr>
        <w:pStyle w:val="CodeDark"/>
        <w:ind w:right="-1"/>
      </w:pPr>
    </w:p>
    <w:p w14:paraId="6E421DCF" w14:textId="77777777" w:rsidR="00DA337A" w:rsidRPr="0051176A" w:rsidRDefault="00DA337A" w:rsidP="00DA337A">
      <w:pPr>
        <w:pStyle w:val="CodeDark"/>
        <w:ind w:right="-1"/>
      </w:pPr>
      <w:r>
        <w:t># Acompanha o resultado no terminal</w:t>
      </w:r>
    </w:p>
    <w:p w14:paraId="797E91EC" w14:textId="77777777" w:rsidR="00DA337A" w:rsidRPr="0051176A" w:rsidRDefault="00DA337A" w:rsidP="00DA337A">
      <w:pPr>
        <w:pStyle w:val="CodeDark"/>
        <w:ind w:right="-1"/>
      </w:pPr>
      <w:r>
        <w:t># Esperado: detecções JSON + métricas ao final</w:t>
      </w:r>
    </w:p>
    <w:p w14:paraId="07B0F12A" w14:textId="77777777" w:rsidR="00DA337A" w:rsidRDefault="00DA337A" w:rsidP="00DA337A">
      <w:pPr>
        <w:ind w:right="-1"/>
        <w:jc w:val="both"/>
      </w:pPr>
    </w:p>
    <w:p w14:paraId="2A20976D" w14:textId="77777777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Visualizando a documentação Swagger</w:t>
      </w:r>
    </w:p>
    <w:p w14:paraId="3F5DE8CB" w14:textId="77777777" w:rsidR="00DA337A" w:rsidRDefault="00DA337A" w:rsidP="00DA337A">
      <w:pPr>
        <w:ind w:right="-1"/>
        <w:jc w:val="both"/>
      </w:pPr>
      <w:r>
        <w:t xml:space="preserve">O </w:t>
      </w:r>
      <w:proofErr w:type="spellStart"/>
      <w:r>
        <w:t>FastAPI</w:t>
      </w:r>
      <w:proofErr w:type="spellEnd"/>
      <w:r>
        <w:t xml:space="preserve"> gera automaticamente uma interface gráfica completa chamada Swagger UI. Com a API rodando, abra o navegador do seu computador (não do </w:t>
      </w:r>
      <w:proofErr w:type="spellStart"/>
      <w:r>
        <w:t>Raspberry</w:t>
      </w:r>
      <w:proofErr w:type="spellEnd"/>
      <w:r>
        <w:t xml:space="preserve"> Pi) e acesse:</w:t>
      </w:r>
    </w:p>
    <w:p w14:paraId="10B8966E" w14:textId="77777777" w:rsidR="00DA337A" w:rsidRPr="0051176A" w:rsidRDefault="00DA337A" w:rsidP="00DA337A">
      <w:pPr>
        <w:pStyle w:val="CodeDark"/>
        <w:ind w:right="-1"/>
      </w:pPr>
      <w:r>
        <w:t>http://&lt;IP_DO_RASPBERRY&gt;:8000/docs</w:t>
      </w:r>
    </w:p>
    <w:p w14:paraId="146FB5E8" w14:textId="77777777" w:rsidR="00DA337A" w:rsidRPr="0051176A" w:rsidRDefault="00DA337A" w:rsidP="00DA337A">
      <w:pPr>
        <w:pStyle w:val="CodeDark"/>
        <w:ind w:right="-1"/>
      </w:pPr>
    </w:p>
    <w:p w14:paraId="1CA244BF" w14:textId="77777777" w:rsidR="00DA337A" w:rsidRPr="0051176A" w:rsidRDefault="00DA337A" w:rsidP="00DA337A">
      <w:pPr>
        <w:pStyle w:val="CodeDark"/>
        <w:ind w:right="-1"/>
      </w:pPr>
      <w:r>
        <w:t># Exemplo: http://192.168.1.42:8000/docs</w:t>
      </w:r>
    </w:p>
    <w:p w14:paraId="18342776" w14:textId="77777777" w:rsidR="00DA337A" w:rsidRPr="0051176A" w:rsidRDefault="00DA337A" w:rsidP="00DA337A">
      <w:pPr>
        <w:pStyle w:val="CodeDark"/>
        <w:ind w:right="-1"/>
      </w:pPr>
      <w:r>
        <w:t xml:space="preserve"># Para descobrir o IP do </w:t>
      </w:r>
      <w:proofErr w:type="spellStart"/>
      <w:r>
        <w:t>Raspberry</w:t>
      </w:r>
      <w:proofErr w:type="spellEnd"/>
      <w:r>
        <w:t xml:space="preserve"> Pi:</w:t>
      </w:r>
    </w:p>
    <w:p w14:paraId="23DA85B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# hostname -I | awk '{print $</w:t>
      </w:r>
      <w:proofErr w:type="gramStart"/>
      <w:r>
        <w:rPr>
          <w:lang w:val="en-US"/>
        </w:rPr>
        <w:t>1}'</w:t>
      </w:r>
      <w:proofErr w:type="gramEnd"/>
    </w:p>
    <w:p w14:paraId="114807D6" w14:textId="77777777" w:rsidR="00DA337A" w:rsidRDefault="00DA337A" w:rsidP="00DA337A">
      <w:pPr>
        <w:ind w:right="-1"/>
        <w:jc w:val="both"/>
        <w:rPr>
          <w:lang w:val="en-US"/>
        </w:rPr>
      </w:pPr>
    </w:p>
    <w:p w14:paraId="13614E1F" w14:textId="77777777" w:rsidR="00DA337A" w:rsidRDefault="00DA337A" w:rsidP="00DA337A">
      <w:pPr>
        <w:ind w:right="-1"/>
        <w:jc w:val="both"/>
      </w:pPr>
      <w:r>
        <w:t xml:space="preserve">Você verá uma página com todos os </w:t>
      </w:r>
      <w:proofErr w:type="spellStart"/>
      <w:r>
        <w:t>endpoints</w:t>
      </w:r>
      <w:proofErr w:type="spellEnd"/>
      <w:r>
        <w:t xml:space="preserve"> listados. Siga os passos abaixo para executar uma inferência completa sem escrever nenhuma linha de código.</w:t>
      </w:r>
    </w:p>
    <w:p w14:paraId="16FEC9A4" w14:textId="77777777" w:rsidR="00DA337A" w:rsidRPr="00FF706B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Passo 1 — Verificar a saúde da API</w:t>
      </w:r>
    </w:p>
    <w:p w14:paraId="478A4BE7" w14:textId="77777777" w:rsidR="00DA337A" w:rsidRPr="00FF706B" w:rsidRDefault="00DA337A">
      <w:pPr>
        <w:pStyle w:val="PargrafodaLista"/>
        <w:numPr>
          <w:ilvl w:val="0"/>
          <w:numId w:val="12"/>
        </w:numPr>
        <w:autoSpaceDN w:val="0"/>
        <w:spacing w:line="256" w:lineRule="auto"/>
        <w:ind w:left="0" w:right="-1" w:firstLine="0"/>
        <w:jc w:val="both"/>
      </w:pPr>
      <w:r>
        <w:t>Localize o bloco verde GET /</w:t>
      </w:r>
      <w:proofErr w:type="spellStart"/>
      <w:r>
        <w:t>health</w:t>
      </w:r>
      <w:proofErr w:type="spellEnd"/>
      <w:r>
        <w:t xml:space="preserve"> na página</w:t>
      </w:r>
    </w:p>
    <w:p w14:paraId="1F8EC705" w14:textId="77777777" w:rsidR="00DA337A" w:rsidRPr="00FF706B" w:rsidRDefault="00DA337A">
      <w:pPr>
        <w:pStyle w:val="PargrafodaLista"/>
        <w:numPr>
          <w:ilvl w:val="0"/>
          <w:numId w:val="12"/>
        </w:numPr>
        <w:autoSpaceDN w:val="0"/>
        <w:spacing w:line="256" w:lineRule="auto"/>
        <w:ind w:left="0" w:right="-1" w:firstLine="0"/>
        <w:jc w:val="both"/>
      </w:pPr>
      <w:r>
        <w:t>Clique sobre ele para expandir o painel</w:t>
      </w:r>
    </w:p>
    <w:p w14:paraId="4375C616" w14:textId="77777777" w:rsidR="00DA337A" w:rsidRPr="00FF706B" w:rsidRDefault="00DA337A">
      <w:pPr>
        <w:pStyle w:val="PargrafodaLista"/>
        <w:numPr>
          <w:ilvl w:val="0"/>
          <w:numId w:val="12"/>
        </w:numPr>
        <w:autoSpaceDN w:val="0"/>
        <w:spacing w:line="256" w:lineRule="auto"/>
        <w:ind w:left="0" w:right="-1" w:firstLine="0"/>
        <w:jc w:val="both"/>
      </w:pPr>
      <w:r>
        <w:t xml:space="preserve">Clique no botão </w:t>
      </w:r>
      <w:proofErr w:type="spellStart"/>
      <w:r>
        <w:t>Try</w:t>
      </w:r>
      <w:proofErr w:type="spellEnd"/>
      <w:r>
        <w:t xml:space="preserve"> it out (canto superior direito do painel)</w:t>
      </w:r>
    </w:p>
    <w:p w14:paraId="183D0779" w14:textId="77777777" w:rsidR="00DA337A" w:rsidRPr="00FF706B" w:rsidRDefault="00DA337A">
      <w:pPr>
        <w:pStyle w:val="PargrafodaLista"/>
        <w:numPr>
          <w:ilvl w:val="0"/>
          <w:numId w:val="12"/>
        </w:numPr>
        <w:autoSpaceDN w:val="0"/>
        <w:spacing w:line="256" w:lineRule="auto"/>
        <w:ind w:left="0" w:right="-1" w:firstLine="0"/>
        <w:jc w:val="both"/>
      </w:pPr>
      <w:r>
        <w:lastRenderedPageBreak/>
        <w:t>Clique em Execute</w:t>
      </w:r>
    </w:p>
    <w:p w14:paraId="78545963" w14:textId="77777777" w:rsidR="00DA337A" w:rsidRPr="00FF706B" w:rsidRDefault="00DA337A">
      <w:pPr>
        <w:pStyle w:val="PargrafodaLista"/>
        <w:numPr>
          <w:ilvl w:val="0"/>
          <w:numId w:val="12"/>
        </w:numPr>
        <w:autoSpaceDN w:val="0"/>
        <w:spacing w:line="256" w:lineRule="auto"/>
        <w:ind w:left="0" w:right="-1" w:firstLine="0"/>
        <w:jc w:val="both"/>
      </w:pPr>
      <w:r>
        <w:t xml:space="preserve">Role para baixo e verifique que o </w:t>
      </w:r>
      <w:proofErr w:type="gramStart"/>
      <w:r>
        <w:t>campo Response</w:t>
      </w:r>
      <w:proofErr w:type="gramEnd"/>
      <w:r>
        <w:t xml:space="preserve"> body exibe:</w:t>
      </w:r>
    </w:p>
    <w:p w14:paraId="56F62027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{</w:t>
      </w:r>
    </w:p>
    <w:p w14:paraId="3B3C554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"status": "ok",</w:t>
      </w:r>
    </w:p>
    <w:p w14:paraId="14A162B6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</w:t>
      </w:r>
      <w:proofErr w:type="spellStart"/>
      <w:proofErr w:type="gramStart"/>
      <w:r>
        <w:rPr>
          <w:lang w:val="en-US"/>
        </w:rPr>
        <w:t>model</w:t>
      </w:r>
      <w:proofErr w:type="gramEnd"/>
      <w:r>
        <w:rPr>
          <w:lang w:val="en-US"/>
        </w:rPr>
        <w:t>_loaded</w:t>
      </w:r>
      <w:proofErr w:type="spellEnd"/>
      <w:r>
        <w:rPr>
          <w:lang w:val="en-US"/>
        </w:rPr>
        <w:t>": true,</w:t>
      </w:r>
    </w:p>
    <w:p w14:paraId="0E549DA3" w14:textId="77777777" w:rsidR="00DA337A" w:rsidRPr="00413F3D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</w:t>
      </w:r>
      <w:proofErr w:type="spellStart"/>
      <w:proofErr w:type="gramStart"/>
      <w:r>
        <w:rPr>
          <w:lang w:val="en-US"/>
        </w:rPr>
        <w:t>model</w:t>
      </w:r>
      <w:proofErr w:type="gramEnd"/>
      <w:r>
        <w:rPr>
          <w:lang w:val="en-US"/>
        </w:rPr>
        <w:t>_name</w:t>
      </w:r>
      <w:proofErr w:type="spellEnd"/>
      <w:r>
        <w:rPr>
          <w:lang w:val="en-US"/>
        </w:rPr>
        <w:t>": "yolov8n.pt"</w:t>
      </w:r>
    </w:p>
    <w:p w14:paraId="0E3B5271" w14:textId="14D67452" w:rsidR="00DA337A" w:rsidRDefault="00DA337A" w:rsidP="00DA337A">
      <w:pPr>
        <w:pStyle w:val="CodeDark"/>
        <w:ind w:right="-1"/>
      </w:pPr>
      <w:r>
        <w:t>}</w:t>
      </w:r>
    </w:p>
    <w:p w14:paraId="1751388E" w14:textId="77777777" w:rsidR="00DA337A" w:rsidRDefault="00DA337A" w:rsidP="00DA337A">
      <w:pPr>
        <w:ind w:right="-1"/>
        <w:jc w:val="both"/>
        <w:rPr>
          <w:lang w:val="en-US"/>
        </w:rPr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315CD8BE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6771491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FD086D" wp14:editId="413936AF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2124200890" name="Forma Livre: Forma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088C344A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FD086D" id="Forma Livre: Forma 335" o:spid="_x0000_s1036" style="position:absolute;margin-left:125pt;margin-top:5.4pt;width:220.5pt;height:2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G4cgQYAAEM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ThZ5DaJfHerj94+IoGhRaKe6&#10;/dtRV5zf7R3z10PWFo4qf61wQJa6AX2BdHwThDF9hLfTlsO0JatyWO2dvMM86m/edrjHQzinA5oP&#10;1ecmRxjDaN48dLU+d4TwKabhBid1PF2HU0U6Cpzes+rp7PPuH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DEVG4c&#10;gQYAAEM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088C344A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04D586CA" w14:textId="77777777" w:rsidTr="004D3CC0"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1F3B13C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4AF39F6E" wp14:editId="7F382037">
                  <wp:extent cx="914400" cy="937895"/>
                  <wp:effectExtent l="0" t="0" r="0" b="0"/>
                  <wp:docPr id="73" name="Imagem 84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0CE33E31" w14:textId="77777777" w:rsidR="00DA337A" w:rsidRPr="002929B8" w:rsidRDefault="00DA337A" w:rsidP="00DA337A">
            <w:pPr>
              <w:keepNext/>
              <w:keepLines/>
              <w:spacing w:before="400" w:after="240" w:line="240" w:lineRule="auto"/>
              <w:ind w:right="-1"/>
            </w:pPr>
            <w:r>
              <w:rPr>
                <w:rFonts w:eastAsia="Times New Roman"/>
                <w:color w:val="FFFFFF"/>
              </w:rPr>
              <w:t xml:space="preserve">Se </w:t>
            </w:r>
            <w:proofErr w:type="spellStart"/>
            <w:r>
              <w:rPr>
                <w:rFonts w:eastAsia="Times New Roman"/>
                <w:color w:val="FFFFFF"/>
              </w:rPr>
              <w:t>model_loaded</w:t>
            </w:r>
            <w:proofErr w:type="spellEnd"/>
            <w:r>
              <w:rPr>
                <w:rFonts w:eastAsia="Times New Roman"/>
                <w:color w:val="FFFFFF"/>
              </w:rPr>
              <w:t xml:space="preserve"> estiver como false, o modelo não foi carregado porque o arquivo yolov8n.pt não foi encontrado </w:t>
            </w:r>
            <w:proofErr w:type="gramStart"/>
            <w:r>
              <w:rPr>
                <w:rFonts w:eastAsia="Times New Roman"/>
                <w:color w:val="FFFFFF"/>
              </w:rPr>
              <w:t>em .</w:t>
            </w:r>
            <w:proofErr w:type="gramEnd"/>
            <w:r>
              <w:rPr>
                <w:rFonts w:eastAsia="Times New Roman"/>
                <w:color w:val="FFFFFF"/>
              </w:rPr>
              <w:t xml:space="preserve">/models. Isso impede a execução das inferências. Verifique a presença do arquivo com o comando </w:t>
            </w:r>
            <w:proofErr w:type="spellStart"/>
            <w:r>
              <w:rPr>
                <w:rFonts w:eastAsia="Times New Roman"/>
                <w:color w:val="FFFFFF"/>
              </w:rPr>
              <w:t>docker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compose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exec</w:t>
            </w:r>
            <w:proofErr w:type="spellEnd"/>
            <w:r>
              <w:rPr>
                <w:rFonts w:eastAsia="Times New Roman"/>
                <w:color w:val="FFFFFF"/>
              </w:rPr>
              <w:t xml:space="preserve"> </w:t>
            </w:r>
            <w:proofErr w:type="spellStart"/>
            <w:r>
              <w:rPr>
                <w:rFonts w:eastAsia="Times New Roman"/>
                <w:color w:val="FFFFFF"/>
              </w:rPr>
              <w:t>yolo</w:t>
            </w:r>
            <w:proofErr w:type="spellEnd"/>
            <w:r>
              <w:rPr>
                <w:rFonts w:eastAsia="Times New Roman"/>
                <w:color w:val="FFFFFF"/>
              </w:rPr>
              <w:t xml:space="preserve">-api </w:t>
            </w:r>
            <w:proofErr w:type="spellStart"/>
            <w:r>
              <w:rPr>
                <w:rFonts w:eastAsia="Times New Roman"/>
                <w:color w:val="FFFFFF"/>
              </w:rPr>
              <w:t>ls</w:t>
            </w:r>
            <w:proofErr w:type="spellEnd"/>
            <w:r>
              <w:rPr>
                <w:rFonts w:eastAsia="Times New Roman"/>
                <w:color w:val="FFFFFF"/>
              </w:rPr>
              <w:t xml:space="preserve"> /app/models/.</w:t>
            </w:r>
          </w:p>
        </w:tc>
      </w:tr>
    </w:tbl>
    <w:p w14:paraId="0EA0B493" w14:textId="77777777" w:rsidR="00DA337A" w:rsidRDefault="00DA337A" w:rsidP="00DA337A">
      <w:pPr>
        <w:ind w:right="-1"/>
        <w:jc w:val="both"/>
      </w:pPr>
    </w:p>
    <w:p w14:paraId="463C1FED" w14:textId="77777777" w:rsidR="00DA337A" w:rsidRPr="004C1CFF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Passo 2 — Inferência por URL de imagem</w:t>
      </w:r>
    </w:p>
    <w:p w14:paraId="0BA1AD9A" w14:textId="77777777" w:rsidR="00DA337A" w:rsidRDefault="00DA337A" w:rsidP="00DA337A">
      <w:pPr>
        <w:ind w:right="-1"/>
        <w:jc w:val="both"/>
      </w:pPr>
      <w:r>
        <w:t>Esta é a forma mais rápida de testar: a API baixa a imagem diretamente a partir de uma URL pública.</w:t>
      </w:r>
    </w:p>
    <w:p w14:paraId="548DB301" w14:textId="77777777" w:rsidR="00DA337A" w:rsidRPr="004C1CFF" w:rsidRDefault="00DA337A">
      <w:pPr>
        <w:pStyle w:val="PargrafodaLista"/>
        <w:numPr>
          <w:ilvl w:val="0"/>
          <w:numId w:val="13"/>
        </w:numPr>
        <w:autoSpaceDN w:val="0"/>
        <w:spacing w:line="256" w:lineRule="auto"/>
        <w:ind w:left="0" w:right="-1" w:firstLine="0"/>
        <w:jc w:val="both"/>
      </w:pPr>
      <w:r>
        <w:t>Localize o bloco verde POST /</w:t>
      </w:r>
      <w:proofErr w:type="spellStart"/>
      <w:r>
        <w:t>predict</w:t>
      </w:r>
      <w:proofErr w:type="spellEnd"/>
    </w:p>
    <w:p w14:paraId="5B1900D5" w14:textId="77777777" w:rsidR="00DA337A" w:rsidRPr="004C1CFF" w:rsidRDefault="00DA337A">
      <w:pPr>
        <w:pStyle w:val="PargrafodaLista"/>
        <w:numPr>
          <w:ilvl w:val="0"/>
          <w:numId w:val="13"/>
        </w:numPr>
        <w:autoSpaceDN w:val="0"/>
        <w:spacing w:line="256" w:lineRule="auto"/>
        <w:ind w:left="0" w:right="-1" w:firstLine="0"/>
        <w:jc w:val="both"/>
      </w:pPr>
      <w:r>
        <w:t xml:space="preserve">Clique para expandir </w:t>
      </w:r>
      <w:r>
        <w:rPr>
          <w:rFonts w:ascii="Arial" w:hAnsi="Arial" w:cs="Arial"/>
        </w:rPr>
        <w:t>→</w:t>
      </w:r>
      <w:r>
        <w:t xml:space="preserve"> clique em </w:t>
      </w:r>
      <w:proofErr w:type="spellStart"/>
      <w:r>
        <w:t>Try</w:t>
      </w:r>
      <w:proofErr w:type="spellEnd"/>
      <w:r>
        <w:t xml:space="preserve"> it out</w:t>
      </w:r>
    </w:p>
    <w:p w14:paraId="6941D28E" w14:textId="77777777" w:rsidR="00DA337A" w:rsidRPr="004C1CFF" w:rsidRDefault="00DA337A">
      <w:pPr>
        <w:pStyle w:val="PargrafodaLista"/>
        <w:numPr>
          <w:ilvl w:val="0"/>
          <w:numId w:val="13"/>
        </w:numPr>
        <w:autoSpaceDN w:val="0"/>
        <w:spacing w:line="256" w:lineRule="auto"/>
        <w:ind w:left="0" w:right="-1" w:firstLine="0"/>
        <w:jc w:val="both"/>
      </w:pPr>
      <w:r>
        <w:t xml:space="preserve">No campo </w:t>
      </w:r>
      <w:proofErr w:type="spellStart"/>
      <w:r>
        <w:t>Request</w:t>
      </w:r>
      <w:proofErr w:type="spellEnd"/>
      <w:r>
        <w:t xml:space="preserve"> body, apague o conteúdo padrão e cole o JSON abaixo:</w:t>
      </w:r>
    </w:p>
    <w:p w14:paraId="1D376FFF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{</w:t>
      </w:r>
    </w:p>
    <w:p w14:paraId="72D05E61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</w:t>
      </w:r>
      <w:proofErr w:type="spellStart"/>
      <w:proofErr w:type="gramStart"/>
      <w:r>
        <w:rPr>
          <w:lang w:val="en-US"/>
        </w:rPr>
        <w:t>image</w:t>
      </w:r>
      <w:proofErr w:type="gramEnd"/>
      <w:r>
        <w:rPr>
          <w:lang w:val="en-US"/>
        </w:rPr>
        <w:t>_url</w:t>
      </w:r>
      <w:proofErr w:type="spellEnd"/>
      <w:r>
        <w:rPr>
          <w:lang w:val="en-US"/>
        </w:rPr>
        <w:t>": "https://ultralytics.com/images/zidane.jpg",</w:t>
      </w:r>
    </w:p>
    <w:p w14:paraId="3EC199C9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"confidence": 0.3,</w:t>
      </w:r>
    </w:p>
    <w:p w14:paraId="24359940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</w:t>
      </w:r>
      <w:proofErr w:type="spellStart"/>
      <w:proofErr w:type="gramStart"/>
      <w:r>
        <w:rPr>
          <w:lang w:val="en-US"/>
        </w:rPr>
        <w:t>model</w:t>
      </w:r>
      <w:proofErr w:type="gramEnd"/>
      <w:r>
        <w:rPr>
          <w:lang w:val="en-US"/>
        </w:rPr>
        <w:t>_name</w:t>
      </w:r>
      <w:proofErr w:type="spellEnd"/>
      <w:r>
        <w:rPr>
          <w:lang w:val="en-US"/>
        </w:rPr>
        <w:t>": "yolov8n.pt"</w:t>
      </w:r>
    </w:p>
    <w:p w14:paraId="3744EEF0" w14:textId="77777777" w:rsidR="00DA337A" w:rsidRPr="00413F3D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}</w:t>
      </w:r>
    </w:p>
    <w:p w14:paraId="6A8F39FD" w14:textId="77777777" w:rsidR="00DA337A" w:rsidRPr="00D20C84" w:rsidRDefault="00DA337A" w:rsidP="00DA337A">
      <w:pPr>
        <w:ind w:right="-1"/>
        <w:jc w:val="both"/>
        <w:rPr>
          <w:lang w:val="en-US"/>
        </w:rPr>
      </w:pPr>
    </w:p>
    <w:p w14:paraId="13B07FB8" w14:textId="77777777" w:rsidR="00DA337A" w:rsidRPr="004C1CFF" w:rsidRDefault="00DA337A">
      <w:pPr>
        <w:pStyle w:val="PargrafodaLista"/>
        <w:numPr>
          <w:ilvl w:val="0"/>
          <w:numId w:val="14"/>
        </w:numPr>
        <w:autoSpaceDN w:val="0"/>
        <w:spacing w:line="256" w:lineRule="auto"/>
        <w:ind w:left="0" w:right="-1" w:firstLine="0"/>
        <w:jc w:val="both"/>
      </w:pPr>
      <w:r>
        <w:t>Clique em Execute</w:t>
      </w:r>
    </w:p>
    <w:p w14:paraId="75208364" w14:textId="77777777" w:rsidR="00DA337A" w:rsidRDefault="00DA337A">
      <w:pPr>
        <w:pStyle w:val="PargrafodaLista"/>
        <w:numPr>
          <w:ilvl w:val="0"/>
          <w:numId w:val="14"/>
        </w:numPr>
        <w:autoSpaceDN w:val="0"/>
        <w:spacing w:line="256" w:lineRule="auto"/>
        <w:ind w:left="0" w:right="-1" w:firstLine="0"/>
        <w:jc w:val="both"/>
      </w:pPr>
      <w:r>
        <w:t xml:space="preserve">No </w:t>
      </w:r>
      <w:proofErr w:type="gramStart"/>
      <w:r>
        <w:t>campo Response</w:t>
      </w:r>
      <w:proofErr w:type="gramEnd"/>
      <w:r>
        <w:t xml:space="preserve"> body você verá algo como:</w:t>
      </w:r>
    </w:p>
    <w:p w14:paraId="364E06D7" w14:textId="77777777" w:rsidR="00501188" w:rsidRDefault="00501188" w:rsidP="00501188">
      <w:pPr>
        <w:autoSpaceDN w:val="0"/>
        <w:spacing w:line="256" w:lineRule="auto"/>
        <w:ind w:right="-1"/>
        <w:jc w:val="both"/>
      </w:pPr>
    </w:p>
    <w:p w14:paraId="42C1D4CA" w14:textId="77777777" w:rsidR="00501188" w:rsidRPr="004C1CFF" w:rsidRDefault="00501188" w:rsidP="00501188">
      <w:pPr>
        <w:autoSpaceDN w:val="0"/>
        <w:spacing w:line="256" w:lineRule="auto"/>
        <w:ind w:right="-1"/>
        <w:jc w:val="both"/>
      </w:pPr>
    </w:p>
    <w:p w14:paraId="7B5D9374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lastRenderedPageBreak/>
        <w:t>{</w:t>
      </w:r>
    </w:p>
    <w:p w14:paraId="4FEEBA5B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"detections": [</w:t>
      </w:r>
    </w:p>
    <w:p w14:paraId="1470209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gramStart"/>
      <w:r w:rsidRPr="002716A1">
        <w:rPr>
          <w:lang w:val="en-US"/>
        </w:rPr>
        <w:t>{ "</w:t>
      </w:r>
      <w:proofErr w:type="gramEnd"/>
      <w:r w:rsidRPr="002716A1">
        <w:rPr>
          <w:lang w:val="en-US"/>
        </w:rPr>
        <w:t>label": "person</w:t>
      </w:r>
      <w:proofErr w:type="gramStart"/>
      <w:r w:rsidRPr="002716A1">
        <w:rPr>
          <w:lang w:val="en-US"/>
        </w:rPr>
        <w:t>",  "</w:t>
      </w:r>
      <w:proofErr w:type="gramEnd"/>
      <w:r w:rsidRPr="002716A1">
        <w:rPr>
          <w:lang w:val="en-US"/>
        </w:rPr>
        <w:t>confidence": 0.92, "</w:t>
      </w:r>
      <w:proofErr w:type="spellStart"/>
      <w:r w:rsidRPr="002716A1">
        <w:rPr>
          <w:lang w:val="en-US"/>
        </w:rPr>
        <w:t>bbox</w:t>
      </w:r>
      <w:proofErr w:type="spellEnd"/>
      <w:r w:rsidRPr="002716A1">
        <w:rPr>
          <w:lang w:val="en-US"/>
        </w:rPr>
        <w:t>": [48, 230, 245, 756</w:t>
      </w:r>
      <w:proofErr w:type="gramStart"/>
      <w:r w:rsidRPr="002716A1">
        <w:rPr>
          <w:lang w:val="en-US"/>
        </w:rPr>
        <w:t>] }</w:t>
      </w:r>
      <w:proofErr w:type="gramEnd"/>
      <w:r w:rsidRPr="002716A1">
        <w:rPr>
          <w:lang w:val="en-US"/>
        </w:rPr>
        <w:t>,</w:t>
      </w:r>
    </w:p>
    <w:p w14:paraId="2C9EC0B5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gramStart"/>
      <w:r w:rsidRPr="002716A1">
        <w:rPr>
          <w:lang w:val="en-US"/>
        </w:rPr>
        <w:t>{ "</w:t>
      </w:r>
      <w:proofErr w:type="gramEnd"/>
      <w:r w:rsidRPr="002716A1">
        <w:rPr>
          <w:lang w:val="en-US"/>
        </w:rPr>
        <w:t>label": "bus</w:t>
      </w:r>
      <w:proofErr w:type="gramStart"/>
      <w:r w:rsidRPr="002716A1">
        <w:rPr>
          <w:lang w:val="en-US"/>
        </w:rPr>
        <w:t xml:space="preserve">",   </w:t>
      </w:r>
      <w:proofErr w:type="gramEnd"/>
      <w:r w:rsidRPr="002716A1">
        <w:rPr>
          <w:lang w:val="en-US"/>
        </w:rPr>
        <w:t xml:space="preserve">  "confidence": 0.88, "</w:t>
      </w:r>
      <w:proofErr w:type="spellStart"/>
      <w:r w:rsidRPr="002716A1">
        <w:rPr>
          <w:lang w:val="en-US"/>
        </w:rPr>
        <w:t>bbox</w:t>
      </w:r>
      <w:proofErr w:type="spellEnd"/>
      <w:r w:rsidRPr="002716A1">
        <w:rPr>
          <w:lang w:val="en-US"/>
        </w:rPr>
        <w:t>": [0, 130, 800, 590</w:t>
      </w:r>
      <w:proofErr w:type="gramStart"/>
      <w:r w:rsidRPr="002716A1">
        <w:rPr>
          <w:lang w:val="en-US"/>
        </w:rPr>
        <w:t>] }</w:t>
      </w:r>
      <w:proofErr w:type="gramEnd"/>
      <w:r w:rsidRPr="002716A1">
        <w:rPr>
          <w:lang w:val="en-US"/>
        </w:rPr>
        <w:t>,</w:t>
      </w:r>
    </w:p>
    <w:p w14:paraId="6153ABA8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r w:rsidRPr="002716A1">
        <w:rPr>
          <w:lang w:val="en-US"/>
        </w:rPr>
        <w:t xml:space="preserve">    </w:t>
      </w:r>
      <w:proofErr w:type="gramStart"/>
      <w:r w:rsidRPr="002716A1">
        <w:rPr>
          <w:lang w:val="en-US"/>
        </w:rPr>
        <w:t>{ "</w:t>
      </w:r>
      <w:proofErr w:type="gramEnd"/>
      <w:r w:rsidRPr="002716A1">
        <w:rPr>
          <w:lang w:val="en-US"/>
        </w:rPr>
        <w:t>label": "person</w:t>
      </w:r>
      <w:proofErr w:type="gramStart"/>
      <w:r w:rsidRPr="002716A1">
        <w:rPr>
          <w:lang w:val="en-US"/>
        </w:rPr>
        <w:t>",  "</w:t>
      </w:r>
      <w:proofErr w:type="gramEnd"/>
      <w:r w:rsidRPr="002716A1">
        <w:rPr>
          <w:lang w:val="en-US"/>
        </w:rPr>
        <w:t>confidence": 0.71, "</w:t>
      </w:r>
      <w:proofErr w:type="spellStart"/>
      <w:r w:rsidRPr="002716A1">
        <w:rPr>
          <w:lang w:val="en-US"/>
        </w:rPr>
        <w:t>bbox</w:t>
      </w:r>
      <w:proofErr w:type="spellEnd"/>
      <w:r w:rsidRPr="002716A1">
        <w:rPr>
          <w:lang w:val="en-US"/>
        </w:rPr>
        <w:t>": [670, 240, 810, 730</w:t>
      </w:r>
      <w:proofErr w:type="gramStart"/>
      <w:r w:rsidRPr="002716A1">
        <w:rPr>
          <w:lang w:val="en-US"/>
        </w:rPr>
        <w:t>] }</w:t>
      </w:r>
      <w:proofErr w:type="gramEnd"/>
    </w:p>
    <w:p w14:paraId="61ED25F2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],</w:t>
      </w:r>
    </w:p>
    <w:p w14:paraId="61D58D8D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</w:t>
      </w:r>
      <w:proofErr w:type="spellStart"/>
      <w:proofErr w:type="gramStart"/>
      <w:r>
        <w:rPr>
          <w:lang w:val="en-US"/>
        </w:rPr>
        <w:t>inference</w:t>
      </w:r>
      <w:proofErr w:type="gramEnd"/>
      <w:r>
        <w:rPr>
          <w:lang w:val="en-US"/>
        </w:rPr>
        <w:t>_ms</w:t>
      </w:r>
      <w:proofErr w:type="spellEnd"/>
      <w:r>
        <w:rPr>
          <w:lang w:val="en-US"/>
        </w:rPr>
        <w:t>": 143.7,</w:t>
      </w:r>
    </w:p>
    <w:p w14:paraId="58A455D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</w:t>
      </w:r>
      <w:proofErr w:type="spellStart"/>
      <w:proofErr w:type="gramStart"/>
      <w:r>
        <w:rPr>
          <w:lang w:val="en-US"/>
        </w:rPr>
        <w:t>model</w:t>
      </w:r>
      <w:proofErr w:type="gramEnd"/>
      <w:r>
        <w:rPr>
          <w:lang w:val="en-US"/>
        </w:rPr>
        <w:t>_used</w:t>
      </w:r>
      <w:proofErr w:type="spellEnd"/>
      <w:r>
        <w:rPr>
          <w:lang w:val="en-US"/>
        </w:rPr>
        <w:t>": "yolov8n.pt",</w:t>
      </w:r>
    </w:p>
    <w:p w14:paraId="337E8129" w14:textId="77777777" w:rsidR="00DA337A" w:rsidRPr="00054195" w:rsidRDefault="00DA337A" w:rsidP="00DA337A">
      <w:pPr>
        <w:pStyle w:val="CodeDark"/>
        <w:ind w:right="-1"/>
      </w:pPr>
      <w:r>
        <w:rPr>
          <w:lang w:val="en-US"/>
        </w:rPr>
        <w:t xml:space="preserve">  </w:t>
      </w:r>
      <w:r>
        <w:t>"</w:t>
      </w:r>
      <w:proofErr w:type="spellStart"/>
      <w:r>
        <w:t>image_width</w:t>
      </w:r>
      <w:proofErr w:type="spellEnd"/>
      <w:r>
        <w:t>": 1280,</w:t>
      </w:r>
    </w:p>
    <w:p w14:paraId="172DCA21" w14:textId="77777777" w:rsidR="00DA337A" w:rsidRDefault="00DA337A" w:rsidP="00DA337A">
      <w:pPr>
        <w:pStyle w:val="CodeDark"/>
        <w:ind w:right="-1"/>
      </w:pPr>
      <w:r>
        <w:t xml:space="preserve">  "</w:t>
      </w:r>
      <w:proofErr w:type="spellStart"/>
      <w:r>
        <w:t>image_height</w:t>
      </w:r>
      <w:proofErr w:type="spellEnd"/>
      <w:r>
        <w:t>": 720</w:t>
      </w:r>
    </w:p>
    <w:p w14:paraId="52B00B5C" w14:textId="77777777" w:rsidR="00DA337A" w:rsidRDefault="00DA337A" w:rsidP="00DA337A">
      <w:pPr>
        <w:pStyle w:val="CodeDark"/>
        <w:ind w:right="-1"/>
      </w:pPr>
      <w:r>
        <w:t>}</w:t>
      </w:r>
    </w:p>
    <w:p w14:paraId="46B0AB2D" w14:textId="77777777" w:rsidR="00DA337A" w:rsidRDefault="00DA337A" w:rsidP="00DA337A">
      <w:pPr>
        <w:ind w:right="-1"/>
        <w:jc w:val="both"/>
      </w:pPr>
    </w:p>
    <w:p w14:paraId="02A3C6A0" w14:textId="77777777" w:rsidR="00DA337A" w:rsidRPr="004C1CFF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Passo 3 — Inferência com imagem local (base64)</w:t>
      </w:r>
    </w:p>
    <w:p w14:paraId="6007A377" w14:textId="77777777" w:rsidR="00DA337A" w:rsidRDefault="00DA337A" w:rsidP="00DA337A">
      <w:pPr>
        <w:ind w:right="-1"/>
        <w:jc w:val="both"/>
      </w:pPr>
      <w:r>
        <w:t xml:space="preserve">Para testar com uma imagem do seu computador, é necessário convertê-la para base64 primeiro. Execute no terminal do </w:t>
      </w:r>
      <w:proofErr w:type="spellStart"/>
      <w:r>
        <w:t>Raspberry</w:t>
      </w:r>
      <w:proofErr w:type="spellEnd"/>
      <w:r>
        <w:t xml:space="preserve"> Pi:</w:t>
      </w:r>
    </w:p>
    <w:p w14:paraId="2017070B" w14:textId="77777777" w:rsidR="00DA337A" w:rsidRPr="0051176A" w:rsidRDefault="00DA337A" w:rsidP="00DA337A">
      <w:pPr>
        <w:pStyle w:val="CodeDark"/>
        <w:ind w:right="-1"/>
      </w:pPr>
      <w:r>
        <w:t># Gera o base64 da imagem de teste e copia para a área de transferência</w:t>
      </w:r>
    </w:p>
    <w:p w14:paraId="2E75F050" w14:textId="77777777" w:rsidR="00DA337A" w:rsidRPr="0051176A" w:rsidRDefault="00DA337A" w:rsidP="00DA337A">
      <w:pPr>
        <w:pStyle w:val="CodeDark"/>
        <w:ind w:right="-1"/>
      </w:pPr>
      <w:r>
        <w:t>base64 -w0 ~/</w:t>
      </w:r>
      <w:proofErr w:type="spellStart"/>
      <w:r>
        <w:t>yolo</w:t>
      </w:r>
      <w:proofErr w:type="spellEnd"/>
      <w:r>
        <w:t>-api/</w:t>
      </w:r>
      <w:proofErr w:type="spellStart"/>
      <w:r>
        <w:t>images</w:t>
      </w:r>
      <w:proofErr w:type="spellEnd"/>
      <w:r>
        <w:t>/test.jpg</w:t>
      </w:r>
    </w:p>
    <w:p w14:paraId="7D90F331" w14:textId="77777777" w:rsidR="00DA337A" w:rsidRPr="0051176A" w:rsidRDefault="00DA337A" w:rsidP="00DA337A">
      <w:pPr>
        <w:pStyle w:val="CodeDark"/>
        <w:ind w:right="-1"/>
      </w:pPr>
    </w:p>
    <w:p w14:paraId="3CCE9F9A" w14:textId="77777777" w:rsidR="00DA337A" w:rsidRPr="0051176A" w:rsidRDefault="00DA337A" w:rsidP="00DA337A">
      <w:pPr>
        <w:pStyle w:val="CodeDark"/>
        <w:ind w:right="-1"/>
      </w:pPr>
      <w:r>
        <w:t xml:space="preserve"># O output será uma </w:t>
      </w:r>
      <w:proofErr w:type="spellStart"/>
      <w:r>
        <w:t>string</w:t>
      </w:r>
      <w:proofErr w:type="spellEnd"/>
      <w:r>
        <w:t xml:space="preserve"> longa iniciando com /9j/4AAQ... (JPEG)</w:t>
      </w:r>
    </w:p>
    <w:p w14:paraId="5DCDBA13" w14:textId="77777777" w:rsidR="00DA337A" w:rsidRPr="001C1189" w:rsidRDefault="00DA337A" w:rsidP="00DA337A">
      <w:pPr>
        <w:pStyle w:val="CodeDark"/>
        <w:ind w:right="-1"/>
      </w:pPr>
      <w:r>
        <w:t># ou com iVBORw0K... (PNG). Copie todo o conteúdo.</w:t>
      </w:r>
    </w:p>
    <w:p w14:paraId="386850A8" w14:textId="77777777" w:rsidR="00DA337A" w:rsidRDefault="00DA337A" w:rsidP="00DA337A">
      <w:pPr>
        <w:ind w:right="-1"/>
        <w:jc w:val="both"/>
      </w:pPr>
    </w:p>
    <w:p w14:paraId="14EB0A23" w14:textId="77777777" w:rsidR="00DA337A" w:rsidRPr="004C1CFF" w:rsidRDefault="00DA337A">
      <w:pPr>
        <w:pStyle w:val="PargrafodaLista"/>
        <w:numPr>
          <w:ilvl w:val="0"/>
          <w:numId w:val="15"/>
        </w:numPr>
        <w:autoSpaceDN w:val="0"/>
        <w:spacing w:line="256" w:lineRule="auto"/>
        <w:ind w:left="0" w:right="-1" w:firstLine="0"/>
        <w:jc w:val="both"/>
        <w:rPr>
          <w:lang w:val="en-US"/>
        </w:rPr>
      </w:pPr>
      <w:r>
        <w:rPr>
          <w:lang w:val="en-US"/>
        </w:rPr>
        <w:t xml:space="preserve">No Swagger UI, abra </w:t>
      </w:r>
      <w:proofErr w:type="spellStart"/>
      <w:r>
        <w:rPr>
          <w:lang w:val="en-US"/>
        </w:rPr>
        <w:t>novamente</w:t>
      </w:r>
      <w:proofErr w:type="spellEnd"/>
      <w:r>
        <w:rPr>
          <w:lang w:val="en-US"/>
        </w:rPr>
        <w:t xml:space="preserve"> POST /predict </w:t>
      </w:r>
      <w:r>
        <w:rPr>
          <w:rFonts w:ascii="Arial" w:hAnsi="Arial" w:cs="Arial"/>
          <w:lang w:val="en-US"/>
        </w:rPr>
        <w:t>→</w:t>
      </w:r>
      <w:r>
        <w:rPr>
          <w:lang w:val="en-US"/>
        </w:rPr>
        <w:t xml:space="preserve"> Try it out</w:t>
      </w:r>
    </w:p>
    <w:p w14:paraId="17F090AC" w14:textId="77777777" w:rsidR="00DA337A" w:rsidRPr="004C1CFF" w:rsidRDefault="00DA337A">
      <w:pPr>
        <w:pStyle w:val="PargrafodaLista"/>
        <w:numPr>
          <w:ilvl w:val="0"/>
          <w:numId w:val="15"/>
        </w:numPr>
        <w:autoSpaceDN w:val="0"/>
        <w:spacing w:line="256" w:lineRule="auto"/>
        <w:ind w:left="0" w:right="-1" w:firstLine="0"/>
        <w:jc w:val="both"/>
      </w:pPr>
      <w:r>
        <w:t xml:space="preserve">Cole o JSON abaixo, substituindo </w:t>
      </w:r>
      <w:r>
        <w:rPr>
          <w:b/>
          <w:bCs/>
        </w:rPr>
        <w:t>&lt;BASE64_AQUI&gt;</w:t>
      </w:r>
      <w:r>
        <w:t xml:space="preserve"> pela </w:t>
      </w:r>
      <w:proofErr w:type="spellStart"/>
      <w:r>
        <w:t>string</w:t>
      </w:r>
      <w:proofErr w:type="spellEnd"/>
      <w:r>
        <w:t xml:space="preserve"> copiada:</w:t>
      </w:r>
    </w:p>
    <w:p w14:paraId="02EAD38E" w14:textId="77777777" w:rsidR="00DA337A" w:rsidRPr="0051176A" w:rsidRDefault="00DA337A" w:rsidP="00DA337A">
      <w:pPr>
        <w:pStyle w:val="CodeDark"/>
        <w:ind w:right="-1"/>
      </w:pPr>
      <w:r>
        <w:t>{</w:t>
      </w:r>
    </w:p>
    <w:p w14:paraId="05C2A37D" w14:textId="77777777" w:rsidR="00DA337A" w:rsidRPr="0051176A" w:rsidRDefault="00DA337A" w:rsidP="00DA337A">
      <w:pPr>
        <w:pStyle w:val="CodeDark"/>
        <w:ind w:right="-1"/>
      </w:pPr>
      <w:r>
        <w:t xml:space="preserve">  "image_base64": "&lt;BASE64_AQUI&gt;",</w:t>
      </w:r>
    </w:p>
    <w:p w14:paraId="1706AF08" w14:textId="77777777" w:rsidR="00DA337A" w:rsidRPr="0051176A" w:rsidRDefault="00DA337A" w:rsidP="00DA337A">
      <w:pPr>
        <w:pStyle w:val="CodeDark"/>
        <w:ind w:right="-1"/>
      </w:pPr>
      <w:r>
        <w:t xml:space="preserve">  "</w:t>
      </w:r>
      <w:proofErr w:type="spellStart"/>
      <w:r>
        <w:t>confidence</w:t>
      </w:r>
      <w:proofErr w:type="spellEnd"/>
      <w:r>
        <w:t>": 0.25,</w:t>
      </w:r>
    </w:p>
    <w:p w14:paraId="76758E59" w14:textId="77777777" w:rsidR="00DA337A" w:rsidRDefault="00DA337A" w:rsidP="00DA337A">
      <w:pPr>
        <w:pStyle w:val="CodeDark"/>
        <w:ind w:right="-1"/>
      </w:pPr>
      <w:r>
        <w:t xml:space="preserve">  "</w:t>
      </w:r>
      <w:proofErr w:type="spellStart"/>
      <w:r>
        <w:t>model_name</w:t>
      </w:r>
      <w:proofErr w:type="spellEnd"/>
      <w:r>
        <w:t>": "yolov8n.pt"</w:t>
      </w:r>
    </w:p>
    <w:p w14:paraId="16E2F617" w14:textId="77777777" w:rsidR="00DA337A" w:rsidRDefault="00DA337A" w:rsidP="00DA337A">
      <w:pPr>
        <w:pStyle w:val="CodeDark"/>
        <w:ind w:right="-1"/>
      </w:pPr>
      <w:r>
        <w:t>}</w:t>
      </w:r>
    </w:p>
    <w:p w14:paraId="1C079511" w14:textId="77777777" w:rsidR="00DA337A" w:rsidRDefault="00DA337A" w:rsidP="00DA337A">
      <w:pPr>
        <w:ind w:right="-1"/>
        <w:jc w:val="both"/>
      </w:pPr>
    </w:p>
    <w:p w14:paraId="69EE764E" w14:textId="77777777" w:rsidR="00DA337A" w:rsidRPr="004C1CFF" w:rsidRDefault="00DA337A">
      <w:pPr>
        <w:pStyle w:val="PargrafodaLista"/>
        <w:numPr>
          <w:ilvl w:val="0"/>
          <w:numId w:val="17"/>
        </w:numPr>
        <w:autoSpaceDN w:val="0"/>
        <w:spacing w:line="256" w:lineRule="auto"/>
        <w:ind w:left="0" w:right="-1" w:firstLine="0"/>
        <w:jc w:val="both"/>
      </w:pPr>
      <w:r>
        <w:t>Clique em Execute e observe as detecções no Response body</w:t>
      </w:r>
    </w:p>
    <w:p w14:paraId="5C704565" w14:textId="77777777" w:rsidR="00DA337A" w:rsidRPr="004C1CFF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lastRenderedPageBreak/>
        <w:t>Passo 4 — Consultar métricas acumuladas</w:t>
      </w:r>
    </w:p>
    <w:p w14:paraId="5A23219C" w14:textId="77777777" w:rsidR="00DA337A" w:rsidRPr="004C1CFF" w:rsidRDefault="00DA337A">
      <w:pPr>
        <w:pStyle w:val="PargrafodaLista"/>
        <w:numPr>
          <w:ilvl w:val="0"/>
          <w:numId w:val="16"/>
        </w:numPr>
        <w:autoSpaceDN w:val="0"/>
        <w:spacing w:line="256" w:lineRule="auto"/>
        <w:ind w:left="0" w:right="-1" w:firstLine="0"/>
        <w:jc w:val="both"/>
      </w:pPr>
      <w:r>
        <w:t>Localize o bloco verde GET /</w:t>
      </w:r>
      <w:proofErr w:type="spellStart"/>
      <w:r>
        <w:t>metrics</w:t>
      </w:r>
      <w:proofErr w:type="spellEnd"/>
    </w:p>
    <w:p w14:paraId="10CD496C" w14:textId="77777777" w:rsidR="00DA337A" w:rsidRPr="004C1CFF" w:rsidRDefault="00DA337A">
      <w:pPr>
        <w:pStyle w:val="PargrafodaLista"/>
        <w:numPr>
          <w:ilvl w:val="0"/>
          <w:numId w:val="16"/>
        </w:numPr>
        <w:autoSpaceDN w:val="0"/>
        <w:spacing w:line="256" w:lineRule="auto"/>
        <w:ind w:left="0" w:right="-1" w:firstLine="0"/>
        <w:jc w:val="both"/>
      </w:pPr>
      <w:r>
        <w:t xml:space="preserve">Clique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Try</w:t>
      </w:r>
      <w:proofErr w:type="spellEnd"/>
      <w:r>
        <w:t xml:space="preserve"> it out </w:t>
      </w:r>
      <w:r>
        <w:rPr>
          <w:rFonts w:ascii="Arial" w:hAnsi="Arial" w:cs="Arial"/>
        </w:rPr>
        <w:t>→</w:t>
      </w:r>
      <w:r>
        <w:t xml:space="preserve"> Execute</w:t>
      </w:r>
    </w:p>
    <w:p w14:paraId="6B1DCB72" w14:textId="1C59CCA4" w:rsidR="009448BE" w:rsidRPr="004C1CFF" w:rsidRDefault="00DA337A">
      <w:pPr>
        <w:pStyle w:val="PargrafodaLista"/>
        <w:numPr>
          <w:ilvl w:val="0"/>
          <w:numId w:val="16"/>
        </w:numPr>
        <w:autoSpaceDN w:val="0"/>
        <w:spacing w:line="256" w:lineRule="auto"/>
        <w:ind w:left="0" w:right="-1" w:firstLine="0"/>
        <w:jc w:val="both"/>
      </w:pPr>
      <w:r>
        <w:t>A resposta mostrará o total de requisições processadas e a latência média desde que o container subiu:</w:t>
      </w:r>
    </w:p>
    <w:p w14:paraId="76C5899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>{</w:t>
      </w:r>
    </w:p>
    <w:p w14:paraId="133D66EA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</w:t>
      </w:r>
      <w:proofErr w:type="spellStart"/>
      <w:proofErr w:type="gramStart"/>
      <w:r>
        <w:rPr>
          <w:lang w:val="en-US"/>
        </w:rPr>
        <w:t>total</w:t>
      </w:r>
      <w:proofErr w:type="gramEnd"/>
      <w:r>
        <w:rPr>
          <w:lang w:val="en-US"/>
        </w:rPr>
        <w:t>_requests</w:t>
      </w:r>
      <w:proofErr w:type="spellEnd"/>
      <w:r>
        <w:rPr>
          <w:lang w:val="en-US"/>
        </w:rPr>
        <w:t>": 3,</w:t>
      </w:r>
    </w:p>
    <w:p w14:paraId="35A1E3DE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</w:t>
      </w:r>
      <w:proofErr w:type="spellStart"/>
      <w:proofErr w:type="gramStart"/>
      <w:r>
        <w:rPr>
          <w:lang w:val="en-US"/>
        </w:rPr>
        <w:t>successful</w:t>
      </w:r>
      <w:proofErr w:type="gramEnd"/>
      <w:r>
        <w:rPr>
          <w:lang w:val="en-US"/>
        </w:rPr>
        <w:t>_requests</w:t>
      </w:r>
      <w:proofErr w:type="spellEnd"/>
      <w:r>
        <w:rPr>
          <w:lang w:val="en-US"/>
        </w:rPr>
        <w:t>": 3,</w:t>
      </w:r>
    </w:p>
    <w:p w14:paraId="1EAF92B8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  "</w:t>
      </w:r>
      <w:proofErr w:type="spellStart"/>
      <w:proofErr w:type="gramStart"/>
      <w:r>
        <w:rPr>
          <w:lang w:val="en-US"/>
        </w:rPr>
        <w:t>avg</w:t>
      </w:r>
      <w:proofErr w:type="gramEnd"/>
      <w:r>
        <w:rPr>
          <w:lang w:val="en-US"/>
        </w:rPr>
        <w:t>_inference_ms</w:t>
      </w:r>
      <w:proofErr w:type="spellEnd"/>
      <w:r>
        <w:rPr>
          <w:lang w:val="en-US"/>
        </w:rPr>
        <w:t>": 151.2</w:t>
      </w:r>
    </w:p>
    <w:p w14:paraId="509C52DE" w14:textId="77777777" w:rsidR="00DA337A" w:rsidRDefault="00DA337A" w:rsidP="00DA337A">
      <w:pPr>
        <w:pStyle w:val="CodeDark"/>
        <w:ind w:right="-1"/>
      </w:pPr>
      <w:r>
        <w:t>}</w:t>
      </w:r>
    </w:p>
    <w:p w14:paraId="1823E711" w14:textId="77777777" w:rsidR="00DA337A" w:rsidRDefault="00DA337A" w:rsidP="00DA337A">
      <w:pPr>
        <w:ind w:right="-1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03B3841A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464378A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738D558" wp14:editId="4A5D5215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085010552" name="Forma Livre: Forma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7E7619A0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38D558" id="Forma Livre: Forma 333" o:spid="_x0000_s1037" style="position:absolute;margin-left:125pt;margin-top:5.4pt;width:220.5pt;height:2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0CpgQYAAEMVAAAOAAAAZHJzL2Uyb0RvYy54bWysmF+PnDYUxd8r9TtYPLZKZvgPo8xGUaJU&#10;laI2SlIpeWQYvDMqAxSzO5N++p57gbuA2T5UTZQNrA/H1797bYN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COG0Cp&#10;gQYAAEM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7E7619A0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77B50580" w14:textId="77777777" w:rsidTr="004D3CC0"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8DF7A31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drawing>
                <wp:inline distT="0" distB="0" distL="0" distR="0" wp14:anchorId="7922C38C" wp14:editId="45B4BC7B">
                  <wp:extent cx="937895" cy="974090"/>
                  <wp:effectExtent l="0" t="0" r="0" b="0"/>
                  <wp:docPr id="74" name="Imagem 83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05F6BBD" w14:textId="77777777" w:rsidR="00DA337A" w:rsidRPr="00C62155" w:rsidRDefault="00DA337A" w:rsidP="00DA337A">
            <w:pPr>
              <w:keepNext/>
              <w:keepLines/>
              <w:spacing w:before="400" w:after="240" w:line="240" w:lineRule="auto"/>
              <w:ind w:right="-1"/>
              <w:rPr>
                <w:rFonts w:eastAsia="Times New Roman"/>
                <w:color w:val="FFFFFF"/>
              </w:rPr>
            </w:pPr>
            <w:r>
              <w:rPr>
                <w:rFonts w:eastAsia="Times New Roman"/>
                <w:color w:val="FFFFFF"/>
              </w:rPr>
              <w:t xml:space="preserve">Além do Swagger UI, O </w:t>
            </w:r>
            <w:proofErr w:type="spellStart"/>
            <w:r>
              <w:rPr>
                <w:rFonts w:eastAsia="Times New Roman"/>
                <w:color w:val="FFFFFF"/>
              </w:rPr>
              <w:t>FastAPI</w:t>
            </w:r>
            <w:proofErr w:type="spellEnd"/>
            <w:r>
              <w:rPr>
                <w:rFonts w:eastAsia="Times New Roman"/>
                <w:color w:val="FFFFFF"/>
              </w:rPr>
              <w:t xml:space="preserve"> disponibiliza automaticamente /</w:t>
            </w:r>
            <w:proofErr w:type="spellStart"/>
            <w:r>
              <w:rPr>
                <w:rFonts w:eastAsia="Times New Roman"/>
                <w:color w:val="FFFFFF"/>
              </w:rPr>
              <w:t>redoc</w:t>
            </w:r>
            <w:proofErr w:type="spellEnd"/>
            <w:r>
              <w:rPr>
                <w:rFonts w:eastAsia="Times New Roman"/>
                <w:color w:val="FFFFFF"/>
              </w:rPr>
              <w:t xml:space="preserve"> para consulta da documentação e /</w:t>
            </w:r>
            <w:proofErr w:type="spellStart"/>
            <w:proofErr w:type="gramStart"/>
            <w:r>
              <w:rPr>
                <w:rFonts w:eastAsia="Times New Roman"/>
                <w:color w:val="FFFFFF"/>
              </w:rPr>
              <w:t>openapi.json</w:t>
            </w:r>
            <w:proofErr w:type="spellEnd"/>
            <w:proofErr w:type="gramEnd"/>
            <w:r>
              <w:rPr>
                <w:rFonts w:eastAsia="Times New Roman"/>
                <w:color w:val="FFFFFF"/>
              </w:rPr>
              <w:t xml:space="preserve"> para acesso ao </w:t>
            </w:r>
            <w:proofErr w:type="spellStart"/>
            <w:r>
              <w:rPr>
                <w:rFonts w:eastAsia="Times New Roman"/>
                <w:color w:val="FFFFFF"/>
              </w:rPr>
              <w:t>schema</w:t>
            </w:r>
            <w:proofErr w:type="spellEnd"/>
            <w:r>
              <w:rPr>
                <w:rFonts w:eastAsia="Times New Roman"/>
                <w:color w:val="FFFFFF"/>
              </w:rPr>
              <w:t xml:space="preserve"> da API, facilitando integrações e geração de clientes.</w:t>
            </w:r>
          </w:p>
        </w:tc>
      </w:tr>
    </w:tbl>
    <w:p w14:paraId="76A10984" w14:textId="77777777" w:rsidR="00DA337A" w:rsidRDefault="00DA337A" w:rsidP="00DA337A">
      <w:pPr>
        <w:ind w:right="-1"/>
        <w:jc w:val="both"/>
      </w:pPr>
    </w:p>
    <w:p w14:paraId="1AF6FD46" w14:textId="648A29D9" w:rsidR="00DA337A" w:rsidRDefault="00DA337A" w:rsidP="00DA337A">
      <w:pPr>
        <w:ind w:right="-1"/>
        <w:jc w:val="both"/>
        <w:rPr>
          <w:b/>
          <w:bCs/>
        </w:rPr>
      </w:pPr>
      <w:r>
        <w:rPr>
          <w:b/>
          <w:bCs/>
        </w:rPr>
        <w:t>Comandos de diagnóstico</w:t>
      </w:r>
    </w:p>
    <w:p w14:paraId="105F24B3" w14:textId="77777777" w:rsidR="00DA337A" w:rsidRPr="0051176A" w:rsidRDefault="00DA337A" w:rsidP="00DA337A">
      <w:pPr>
        <w:pStyle w:val="CodeDark"/>
        <w:ind w:right="-1"/>
      </w:pPr>
      <w:r>
        <w:t>/# Inspecionar a rede Docker interna</w:t>
      </w:r>
    </w:p>
    <w:p w14:paraId="2D0F9855" w14:textId="77777777" w:rsidR="00DA337A" w:rsidRPr="00E30C5F" w:rsidRDefault="00DA337A" w:rsidP="00DA337A">
      <w:pPr>
        <w:pStyle w:val="CodeDark"/>
        <w:ind w:right="-1"/>
        <w:rPr>
          <w:lang w:val="en-US"/>
        </w:rPr>
      </w:pPr>
      <w:r>
        <w:rPr>
          <w:lang w:val="en-US"/>
        </w:rPr>
        <w:t xml:space="preserve">docker network </w:t>
      </w:r>
      <w:proofErr w:type="gramStart"/>
      <w:r>
        <w:rPr>
          <w:lang w:val="en-US"/>
        </w:rPr>
        <w:t>inspect</w:t>
      </w:r>
      <w:proofErr w:type="gramEnd"/>
      <w:r>
        <w:rPr>
          <w:lang w:val="en-US"/>
        </w:rPr>
        <w:t xml:space="preserve"> yolo-</w:t>
      </w:r>
      <w:proofErr w:type="spellStart"/>
      <w:r>
        <w:rPr>
          <w:lang w:val="en-US"/>
        </w:rPr>
        <w:t>api_yolo</w:t>
      </w:r>
      <w:proofErr w:type="spellEnd"/>
      <w:r>
        <w:rPr>
          <w:lang w:val="en-US"/>
        </w:rPr>
        <w:t>-net</w:t>
      </w:r>
    </w:p>
    <w:p w14:paraId="4A53BC49" w14:textId="77777777" w:rsidR="00DA337A" w:rsidRPr="00E30C5F" w:rsidRDefault="00DA337A" w:rsidP="00DA337A">
      <w:pPr>
        <w:pStyle w:val="CodeDark"/>
        <w:ind w:right="-1"/>
        <w:rPr>
          <w:lang w:val="en-US"/>
        </w:rPr>
      </w:pPr>
    </w:p>
    <w:p w14:paraId="096B1A55" w14:textId="77777777" w:rsidR="00DA337A" w:rsidRPr="0051176A" w:rsidRDefault="00DA337A" w:rsidP="00DA337A">
      <w:pPr>
        <w:pStyle w:val="CodeDark"/>
        <w:ind w:right="-1"/>
      </w:pPr>
      <w:r>
        <w:t># Ver containers e status de saúde</w:t>
      </w:r>
    </w:p>
    <w:p w14:paraId="6CDDF23D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19A2F351" w14:textId="77777777" w:rsidR="00DA337A" w:rsidRPr="0051176A" w:rsidRDefault="00DA337A" w:rsidP="00DA337A">
      <w:pPr>
        <w:pStyle w:val="CodeDark"/>
        <w:ind w:right="-1"/>
      </w:pPr>
    </w:p>
    <w:p w14:paraId="1B5D264C" w14:textId="77777777" w:rsidR="00DA337A" w:rsidRPr="0051176A" w:rsidRDefault="00DA337A" w:rsidP="00DA337A">
      <w:pPr>
        <w:pStyle w:val="CodeDark"/>
        <w:ind w:right="-1"/>
      </w:pPr>
      <w:r>
        <w:t># Logs da API em tempo real</w:t>
      </w:r>
    </w:p>
    <w:p w14:paraId="5F92EA1B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logs -f </w:t>
      </w:r>
      <w:proofErr w:type="spellStart"/>
      <w:r>
        <w:t>yolo</w:t>
      </w:r>
      <w:proofErr w:type="spellEnd"/>
      <w:r>
        <w:t>-api</w:t>
      </w:r>
    </w:p>
    <w:p w14:paraId="222BE600" w14:textId="77777777" w:rsidR="00DA337A" w:rsidRPr="0051176A" w:rsidRDefault="00DA337A" w:rsidP="00DA337A">
      <w:pPr>
        <w:pStyle w:val="CodeDark"/>
        <w:ind w:right="-1"/>
      </w:pPr>
    </w:p>
    <w:p w14:paraId="09235FD3" w14:textId="77777777" w:rsidR="00DA337A" w:rsidRPr="0051176A" w:rsidRDefault="00DA337A" w:rsidP="00DA337A">
      <w:pPr>
        <w:pStyle w:val="CodeDark"/>
        <w:ind w:right="-1"/>
      </w:pPr>
      <w:r>
        <w:t xml:space="preserve"># Acessar o </w:t>
      </w:r>
      <w:proofErr w:type="spellStart"/>
      <w:r>
        <w:t>shell</w:t>
      </w:r>
      <w:proofErr w:type="spellEnd"/>
      <w:r>
        <w:t xml:space="preserve"> do container da API</w:t>
      </w:r>
    </w:p>
    <w:p w14:paraId="2D1FE29E" w14:textId="77777777" w:rsidR="00DA337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yolo</w:t>
      </w:r>
      <w:proofErr w:type="spellEnd"/>
      <w:r>
        <w:t xml:space="preserve">-api </w:t>
      </w:r>
      <w:proofErr w:type="spellStart"/>
      <w:r>
        <w:t>bash</w:t>
      </w:r>
      <w:proofErr w:type="spellEnd"/>
    </w:p>
    <w:p w14:paraId="3B458D62" w14:textId="77777777" w:rsidR="00DA337A" w:rsidRPr="0051176A" w:rsidRDefault="00DA337A" w:rsidP="00DA337A">
      <w:pPr>
        <w:pStyle w:val="CodeDark"/>
        <w:ind w:right="-1"/>
      </w:pPr>
      <w:r>
        <w:t>#exit para sair do container</w:t>
      </w:r>
    </w:p>
    <w:p w14:paraId="764DB51A" w14:textId="77777777" w:rsidR="00DA337A" w:rsidRPr="0051176A" w:rsidRDefault="00DA337A" w:rsidP="00DA337A">
      <w:pPr>
        <w:pStyle w:val="CodeDark"/>
        <w:ind w:right="-1"/>
      </w:pPr>
    </w:p>
    <w:p w14:paraId="1E2991BF" w14:textId="77777777" w:rsidR="00DA337A" w:rsidRPr="0051176A" w:rsidRDefault="00DA337A" w:rsidP="00DA337A">
      <w:pPr>
        <w:pStyle w:val="CodeDark"/>
        <w:ind w:right="-1"/>
      </w:pPr>
      <w:r>
        <w:lastRenderedPageBreak/>
        <w:t># Testar resolução de nomes dentro da rede</w:t>
      </w:r>
    </w:p>
    <w:p w14:paraId="3BC9040F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yolo-client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http://yolo-api:8000/health</w:t>
      </w:r>
    </w:p>
    <w:p w14:paraId="29AD8BB7" w14:textId="77777777" w:rsidR="00DA337A" w:rsidRPr="0051176A" w:rsidRDefault="00DA337A" w:rsidP="00DA337A">
      <w:pPr>
        <w:pStyle w:val="CodeDark"/>
        <w:ind w:right="-1"/>
      </w:pPr>
    </w:p>
    <w:p w14:paraId="01D5C446" w14:textId="77777777" w:rsidR="00DA337A" w:rsidRPr="0051176A" w:rsidRDefault="00DA337A" w:rsidP="00DA337A">
      <w:pPr>
        <w:pStyle w:val="CodeDark"/>
        <w:ind w:right="-1"/>
      </w:pPr>
      <w:r>
        <w:t># Parar tudo</w:t>
      </w:r>
    </w:p>
    <w:p w14:paraId="00D76E47" w14:textId="77777777" w:rsidR="00DA337A" w:rsidRPr="0051176A" w:rsidRDefault="00DA337A" w:rsidP="00DA337A">
      <w:pPr>
        <w:pStyle w:val="CodeDark"/>
        <w:ind w:right="-1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</w:p>
    <w:p w14:paraId="2B8F0B1B" w14:textId="77777777" w:rsidR="009448BE" w:rsidRDefault="009448BE" w:rsidP="00DA337A">
      <w:pPr>
        <w:ind w:right="-1"/>
        <w:jc w:val="both"/>
        <w:rPr>
          <w:rFonts w:eastAsia="MS Mincho"/>
          <w:b/>
          <w:bCs/>
          <w:color w:val="1FA2D6"/>
        </w:rPr>
      </w:pPr>
    </w:p>
    <w:p w14:paraId="2DEBDA5D" w14:textId="3DDEE8A0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Tabela de </w:t>
      </w:r>
      <w:proofErr w:type="spellStart"/>
      <w:r>
        <w:rPr>
          <w:rFonts w:eastAsia="MS Mincho"/>
          <w:b/>
          <w:bCs/>
          <w:color w:val="1FA2D6"/>
        </w:rPr>
        <w:t>Endpoints</w:t>
      </w:r>
      <w:proofErr w:type="spellEnd"/>
      <w:r>
        <w:rPr>
          <w:rFonts w:eastAsia="MS Mincho"/>
          <w:b/>
          <w:bCs/>
          <w:color w:val="1FA2D6"/>
        </w:rPr>
        <w:t xml:space="preserve"> da API</w:t>
      </w:r>
    </w:p>
    <w:tbl>
      <w:tblPr>
        <w:tblW w:w="948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2382"/>
        <w:gridCol w:w="2693"/>
        <w:gridCol w:w="2693"/>
      </w:tblGrid>
      <w:tr w:rsidR="00DA337A" w:rsidRPr="002929B8" w14:paraId="1D237416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C24DC4E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D2470DB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Endpoint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A0A5734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Descrição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</w:tcPr>
          <w:p w14:paraId="39C030F8" w14:textId="77777777" w:rsidR="00DA337A" w:rsidRPr="0051176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Tempo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aprox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.</w:t>
            </w:r>
          </w:p>
        </w:tc>
      </w:tr>
      <w:tr w:rsidR="00DA337A" w:rsidRPr="002929B8" w14:paraId="5AD6BCF8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429293C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A1FDA4E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health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306D7BF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Verifica se a API e o modelo estão prontos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FAC6E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&lt; 5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  <w:tr w:rsidR="00DA337A" w:rsidRPr="002929B8" w14:paraId="2DDE7DB1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B1C5B18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9DFA23B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35F644F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Inferência em uma única imagem (base64 ou URL)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981159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80–400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  <w:tr w:rsidR="00DA337A" w:rsidRPr="002929B8" w14:paraId="5DE9F422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B88BA87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768B4F8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image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6F36575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262231">
              <w:rPr>
                <w:rFonts w:ascii="Abadi MT Std" w:eastAsia="Abadi MT Std" w:hAnsi="Abadi MT Std" w:cs="Abadi MT Std"/>
                <w:sz w:val="22"/>
                <w:szCs w:val="22"/>
              </w:rPr>
              <w:t>Retorna a imagem anotada com as caixas delimitadoras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831C4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100-450ms</w:t>
            </w:r>
          </w:p>
        </w:tc>
      </w:tr>
      <w:tr w:rsidR="00DA337A" w:rsidRPr="002929B8" w14:paraId="5701FE7B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347A493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E818EA5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/batch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B4A1180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Inferência em lote (lista de imagens)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E593C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N × 80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  <w:tr w:rsidR="00DA337A" w:rsidRPr="002929B8" w14:paraId="0A5275D7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28C8A8E" w14:textId="77777777" w:rsidR="00DA337A" w:rsidRPr="0051176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4AC2334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metrics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ACF75E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Contadores de requisições e latência média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A3079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&lt; 5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</w:tbl>
    <w:p w14:paraId="187F7174" w14:textId="77777777" w:rsidR="00DA337A" w:rsidRDefault="00DA337A" w:rsidP="00DA337A">
      <w:pPr>
        <w:ind w:right="-1"/>
      </w:pPr>
    </w:p>
    <w:p w14:paraId="6C303964" w14:textId="77777777" w:rsidR="00DA337A" w:rsidRPr="00240AA5" w:rsidRDefault="00DA337A" w:rsidP="00DA337A">
      <w:pPr>
        <w:ind w:right="-1"/>
        <w:jc w:val="both"/>
      </w:pPr>
      <w:r>
        <w:t xml:space="preserve">A </w:t>
      </w:r>
      <w:proofErr w:type="spellStart"/>
      <w:r>
        <w:t>containerização</w:t>
      </w:r>
      <w:proofErr w:type="spellEnd"/>
      <w:r>
        <w:t xml:space="preserve"> organiza aplicações de visão computacional em ambientes mais portáveis, reprodutíveis e adequados à execução em dispositivos embarcados. O uso de containers permite isolar dependências, controlar serviços e preparar a aplicação para operar com maior estabilidade na </w:t>
      </w:r>
      <w:proofErr w:type="spellStart"/>
      <w:r>
        <w:t>Raspberry</w:t>
      </w:r>
      <w:proofErr w:type="spellEnd"/>
      <w:r>
        <w:t xml:space="preserve"> Pi 5.</w:t>
      </w:r>
    </w:p>
    <w:p w14:paraId="1116B1C2" w14:textId="77777777" w:rsidR="00DA337A" w:rsidRDefault="00DA337A" w:rsidP="00DA337A">
      <w:pPr>
        <w:ind w:right="-1"/>
        <w:jc w:val="both"/>
      </w:pPr>
      <w:r>
        <w:t xml:space="preserve">A criação de uma API de inferência com </w:t>
      </w:r>
      <w:proofErr w:type="spellStart"/>
      <w:r>
        <w:t>FastAPI</w:t>
      </w:r>
      <w:proofErr w:type="spellEnd"/>
      <w:r>
        <w:t xml:space="preserve"> consolida a passagem de um script local para um serviço acessível por outros componentes. Com isso, a aplicação passa a integrar processamento, modelo e comunicação entre serviços, formando uma base mais estruturada para sistemas de Edge AI.</w:t>
      </w:r>
    </w:p>
    <w:p w14:paraId="2EAE1FD7" w14:textId="77777777" w:rsidR="00DA337A" w:rsidRDefault="00DA337A" w:rsidP="00DA337A">
      <w:pPr>
        <w:spacing w:after="0" w:line="240" w:lineRule="auto"/>
        <w:ind w:right="-1"/>
      </w:pPr>
      <w:r>
        <w:br w:type="page"/>
      </w:r>
    </w:p>
    <w:p w14:paraId="69085611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 w:rsidRPr="008F1BD0">
        <w:rPr>
          <w:rFonts w:eastAsia="MS Mincho"/>
          <w:b/>
          <w:bCs/>
          <w:color w:val="1FA2D6"/>
        </w:rPr>
        <w:lastRenderedPageBreak/>
        <w:t>Integração com a Câmera: Inferência sob Demanda em Edge AI</w:t>
      </w:r>
    </w:p>
    <w:p w14:paraId="7FDAB7A4" w14:textId="77777777" w:rsidR="00DA337A" w:rsidRDefault="00DA337A" w:rsidP="00DA337A">
      <w:pPr>
        <w:ind w:right="-1"/>
        <w:jc w:val="both"/>
        <w:rPr>
          <w:sz w:val="24"/>
          <w:szCs w:val="24"/>
        </w:rPr>
      </w:pPr>
    </w:p>
    <w:p w14:paraId="04C41D3F" w14:textId="77777777" w:rsidR="00DA337A" w:rsidRDefault="00DA337A" w:rsidP="00DA337A">
      <w:pPr>
        <w:ind w:right="-1"/>
        <w:jc w:val="both"/>
      </w:pPr>
      <w:r w:rsidRPr="008F1BD0">
        <w:t xml:space="preserve">Nas etapas anteriores, a API recebia imagens prontas via upload em Base64 ou URL remota. Agora, daremos um passo além: integraremos a câmera física da </w:t>
      </w:r>
      <w:proofErr w:type="spellStart"/>
      <w:r w:rsidRPr="008F1BD0">
        <w:t>Raspberry</w:t>
      </w:r>
      <w:proofErr w:type="spellEnd"/>
      <w:r w:rsidRPr="008F1BD0">
        <w:t xml:space="preserve"> Pi 5 para capturar fotos do ambiente real sob demanda, processar a inferência com o YOLOv8 e exibir os resultados (dados estruturados e imagem anotada) diretamente na Swagger UI.</w:t>
      </w:r>
    </w:p>
    <w:p w14:paraId="72A2A75E" w14:textId="77777777" w:rsidR="00DA337A" w:rsidRDefault="00DA337A" w:rsidP="00DA337A">
      <w:pPr>
        <w:ind w:right="-1"/>
        <w:jc w:val="both"/>
      </w:pPr>
      <w:r w:rsidRPr="008F1BD0">
        <w:t xml:space="preserve">Essa abordagem de </w:t>
      </w:r>
      <w:r w:rsidRPr="008F1BD0">
        <w:rPr>
          <w:b/>
          <w:bCs/>
        </w:rPr>
        <w:t>Snapshot sob Demanda</w:t>
      </w:r>
      <w:r w:rsidRPr="008F1BD0">
        <w:t xml:space="preserve"> dispara a captura e a inferência apenas quando uma requisição HTTP chega à API, economizando ciclos de processamento e evitando o superaquecimento do dispositivo embarcado.</w:t>
      </w:r>
    </w:p>
    <w:p w14:paraId="64FBA4CD" w14:textId="77777777" w:rsidR="00DA337A" w:rsidRDefault="00DA337A" w:rsidP="00DA337A">
      <w:pPr>
        <w:ind w:right="-1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074DC8E4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4EE3CCB" w14:textId="77777777" w:rsidR="00DA337A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1AFA6CE" wp14:editId="0A9F0ACD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450607688" name="Forma Livre: Forma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1745D618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AFA6CE" id="_x0000_s1038" style="position:absolute;margin-left:125pt;margin-top:5.4pt;width:220.5pt;height:2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EOtgQYAAEMVAAAOAAAAZHJzL2Uyb0RvYy54bWysmF+PnDYUxd8r9TtYPLZKZvgPo8xGUaJU&#10;laI2SlIpeWQYvDMqAxSzO5N++p57gbuA2T5UTZQNrA/H1797bYN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ARzEOt&#10;gQYAAEM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1745D618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9EF5EF" w14:textId="77777777" w:rsidR="00DA337A" w:rsidRPr="002929B8" w:rsidRDefault="00DA337A" w:rsidP="00DA337A">
            <w:pPr>
              <w:spacing w:line="256" w:lineRule="auto"/>
              <w:ind w:right="-1"/>
            </w:pPr>
          </w:p>
        </w:tc>
      </w:tr>
      <w:tr w:rsidR="00DA337A" w:rsidRPr="002929B8" w14:paraId="2A16F466" w14:textId="77777777" w:rsidTr="004D3CC0">
        <w:trPr>
          <w:trHeight w:val="2986"/>
        </w:trPr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E2077FE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drawing>
                <wp:inline distT="0" distB="0" distL="0" distR="0" wp14:anchorId="126E0569" wp14:editId="21D243B2">
                  <wp:extent cx="937895" cy="974090"/>
                  <wp:effectExtent l="0" t="0" r="0" b="0"/>
                  <wp:docPr id="670142691" name="Imagem 83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EA828B5" w14:textId="77777777" w:rsidR="00DA337A" w:rsidRPr="00FE3F64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color w:val="FFFFFF"/>
              </w:rPr>
            </w:pPr>
            <w:r w:rsidRPr="00FE3F64">
              <w:rPr>
                <w:rFonts w:eastAsia="Times New Roman"/>
                <w:b/>
                <w:bCs/>
                <w:color w:val="FFFFFF"/>
              </w:rPr>
              <w:t xml:space="preserve">Compatibilidade da Câmera </w:t>
            </w:r>
            <w:proofErr w:type="spellStart"/>
            <w:r w:rsidRPr="00FE3F64">
              <w:rPr>
                <w:rFonts w:eastAsia="Times New Roman"/>
                <w:b/>
                <w:bCs/>
                <w:color w:val="FFFFFF"/>
              </w:rPr>
              <w:t>Raspberry</w:t>
            </w:r>
            <w:proofErr w:type="spellEnd"/>
            <w:r w:rsidRPr="00FE3F64">
              <w:rPr>
                <w:rFonts w:eastAsia="Times New Roman"/>
                <w:b/>
                <w:bCs/>
                <w:color w:val="FFFFFF"/>
              </w:rPr>
              <w:t xml:space="preserve"> Pi </w:t>
            </w:r>
            <w:proofErr w:type="spellStart"/>
            <w:r w:rsidRPr="00FE3F64">
              <w:rPr>
                <w:rFonts w:eastAsia="Times New Roman"/>
                <w:b/>
                <w:bCs/>
                <w:color w:val="FFFFFF"/>
              </w:rPr>
              <w:t>Rev</w:t>
            </w:r>
            <w:proofErr w:type="spellEnd"/>
            <w:r w:rsidRPr="00FE3F64">
              <w:rPr>
                <w:rFonts w:eastAsia="Times New Roman"/>
                <w:b/>
                <w:bCs/>
                <w:color w:val="FFFFFF"/>
              </w:rPr>
              <w:t xml:space="preserve"> 1.3 (OV5647)</w:t>
            </w:r>
          </w:p>
          <w:p w14:paraId="242E9500" w14:textId="77777777" w:rsidR="00DA337A" w:rsidRPr="00C62155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color w:val="FFFFFF"/>
              </w:rPr>
            </w:pPr>
            <w:r w:rsidRPr="00FE3F64">
              <w:rPr>
                <w:rFonts w:eastAsia="Times New Roman"/>
                <w:color w:val="FFFFFF"/>
              </w:rPr>
              <w:t xml:space="preserve">Diferente das câmeras mais recentes, a Câmera </w:t>
            </w:r>
            <w:proofErr w:type="spellStart"/>
            <w:r w:rsidRPr="00FE3F64">
              <w:rPr>
                <w:rFonts w:eastAsia="Times New Roman"/>
                <w:color w:val="FFFFFF"/>
              </w:rPr>
              <w:t>Rev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1.3 (sensor </w:t>
            </w:r>
            <w:proofErr w:type="spellStart"/>
            <w:r w:rsidRPr="00FE3F64">
              <w:rPr>
                <w:rFonts w:eastAsia="Times New Roman"/>
                <w:color w:val="FFFFFF"/>
              </w:rPr>
              <w:t>OmniVision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OV5647) não possui chip EEPROM de identificação automática no </w:t>
            </w:r>
            <w:proofErr w:type="spellStart"/>
            <w:r w:rsidRPr="00FE3F64">
              <w:rPr>
                <w:rFonts w:eastAsia="Times New Roman"/>
                <w:color w:val="FFFFFF"/>
              </w:rPr>
              <w:t>Raspberry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Pi 5 / Debian </w:t>
            </w:r>
            <w:proofErr w:type="spellStart"/>
            <w:r w:rsidRPr="00FE3F64">
              <w:rPr>
                <w:rFonts w:eastAsia="Times New Roman"/>
                <w:color w:val="FFFFFF"/>
              </w:rPr>
              <w:t>Bookworm</w:t>
            </w:r>
            <w:proofErr w:type="spellEnd"/>
            <w:r w:rsidRPr="00FE3F64">
              <w:rPr>
                <w:rFonts w:eastAsia="Times New Roman"/>
                <w:color w:val="FFFFFF"/>
              </w:rPr>
              <w:t>/</w:t>
            </w:r>
            <w:proofErr w:type="spellStart"/>
            <w:r w:rsidRPr="00FE3F64">
              <w:rPr>
                <w:rFonts w:eastAsia="Times New Roman"/>
                <w:color w:val="FFFFFF"/>
              </w:rPr>
              <w:t>Trixie</w:t>
            </w:r>
            <w:proofErr w:type="spellEnd"/>
            <w:r w:rsidRPr="00FE3F64">
              <w:rPr>
                <w:rFonts w:eastAsia="Times New Roman"/>
                <w:color w:val="FFFFFF"/>
              </w:rPr>
              <w:t>. Por isso, precisamos habilitar o suporte no firmware do sistema host antes de mapeá-la para o container Docker.</w:t>
            </w:r>
          </w:p>
        </w:tc>
      </w:tr>
    </w:tbl>
    <w:p w14:paraId="4DAAA6E6" w14:textId="77777777" w:rsidR="00DA337A" w:rsidRDefault="00DA337A" w:rsidP="00DA337A">
      <w:pPr>
        <w:ind w:right="-1"/>
        <w:jc w:val="both"/>
      </w:pPr>
    </w:p>
    <w:p w14:paraId="26D1A816" w14:textId="77777777" w:rsidR="00DA337A" w:rsidRPr="00FE3F64" w:rsidRDefault="00DA337A" w:rsidP="00DA337A">
      <w:pPr>
        <w:ind w:right="-1"/>
        <w:jc w:val="both"/>
        <w:rPr>
          <w:b/>
          <w:bCs/>
        </w:rPr>
      </w:pPr>
      <w:r w:rsidRPr="00FE3F64">
        <w:rPr>
          <w:b/>
          <w:bCs/>
        </w:rPr>
        <w:t>Passo 1 — Habilitar o Driver da Câmera no Host (</w:t>
      </w:r>
      <w:proofErr w:type="spellStart"/>
      <w:r w:rsidRPr="00FE3F64">
        <w:rPr>
          <w:b/>
          <w:bCs/>
        </w:rPr>
        <w:t>Raspberry</w:t>
      </w:r>
      <w:proofErr w:type="spellEnd"/>
      <w:r w:rsidRPr="00FE3F64">
        <w:rPr>
          <w:b/>
          <w:bCs/>
        </w:rPr>
        <w:t xml:space="preserve"> Pi)</w:t>
      </w:r>
    </w:p>
    <w:p w14:paraId="542A285C" w14:textId="77777777" w:rsidR="00DA337A" w:rsidRPr="00FE3F64" w:rsidRDefault="00DA337A" w:rsidP="00DA337A">
      <w:pPr>
        <w:ind w:right="-1"/>
        <w:jc w:val="both"/>
      </w:pPr>
      <w:r w:rsidRPr="00FE3F64">
        <w:t xml:space="preserve">No terminal do host da </w:t>
      </w:r>
      <w:proofErr w:type="spellStart"/>
      <w:r w:rsidRPr="00FE3F64">
        <w:t>Raspberry</w:t>
      </w:r>
      <w:proofErr w:type="spellEnd"/>
      <w:r w:rsidRPr="00FE3F64">
        <w:t xml:space="preserve"> Pi (fora do container), abra o arquivo de configuração do firmware:</w:t>
      </w:r>
    </w:p>
    <w:p w14:paraId="705B3F7D" w14:textId="77777777" w:rsidR="00DA337A" w:rsidRPr="002716A1" w:rsidRDefault="00DA337A" w:rsidP="00DA337A">
      <w:pPr>
        <w:pStyle w:val="CodeDark"/>
        <w:ind w:right="-1"/>
        <w:rPr>
          <w:lang w:val="en-US"/>
        </w:rPr>
      </w:pPr>
      <w:proofErr w:type="spellStart"/>
      <w:r w:rsidRPr="002716A1">
        <w:rPr>
          <w:lang w:val="en-US"/>
        </w:rPr>
        <w:t>sudo</w:t>
      </w:r>
      <w:proofErr w:type="spellEnd"/>
      <w:r w:rsidRPr="002716A1">
        <w:rPr>
          <w:lang w:val="en-US"/>
        </w:rPr>
        <w:t xml:space="preserve"> nano /boot/firmware/config.txt</w:t>
      </w:r>
    </w:p>
    <w:p w14:paraId="779F9817" w14:textId="77777777" w:rsidR="00DA337A" w:rsidRPr="008F1BD0" w:rsidRDefault="00DA337A" w:rsidP="00DA337A">
      <w:pPr>
        <w:ind w:right="-1"/>
        <w:jc w:val="both"/>
      </w:pPr>
      <w:r w:rsidRPr="002716A1">
        <w:rPr>
          <w:lang w:val="en-US"/>
        </w:rPr>
        <w:tab/>
      </w:r>
      <w:r w:rsidRPr="00FE3F64">
        <w:t>Adicione ao final do arquivo a declaração do sensor:</w:t>
      </w:r>
    </w:p>
    <w:p w14:paraId="409AA9F5" w14:textId="77777777" w:rsidR="00DA337A" w:rsidRPr="0011752E" w:rsidRDefault="00DA337A" w:rsidP="00DA337A">
      <w:pPr>
        <w:pStyle w:val="CodeDark"/>
        <w:ind w:right="-1"/>
        <w:rPr>
          <w:rFonts w:ascii="Abadi" w:hAnsi="Abadi"/>
          <w:color w:val="2B2B2B"/>
          <w:sz w:val="28"/>
        </w:rPr>
      </w:pPr>
      <w:proofErr w:type="spellStart"/>
      <w:r w:rsidRPr="00FE3F64">
        <w:t>dtoverlay</w:t>
      </w:r>
      <w:proofErr w:type="spellEnd"/>
      <w:r w:rsidRPr="00FE3F64">
        <w:t>=ov5647</w:t>
      </w:r>
    </w:p>
    <w:p w14:paraId="087702BC" w14:textId="77777777" w:rsidR="00DA337A" w:rsidRPr="00FE3F64" w:rsidRDefault="00DA337A" w:rsidP="00DA337A">
      <w:pPr>
        <w:ind w:right="-1"/>
      </w:pPr>
      <w:r w:rsidRPr="00FE3F64">
        <w:t xml:space="preserve">(Caso queira amarrar à porta física específica: use </w:t>
      </w:r>
      <w:proofErr w:type="spellStart"/>
      <w:r w:rsidRPr="0011752E">
        <w:t>dtoverlay</w:t>
      </w:r>
      <w:proofErr w:type="spellEnd"/>
      <w:r w:rsidRPr="0011752E">
        <w:t>=ov</w:t>
      </w:r>
      <w:proofErr w:type="gramStart"/>
      <w:r w:rsidRPr="0011752E">
        <w:t>5647,cam</w:t>
      </w:r>
      <w:proofErr w:type="gramEnd"/>
      <w:r w:rsidRPr="0011752E">
        <w:t xml:space="preserve">0 </w:t>
      </w:r>
      <w:r w:rsidRPr="00FE3F64">
        <w:t xml:space="preserve">ou </w:t>
      </w:r>
      <w:proofErr w:type="spellStart"/>
      <w:r w:rsidRPr="0011752E">
        <w:t>dtoverlay</w:t>
      </w:r>
      <w:proofErr w:type="spellEnd"/>
      <w:r w:rsidRPr="0011752E">
        <w:t>=ov</w:t>
      </w:r>
      <w:proofErr w:type="gramStart"/>
      <w:r w:rsidRPr="0011752E">
        <w:t>5647,cam</w:t>
      </w:r>
      <w:proofErr w:type="gramEnd"/>
      <w:r w:rsidRPr="0011752E">
        <w:t>1</w:t>
      </w:r>
      <w:r w:rsidRPr="00FE3F64">
        <w:t>.)</w:t>
      </w:r>
    </w:p>
    <w:p w14:paraId="58B09AE5" w14:textId="77777777" w:rsidR="00DA337A" w:rsidRDefault="00DA337A" w:rsidP="00DA337A">
      <w:pPr>
        <w:ind w:right="-1"/>
        <w:rPr>
          <w:sz w:val="24"/>
          <w:szCs w:val="24"/>
        </w:rPr>
      </w:pPr>
    </w:p>
    <w:p w14:paraId="0A3330AA" w14:textId="77777777" w:rsidR="00DA337A" w:rsidRDefault="00DA337A" w:rsidP="00DA337A">
      <w:pPr>
        <w:ind w:right="-1"/>
      </w:pPr>
      <w:r w:rsidRPr="00FE3F64">
        <w:t xml:space="preserve">Salve com </w:t>
      </w:r>
      <w:proofErr w:type="spellStart"/>
      <w:r w:rsidRPr="00FE3F64">
        <w:t>Ctrl+O</w:t>
      </w:r>
      <w:proofErr w:type="spellEnd"/>
      <w:r w:rsidRPr="00FE3F64">
        <w:t xml:space="preserve">, </w:t>
      </w:r>
      <w:proofErr w:type="spellStart"/>
      <w:r w:rsidRPr="00FE3F64">
        <w:t>Enter</w:t>
      </w:r>
      <w:proofErr w:type="spellEnd"/>
      <w:r w:rsidRPr="00FE3F64">
        <w:t xml:space="preserve">, saia com </w:t>
      </w:r>
      <w:proofErr w:type="spellStart"/>
      <w:r w:rsidRPr="00FE3F64">
        <w:t>Ctrl+X</w:t>
      </w:r>
      <w:proofErr w:type="spellEnd"/>
      <w:r w:rsidRPr="00FE3F64">
        <w:t xml:space="preserve"> e reinicie a placa:</w:t>
      </w:r>
    </w:p>
    <w:p w14:paraId="68DEABB1" w14:textId="77777777" w:rsidR="00DA337A" w:rsidRPr="0051176A" w:rsidRDefault="00DA337A" w:rsidP="00DA337A">
      <w:pPr>
        <w:pStyle w:val="CodeDark"/>
        <w:ind w:right="-1"/>
      </w:pPr>
      <w:proofErr w:type="spellStart"/>
      <w:r w:rsidRPr="00FE3F64">
        <w:lastRenderedPageBreak/>
        <w:t>sudo</w:t>
      </w:r>
      <w:proofErr w:type="spellEnd"/>
      <w:r w:rsidRPr="00FE3F64">
        <w:t xml:space="preserve"> reboot</w:t>
      </w:r>
    </w:p>
    <w:p w14:paraId="416D9F82" w14:textId="77777777" w:rsidR="00DA337A" w:rsidRDefault="00DA337A" w:rsidP="00DA337A">
      <w:pPr>
        <w:ind w:right="-1"/>
      </w:pPr>
      <w:r w:rsidRPr="00FE3F64">
        <w:t xml:space="preserve">Após reiniciar, valide se o subsistema </w:t>
      </w:r>
      <w:proofErr w:type="spellStart"/>
      <w:r w:rsidRPr="0011752E">
        <w:t>libcamera</w:t>
      </w:r>
      <w:proofErr w:type="spellEnd"/>
      <w:r w:rsidRPr="00FE3F64">
        <w:t xml:space="preserve"> reconheceu a câmera:</w:t>
      </w:r>
    </w:p>
    <w:p w14:paraId="258D21E2" w14:textId="77777777" w:rsidR="00DA337A" w:rsidRPr="00FE3F64" w:rsidRDefault="00DA337A" w:rsidP="00DA337A">
      <w:pPr>
        <w:pStyle w:val="CodeDark"/>
        <w:ind w:right="-1"/>
        <w:rPr>
          <w:szCs w:val="24"/>
        </w:rPr>
      </w:pPr>
      <w:proofErr w:type="spellStart"/>
      <w:r w:rsidRPr="00FE3F64">
        <w:rPr>
          <w:szCs w:val="24"/>
        </w:rPr>
        <w:t>rpicam-hello</w:t>
      </w:r>
      <w:proofErr w:type="spellEnd"/>
      <w:r w:rsidRPr="00FE3F64">
        <w:rPr>
          <w:szCs w:val="24"/>
        </w:rPr>
        <w:t xml:space="preserve"> --</w:t>
      </w:r>
      <w:proofErr w:type="spellStart"/>
      <w:r w:rsidRPr="00FE3F64">
        <w:rPr>
          <w:szCs w:val="24"/>
        </w:rPr>
        <w:t>list-cameras</w:t>
      </w:r>
      <w:proofErr w:type="spellEnd"/>
    </w:p>
    <w:p w14:paraId="3259A4E8" w14:textId="77777777" w:rsidR="00DA337A" w:rsidRDefault="00DA337A" w:rsidP="00DA337A">
      <w:pPr>
        <w:ind w:right="-1"/>
      </w:pPr>
      <w:r w:rsidRPr="00FE3F64">
        <w:t xml:space="preserve">Deverá ser listado o dispositivo </w:t>
      </w:r>
      <w:r w:rsidRPr="0011752E">
        <w:t>ov5647</w:t>
      </w:r>
      <w:r w:rsidRPr="00FE3F64">
        <w:t xml:space="preserve">, com suas resoluções e modos suportados. Esta validação acontece </w:t>
      </w:r>
      <w:r w:rsidRPr="00FE3F64">
        <w:rPr>
          <w:b/>
          <w:bCs/>
        </w:rPr>
        <w:t>fora</w:t>
      </w:r>
      <w:r w:rsidRPr="00FE3F64">
        <w:t xml:space="preserve"> do container — se a câmera não aparecer aqui, o problema está no firmware/overlay, não no Docker.</w:t>
      </w:r>
    </w:p>
    <w:p w14:paraId="34182EE6" w14:textId="77777777" w:rsidR="00DA337A" w:rsidRDefault="00DA337A" w:rsidP="00DA337A">
      <w:pPr>
        <w:ind w:right="-1"/>
      </w:pPr>
    </w:p>
    <w:p w14:paraId="1ECC067F" w14:textId="77777777" w:rsidR="00DA337A" w:rsidRPr="00FE3F64" w:rsidRDefault="00DA337A" w:rsidP="00DA337A">
      <w:pPr>
        <w:ind w:right="-1"/>
        <w:rPr>
          <w:b/>
          <w:bCs/>
        </w:rPr>
      </w:pPr>
      <w:r w:rsidRPr="00FE3F64">
        <w:rPr>
          <w:b/>
          <w:bCs/>
        </w:rPr>
        <w:t xml:space="preserve">Passo 2 — Atualizar o </w:t>
      </w:r>
      <w:proofErr w:type="spellStart"/>
      <w:r w:rsidRPr="00FE3F64">
        <w:rPr>
          <w:b/>
          <w:bCs/>
        </w:rPr>
        <w:t>docker-compose.yml</w:t>
      </w:r>
      <w:proofErr w:type="spellEnd"/>
    </w:p>
    <w:p w14:paraId="142200EB" w14:textId="77777777" w:rsidR="00DA337A" w:rsidRDefault="00DA337A" w:rsidP="00DA337A">
      <w:pPr>
        <w:ind w:right="-1"/>
      </w:pPr>
      <w:r w:rsidRPr="00FE3F64">
        <w:t>Para que o container acesse os buffers de vídeo (</w:t>
      </w:r>
      <w:proofErr w:type="spellStart"/>
      <w:r w:rsidRPr="0011752E">
        <w:t>dma_heap</w:t>
      </w:r>
      <w:proofErr w:type="spellEnd"/>
      <w:r w:rsidRPr="00FE3F64">
        <w:t xml:space="preserve"> e nós de mídia do kernel), precisamos conceder privilégios de hardware ao serviço </w:t>
      </w:r>
      <w:proofErr w:type="spellStart"/>
      <w:r w:rsidRPr="0011752E">
        <w:t>yolo</w:t>
      </w:r>
      <w:proofErr w:type="spellEnd"/>
      <w:r w:rsidRPr="0011752E">
        <w:t>-api</w:t>
      </w:r>
      <w:r w:rsidRPr="00FE3F64">
        <w:t>.</w:t>
      </w: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029B8625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789F57C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A7BC022" wp14:editId="1886A23C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695444308" name="Forma Livre: Forma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59601A3E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7BC022" id="_x0000_s1039" style="position:absolute;margin-left:125pt;margin-top:5.4pt;width:220.5pt;height:2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20YgQYAAEMVAAAOAAAAZHJzL2Uyb0RvYy54bWysmF+PnDYUxd8r9TtYPLZKZvgPo8xGUaJU&#10;laI2SlIpeWQYvDMqAxSzO5N++p57gbuA2T5UTZQNrA/H1797bYN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Bbg20Y&#10;gQYAAEM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59601A3E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352B50E9" w14:textId="77777777" w:rsidTr="004D3CC0"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375E2BB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000A8F06" wp14:editId="301D87A3">
                  <wp:extent cx="914400" cy="937895"/>
                  <wp:effectExtent l="0" t="0" r="0" b="0"/>
                  <wp:docPr id="1011530646" name="Imagem 84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C87D6A1" w14:textId="77777777" w:rsidR="00DA337A" w:rsidRDefault="00DA337A" w:rsidP="00DA337A">
            <w:pPr>
              <w:keepNext/>
              <w:keepLines/>
              <w:spacing w:before="400" w:after="240" w:line="240" w:lineRule="auto"/>
              <w:ind w:right="-1"/>
              <w:rPr>
                <w:rFonts w:eastAsia="Times New Roman"/>
                <w:color w:val="FFFFFF"/>
              </w:rPr>
            </w:pPr>
            <w:r w:rsidRPr="00FE3F64">
              <w:rPr>
                <w:rFonts w:eastAsia="Times New Roman"/>
                <w:color w:val="FFFFFF"/>
              </w:rPr>
              <w:t xml:space="preserve">Mapeamento de </w:t>
            </w:r>
            <w:proofErr w:type="spellStart"/>
            <w:r w:rsidRPr="00FE3F64">
              <w:rPr>
                <w:rFonts w:eastAsia="Times New Roman"/>
                <w:color w:val="FFFFFF"/>
              </w:rPr>
              <w:t>udev</w:t>
            </w:r>
            <w:proofErr w:type="spellEnd"/>
          </w:p>
          <w:p w14:paraId="0241E643" w14:textId="77777777" w:rsidR="00DA337A" w:rsidRPr="00FE3F64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color w:val="FFFFFF"/>
              </w:rPr>
            </w:pPr>
            <w:r w:rsidRPr="00FE3F64">
              <w:rPr>
                <w:rFonts w:eastAsia="Times New Roman"/>
                <w:color w:val="FFFFFF"/>
              </w:rPr>
              <w:t>Além dos dispositivos em /</w:t>
            </w:r>
            <w:proofErr w:type="spellStart"/>
            <w:r w:rsidRPr="00FE3F64">
              <w:rPr>
                <w:rFonts w:eastAsia="Times New Roman"/>
                <w:color w:val="FFFFFF"/>
              </w:rPr>
              <w:t>dev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, o </w:t>
            </w:r>
            <w:proofErr w:type="spellStart"/>
            <w:r w:rsidRPr="00FE3F64">
              <w:rPr>
                <w:rFonts w:eastAsia="Times New Roman"/>
                <w:color w:val="FFFFFF"/>
              </w:rPr>
              <w:t>libcamera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consulta o banco de dados do </w:t>
            </w:r>
            <w:proofErr w:type="spellStart"/>
            <w:r w:rsidRPr="00FE3F64">
              <w:rPr>
                <w:rFonts w:eastAsia="Times New Roman"/>
                <w:b/>
                <w:bCs/>
                <w:color w:val="FFFFFF"/>
              </w:rPr>
              <w:t>udev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(em /</w:t>
            </w:r>
            <w:proofErr w:type="spellStart"/>
            <w:r w:rsidRPr="00FE3F64">
              <w:rPr>
                <w:rFonts w:eastAsia="Times New Roman"/>
                <w:color w:val="FFFFFF"/>
              </w:rPr>
              <w:t>run</w:t>
            </w:r>
            <w:proofErr w:type="spellEnd"/>
            <w:r w:rsidRPr="00FE3F64">
              <w:rPr>
                <w:rFonts w:eastAsia="Times New Roman"/>
                <w:color w:val="FFFFFF"/>
              </w:rPr>
              <w:t>/</w:t>
            </w:r>
            <w:proofErr w:type="spellStart"/>
            <w:r w:rsidRPr="00FE3F64">
              <w:rPr>
                <w:rFonts w:eastAsia="Times New Roman"/>
                <w:color w:val="FFFFFF"/>
              </w:rPr>
              <w:t>udev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) para casar o sensor físico (endereço I2C, </w:t>
            </w:r>
            <w:proofErr w:type="spellStart"/>
            <w:r w:rsidRPr="00FE3F64">
              <w:rPr>
                <w:rFonts w:eastAsia="Times New Roman"/>
                <w:color w:val="FFFFFF"/>
              </w:rPr>
              <w:t>binding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do device </w:t>
            </w:r>
            <w:proofErr w:type="spellStart"/>
            <w:r w:rsidRPr="00FE3F64">
              <w:rPr>
                <w:rFonts w:eastAsia="Times New Roman"/>
                <w:color w:val="FFFFFF"/>
              </w:rPr>
              <w:t>tree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) com o pipeline </w:t>
            </w:r>
            <w:proofErr w:type="spellStart"/>
            <w:r w:rsidRPr="00FE3F64">
              <w:rPr>
                <w:rFonts w:eastAsia="Times New Roman"/>
                <w:color w:val="FFFFFF"/>
              </w:rPr>
              <w:t>handler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correto (no caso do Pi 5, o </w:t>
            </w:r>
            <w:proofErr w:type="spellStart"/>
            <w:r w:rsidRPr="00FE3F64">
              <w:rPr>
                <w:rFonts w:eastAsia="Times New Roman"/>
                <w:color w:val="FFFFFF"/>
              </w:rPr>
              <w:t>rpi</w:t>
            </w:r>
            <w:proofErr w:type="spellEnd"/>
            <w:r w:rsidRPr="00FE3F64">
              <w:rPr>
                <w:rFonts w:eastAsia="Times New Roman"/>
                <w:color w:val="FFFFFF"/>
              </w:rPr>
              <w:t>/</w:t>
            </w:r>
            <w:proofErr w:type="spellStart"/>
            <w:r w:rsidRPr="00FE3F64">
              <w:rPr>
                <w:rFonts w:eastAsia="Times New Roman"/>
                <w:color w:val="FFFFFF"/>
              </w:rPr>
              <w:t>pisp</w:t>
            </w:r>
            <w:proofErr w:type="spellEnd"/>
            <w:r w:rsidRPr="00FE3F64">
              <w:rPr>
                <w:rFonts w:eastAsia="Times New Roman"/>
                <w:color w:val="FFFFFF"/>
              </w:rPr>
              <w:t>). Sem esse mapeamento, o container enxerga normalmente os nós /</w:t>
            </w:r>
            <w:proofErr w:type="spellStart"/>
            <w:r w:rsidRPr="00FE3F64">
              <w:rPr>
                <w:rFonts w:eastAsia="Times New Roman"/>
                <w:color w:val="FFFFFF"/>
              </w:rPr>
              <w:t>dev</w:t>
            </w:r>
            <w:proofErr w:type="spellEnd"/>
            <w:r w:rsidRPr="00FE3F64">
              <w:rPr>
                <w:rFonts w:eastAsia="Times New Roman"/>
                <w:color w:val="FFFFFF"/>
              </w:rPr>
              <w:t>/</w:t>
            </w:r>
            <w:proofErr w:type="spellStart"/>
            <w:r w:rsidRPr="00FE3F64">
              <w:rPr>
                <w:rFonts w:eastAsia="Times New Roman"/>
                <w:color w:val="FFFFFF"/>
              </w:rPr>
              <w:t>video</w:t>
            </w:r>
            <w:proofErr w:type="spellEnd"/>
            <w:r w:rsidRPr="00FE3F64">
              <w:rPr>
                <w:rFonts w:eastAsia="Times New Roman"/>
                <w:color w:val="FFFFFF"/>
              </w:rPr>
              <w:t>* e /</w:t>
            </w:r>
            <w:proofErr w:type="spellStart"/>
            <w:r w:rsidRPr="00FE3F64">
              <w:rPr>
                <w:rFonts w:eastAsia="Times New Roman"/>
                <w:color w:val="FFFFFF"/>
              </w:rPr>
              <w:t>dev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/media*, mas o </w:t>
            </w:r>
            <w:proofErr w:type="spellStart"/>
            <w:r w:rsidRPr="00FE3F64">
              <w:rPr>
                <w:rFonts w:eastAsia="Times New Roman"/>
                <w:color w:val="FFFFFF"/>
              </w:rPr>
              <w:t>rpicam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-still falha com *** no </w:t>
            </w:r>
            <w:proofErr w:type="spellStart"/>
            <w:r w:rsidRPr="00FE3F64">
              <w:rPr>
                <w:rFonts w:eastAsia="Times New Roman"/>
                <w:color w:val="FFFFFF"/>
              </w:rPr>
              <w:t>cameras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</w:t>
            </w:r>
            <w:proofErr w:type="spellStart"/>
            <w:r w:rsidRPr="00FE3F64">
              <w:rPr>
                <w:rFonts w:eastAsia="Times New Roman"/>
                <w:color w:val="FFFFFF"/>
              </w:rPr>
              <w:t>available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*** — mesmo com </w:t>
            </w:r>
            <w:proofErr w:type="spellStart"/>
            <w:r w:rsidRPr="00FE3F64">
              <w:rPr>
                <w:rFonts w:eastAsia="Times New Roman"/>
                <w:color w:val="FFFFFF"/>
              </w:rPr>
              <w:t>privileged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: </w:t>
            </w:r>
            <w:proofErr w:type="spellStart"/>
            <w:r w:rsidRPr="00FE3F64">
              <w:rPr>
                <w:rFonts w:eastAsia="Times New Roman"/>
                <w:color w:val="FFFFFF"/>
              </w:rPr>
              <w:t>true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habilitado e o volume /</w:t>
            </w:r>
            <w:proofErr w:type="spellStart"/>
            <w:r w:rsidRPr="00FE3F64">
              <w:rPr>
                <w:rFonts w:eastAsia="Times New Roman"/>
                <w:color w:val="FFFFFF"/>
              </w:rPr>
              <w:t>dev</w:t>
            </w:r>
            <w:proofErr w:type="spellEnd"/>
            <w:r w:rsidRPr="00FE3F64">
              <w:rPr>
                <w:rFonts w:eastAsia="Times New Roman"/>
                <w:color w:val="FFFFFF"/>
              </w:rPr>
              <w:t>:/</w:t>
            </w:r>
            <w:proofErr w:type="spellStart"/>
            <w:r w:rsidRPr="00FE3F64">
              <w:rPr>
                <w:rFonts w:eastAsia="Times New Roman"/>
                <w:color w:val="FFFFFF"/>
              </w:rPr>
              <w:t>dev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mapeado. Por isso, o volume /</w:t>
            </w:r>
            <w:proofErr w:type="spellStart"/>
            <w:r w:rsidRPr="00FE3F64">
              <w:rPr>
                <w:rFonts w:eastAsia="Times New Roman"/>
                <w:color w:val="FFFFFF"/>
              </w:rPr>
              <w:t>run</w:t>
            </w:r>
            <w:proofErr w:type="spellEnd"/>
            <w:r w:rsidRPr="00FE3F64">
              <w:rPr>
                <w:rFonts w:eastAsia="Times New Roman"/>
                <w:color w:val="FFFFFF"/>
              </w:rPr>
              <w:t>/</w:t>
            </w:r>
            <w:proofErr w:type="spellStart"/>
            <w:r w:rsidRPr="00FE3F64">
              <w:rPr>
                <w:rFonts w:eastAsia="Times New Roman"/>
                <w:color w:val="FFFFFF"/>
              </w:rPr>
              <w:t>udev</w:t>
            </w:r>
            <w:proofErr w:type="spellEnd"/>
            <w:r w:rsidRPr="00FE3F64">
              <w:rPr>
                <w:rFonts w:eastAsia="Times New Roman"/>
                <w:color w:val="FFFFFF"/>
              </w:rPr>
              <w:t>:/</w:t>
            </w:r>
            <w:proofErr w:type="spellStart"/>
            <w:r w:rsidRPr="00FE3F64">
              <w:rPr>
                <w:rFonts w:eastAsia="Times New Roman"/>
                <w:color w:val="FFFFFF"/>
              </w:rPr>
              <w:t>run</w:t>
            </w:r>
            <w:proofErr w:type="spellEnd"/>
            <w:r w:rsidRPr="00FE3F64">
              <w:rPr>
                <w:rFonts w:eastAsia="Times New Roman"/>
                <w:color w:val="FFFFFF"/>
              </w:rPr>
              <w:t>/</w:t>
            </w:r>
            <w:proofErr w:type="spellStart"/>
            <w:r w:rsidRPr="00FE3F64">
              <w:rPr>
                <w:rFonts w:eastAsia="Times New Roman"/>
                <w:color w:val="FFFFFF"/>
              </w:rPr>
              <w:t>udev:ro</w:t>
            </w:r>
            <w:proofErr w:type="spellEnd"/>
            <w:r w:rsidRPr="00FE3F64">
              <w:rPr>
                <w:rFonts w:eastAsia="Times New Roman"/>
                <w:color w:val="FFFFFF"/>
              </w:rPr>
              <w:t xml:space="preserve"> é obrigatório.</w:t>
            </w:r>
          </w:p>
        </w:tc>
      </w:tr>
    </w:tbl>
    <w:p w14:paraId="59CBD9CE" w14:textId="77777777" w:rsidR="00DA337A" w:rsidRDefault="00DA337A" w:rsidP="00DA337A">
      <w:pPr>
        <w:ind w:right="-1"/>
      </w:pPr>
    </w:p>
    <w:p w14:paraId="7C6F9889" w14:textId="77777777" w:rsidR="00DA337A" w:rsidRDefault="00DA337A" w:rsidP="00DA337A">
      <w:pPr>
        <w:ind w:right="-1"/>
      </w:pPr>
      <w:r w:rsidRPr="00FE3F64">
        <w:t>Abra o arquivo de orquestração:</w:t>
      </w:r>
    </w:p>
    <w:p w14:paraId="603BC4C4" w14:textId="77777777" w:rsidR="00DA337A" w:rsidRPr="0051176A" w:rsidRDefault="00DA337A" w:rsidP="00DA337A">
      <w:pPr>
        <w:pStyle w:val="CodeDark"/>
        <w:ind w:right="-1"/>
      </w:pPr>
      <w:r w:rsidRPr="00FE3F64">
        <w:rPr>
          <w:szCs w:val="24"/>
        </w:rPr>
        <w:t>nano ~/</w:t>
      </w:r>
      <w:proofErr w:type="spellStart"/>
      <w:r w:rsidRPr="00FE3F64">
        <w:rPr>
          <w:szCs w:val="24"/>
        </w:rPr>
        <w:t>yolo</w:t>
      </w:r>
      <w:proofErr w:type="spellEnd"/>
      <w:r w:rsidRPr="00FE3F64">
        <w:rPr>
          <w:szCs w:val="24"/>
        </w:rPr>
        <w:t>-api/</w:t>
      </w:r>
      <w:proofErr w:type="spellStart"/>
      <w:r w:rsidRPr="00FE3F64">
        <w:rPr>
          <w:szCs w:val="24"/>
        </w:rPr>
        <w:t>docker-compose.yml</w:t>
      </w:r>
      <w:proofErr w:type="spellEnd"/>
    </w:p>
    <w:p w14:paraId="6FF87CED" w14:textId="77777777" w:rsidR="00DA337A" w:rsidRDefault="00DA337A" w:rsidP="00DA337A">
      <w:pPr>
        <w:ind w:right="-1"/>
      </w:pPr>
    </w:p>
    <w:p w14:paraId="2ADD7541" w14:textId="77777777" w:rsidR="00DA337A" w:rsidRDefault="00DA337A" w:rsidP="00DA337A">
      <w:pPr>
        <w:ind w:right="-1"/>
      </w:pPr>
      <w:r w:rsidRPr="00BA6A5C">
        <w:t>Substitua o conteúdo do arquivo por:</w:t>
      </w:r>
    </w:p>
    <w:p w14:paraId="0CE7FA7C" w14:textId="77777777" w:rsidR="00DA337A" w:rsidRDefault="00DA337A" w:rsidP="00DA337A">
      <w:pPr>
        <w:ind w:right="-1"/>
      </w:pPr>
      <w:r w:rsidRPr="0011752E">
        <w:t xml:space="preserve">Obs.: Digite Ctrl+6, role para selecionar o texto todo e digite </w:t>
      </w:r>
      <w:proofErr w:type="spellStart"/>
      <w:r w:rsidRPr="0011752E">
        <w:t>Ctrl+k</w:t>
      </w:r>
      <w:proofErr w:type="spellEnd"/>
      <w:r w:rsidRPr="0011752E">
        <w:t xml:space="preserve"> para limpar</w:t>
      </w:r>
    </w:p>
    <w:p w14:paraId="3A811F8B" w14:textId="77777777" w:rsidR="00DA337A" w:rsidRDefault="00DA337A" w:rsidP="00DA337A">
      <w:pPr>
        <w:ind w:right="-1"/>
      </w:pPr>
    </w:p>
    <w:p w14:paraId="06A3EFB1" w14:textId="77777777" w:rsidR="00DA337A" w:rsidRDefault="00DA337A" w:rsidP="00DA337A">
      <w:pPr>
        <w:ind w:right="-1"/>
      </w:pPr>
    </w:p>
    <w:p w14:paraId="5A2F04C2" w14:textId="77777777" w:rsidR="00DA337A" w:rsidRPr="0011752E" w:rsidRDefault="00DA337A" w:rsidP="00DA337A">
      <w:pPr>
        <w:ind w:right="-1"/>
      </w:pPr>
    </w:p>
    <w:p w14:paraId="58D66DC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>services:</w:t>
      </w:r>
    </w:p>
    <w:p w14:paraId="353F3DD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yolo-</w:t>
      </w:r>
      <w:proofErr w:type="spellStart"/>
      <w:r w:rsidRPr="002716A1">
        <w:rPr>
          <w:szCs w:val="24"/>
          <w:lang w:val="en-US"/>
        </w:rPr>
        <w:t>api</w:t>
      </w:r>
      <w:proofErr w:type="spellEnd"/>
      <w:r w:rsidRPr="002716A1">
        <w:rPr>
          <w:szCs w:val="24"/>
          <w:lang w:val="en-US"/>
        </w:rPr>
        <w:t>:</w:t>
      </w:r>
    </w:p>
    <w:p w14:paraId="56336DC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build:</w:t>
      </w:r>
    </w:p>
    <w:p w14:paraId="0E07C9A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context</w:t>
      </w:r>
      <w:proofErr w:type="gramStart"/>
      <w:r w:rsidRPr="002716A1">
        <w:rPr>
          <w:szCs w:val="24"/>
          <w:lang w:val="en-US"/>
        </w:rPr>
        <w:t>: .</w:t>
      </w:r>
      <w:proofErr w:type="gramEnd"/>
    </w:p>
    <w:p w14:paraId="5BD0F63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</w:t>
      </w:r>
      <w:proofErr w:type="spellStart"/>
      <w:r w:rsidRPr="002716A1">
        <w:rPr>
          <w:szCs w:val="24"/>
          <w:lang w:val="en-US"/>
        </w:rPr>
        <w:t>dockerfile</w:t>
      </w:r>
      <w:proofErr w:type="spellEnd"/>
      <w:r w:rsidRPr="002716A1">
        <w:rPr>
          <w:szCs w:val="24"/>
          <w:lang w:val="en-US"/>
        </w:rPr>
        <w:t xml:space="preserve">: </w:t>
      </w:r>
      <w:proofErr w:type="spellStart"/>
      <w:r w:rsidRPr="002716A1">
        <w:rPr>
          <w:szCs w:val="24"/>
          <w:lang w:val="en-US"/>
        </w:rPr>
        <w:t>Dockerfile.api</w:t>
      </w:r>
      <w:proofErr w:type="spellEnd"/>
    </w:p>
    <w:p w14:paraId="7A83A72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container_name</w:t>
      </w:r>
      <w:proofErr w:type="spellEnd"/>
      <w:r w:rsidRPr="002716A1">
        <w:rPr>
          <w:szCs w:val="24"/>
          <w:lang w:val="en-US"/>
        </w:rPr>
        <w:t>: yolo-</w:t>
      </w:r>
      <w:proofErr w:type="spellStart"/>
      <w:r w:rsidRPr="002716A1">
        <w:rPr>
          <w:szCs w:val="24"/>
          <w:lang w:val="en-US"/>
        </w:rPr>
        <w:t>api</w:t>
      </w:r>
      <w:proofErr w:type="spellEnd"/>
    </w:p>
    <w:p w14:paraId="27B05BF6" w14:textId="77777777" w:rsidR="00DA337A" w:rsidRPr="00DA337A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DA337A">
        <w:rPr>
          <w:szCs w:val="24"/>
        </w:rPr>
        <w:t>ports</w:t>
      </w:r>
      <w:proofErr w:type="spellEnd"/>
      <w:r w:rsidRPr="00DA337A">
        <w:rPr>
          <w:szCs w:val="24"/>
        </w:rPr>
        <w:t>:</w:t>
      </w:r>
    </w:p>
    <w:p w14:paraId="33C4A949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DA337A">
        <w:rPr>
          <w:szCs w:val="24"/>
        </w:rPr>
        <w:t xml:space="preserve">      </w:t>
      </w:r>
      <w:r w:rsidRPr="00193B72">
        <w:rPr>
          <w:szCs w:val="24"/>
        </w:rPr>
        <w:t>- "8000:8000"</w:t>
      </w:r>
    </w:p>
    <w:p w14:paraId="1A9F22D9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</w:t>
      </w:r>
      <w:proofErr w:type="spellStart"/>
      <w:r w:rsidRPr="00193B72">
        <w:rPr>
          <w:szCs w:val="24"/>
        </w:rPr>
        <w:t>privileged</w:t>
      </w:r>
      <w:proofErr w:type="spellEnd"/>
      <w:r w:rsidRPr="00193B72">
        <w:rPr>
          <w:szCs w:val="24"/>
        </w:rPr>
        <w:t xml:space="preserve">: </w:t>
      </w:r>
      <w:proofErr w:type="spellStart"/>
      <w:r w:rsidRPr="00193B72">
        <w:rPr>
          <w:szCs w:val="24"/>
        </w:rPr>
        <w:t>true</w:t>
      </w:r>
      <w:proofErr w:type="spellEnd"/>
      <w:r w:rsidRPr="00193B72">
        <w:rPr>
          <w:szCs w:val="24"/>
        </w:rPr>
        <w:t xml:space="preserve">             # Permite acesso aos nós de mídia e DMA da câmera</w:t>
      </w:r>
    </w:p>
    <w:p w14:paraId="6608A3B0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volumes:</w:t>
      </w:r>
    </w:p>
    <w:p w14:paraId="747C945D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</w:t>
      </w:r>
      <w:proofErr w:type="gramStart"/>
      <w:r w:rsidRPr="00193B72">
        <w:rPr>
          <w:szCs w:val="24"/>
        </w:rPr>
        <w:t>- .</w:t>
      </w:r>
      <w:proofErr w:type="gramEnd"/>
      <w:r w:rsidRPr="00193B72">
        <w:rPr>
          <w:szCs w:val="24"/>
        </w:rPr>
        <w:t>/models:/app/</w:t>
      </w:r>
      <w:proofErr w:type="spellStart"/>
      <w:r w:rsidRPr="00193B72">
        <w:rPr>
          <w:szCs w:val="24"/>
        </w:rPr>
        <w:t>models:</w:t>
      </w:r>
      <w:proofErr w:type="gramStart"/>
      <w:r w:rsidRPr="00193B72">
        <w:rPr>
          <w:szCs w:val="24"/>
        </w:rPr>
        <w:t>ro</w:t>
      </w:r>
      <w:proofErr w:type="spellEnd"/>
      <w:r w:rsidRPr="00193B72">
        <w:rPr>
          <w:szCs w:val="24"/>
        </w:rPr>
        <w:t xml:space="preserve">  #</w:t>
      </w:r>
      <w:proofErr w:type="gramEnd"/>
      <w:r w:rsidRPr="00193B72">
        <w:rPr>
          <w:szCs w:val="24"/>
        </w:rPr>
        <w:t xml:space="preserve"> Pesos somente-leitura</w:t>
      </w:r>
    </w:p>
    <w:p w14:paraId="6A54B688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</w:t>
      </w:r>
      <w:proofErr w:type="gramStart"/>
      <w:r w:rsidRPr="00193B72">
        <w:rPr>
          <w:szCs w:val="24"/>
        </w:rPr>
        <w:t>- .</w:t>
      </w:r>
      <w:proofErr w:type="gramEnd"/>
      <w:r w:rsidRPr="00193B72">
        <w:rPr>
          <w:szCs w:val="24"/>
        </w:rPr>
        <w:t>/output:/app/output     # Resultados gravados aqui</w:t>
      </w:r>
    </w:p>
    <w:p w14:paraId="4EEB7E42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</w:t>
      </w:r>
      <w:proofErr w:type="gramStart"/>
      <w:r w:rsidRPr="00193B72">
        <w:rPr>
          <w:szCs w:val="24"/>
        </w:rPr>
        <w:t>- .</w:t>
      </w:r>
      <w:proofErr w:type="gramEnd"/>
      <w:r w:rsidRPr="00193B72">
        <w:rPr>
          <w:szCs w:val="24"/>
        </w:rPr>
        <w:t>/</w:t>
      </w:r>
      <w:proofErr w:type="spellStart"/>
      <w:r w:rsidRPr="00193B72">
        <w:rPr>
          <w:szCs w:val="24"/>
        </w:rPr>
        <w:t>images</w:t>
      </w:r>
      <w:proofErr w:type="spellEnd"/>
      <w:r w:rsidRPr="00193B72">
        <w:rPr>
          <w:szCs w:val="24"/>
        </w:rPr>
        <w:t>:/app/</w:t>
      </w:r>
      <w:proofErr w:type="spellStart"/>
      <w:r w:rsidRPr="00193B72">
        <w:rPr>
          <w:szCs w:val="24"/>
        </w:rPr>
        <w:t>images:</w:t>
      </w:r>
      <w:proofErr w:type="gramStart"/>
      <w:r w:rsidRPr="00193B72">
        <w:rPr>
          <w:szCs w:val="24"/>
        </w:rPr>
        <w:t>ro</w:t>
      </w:r>
      <w:proofErr w:type="spellEnd"/>
      <w:r w:rsidRPr="00193B72">
        <w:rPr>
          <w:szCs w:val="24"/>
        </w:rPr>
        <w:t xml:space="preserve">  #</w:t>
      </w:r>
      <w:proofErr w:type="gramEnd"/>
      <w:r w:rsidRPr="00193B72">
        <w:rPr>
          <w:szCs w:val="24"/>
        </w:rPr>
        <w:t xml:space="preserve"> Imagens de teste</w:t>
      </w:r>
    </w:p>
    <w:p w14:paraId="3B5797AC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- /</w:t>
      </w:r>
      <w:proofErr w:type="spellStart"/>
      <w:r w:rsidRPr="00193B72">
        <w:rPr>
          <w:szCs w:val="24"/>
        </w:rPr>
        <w:t>dev</w:t>
      </w:r>
      <w:proofErr w:type="spellEnd"/>
      <w:r w:rsidRPr="00193B72">
        <w:rPr>
          <w:szCs w:val="24"/>
        </w:rPr>
        <w:t>:/</w:t>
      </w:r>
      <w:proofErr w:type="spellStart"/>
      <w:r w:rsidRPr="00193B72">
        <w:rPr>
          <w:szCs w:val="24"/>
        </w:rPr>
        <w:t>dev</w:t>
      </w:r>
      <w:proofErr w:type="spellEnd"/>
      <w:r w:rsidRPr="00193B72">
        <w:rPr>
          <w:szCs w:val="24"/>
        </w:rPr>
        <w:t xml:space="preserve">                # Mapeia dispositivos de hardware do host</w:t>
      </w:r>
    </w:p>
    <w:p w14:paraId="2A627854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- /</w:t>
      </w:r>
      <w:proofErr w:type="spellStart"/>
      <w:r w:rsidRPr="00193B72">
        <w:rPr>
          <w:szCs w:val="24"/>
        </w:rPr>
        <w:t>run</w:t>
      </w:r>
      <w:proofErr w:type="spellEnd"/>
      <w:r w:rsidRPr="00193B72">
        <w:rPr>
          <w:szCs w:val="24"/>
        </w:rPr>
        <w:t>/</w:t>
      </w:r>
      <w:proofErr w:type="spellStart"/>
      <w:r w:rsidRPr="00193B72">
        <w:rPr>
          <w:szCs w:val="24"/>
        </w:rPr>
        <w:t>udev</w:t>
      </w:r>
      <w:proofErr w:type="spellEnd"/>
      <w:r w:rsidRPr="00193B72">
        <w:rPr>
          <w:szCs w:val="24"/>
        </w:rPr>
        <w:t>:/</w:t>
      </w:r>
      <w:proofErr w:type="spellStart"/>
      <w:r w:rsidRPr="00193B72">
        <w:rPr>
          <w:szCs w:val="24"/>
        </w:rPr>
        <w:t>run</w:t>
      </w:r>
      <w:proofErr w:type="spellEnd"/>
      <w:r w:rsidRPr="00193B72">
        <w:rPr>
          <w:szCs w:val="24"/>
        </w:rPr>
        <w:t>/</w:t>
      </w:r>
      <w:proofErr w:type="spellStart"/>
      <w:r w:rsidRPr="00193B72">
        <w:rPr>
          <w:szCs w:val="24"/>
        </w:rPr>
        <w:t>udev:ro</w:t>
      </w:r>
      <w:proofErr w:type="spellEnd"/>
      <w:r w:rsidRPr="00193B72">
        <w:rPr>
          <w:szCs w:val="24"/>
        </w:rPr>
        <w:t xml:space="preserve">   # Permite ao </w:t>
      </w:r>
      <w:proofErr w:type="spellStart"/>
      <w:r w:rsidRPr="00193B72">
        <w:rPr>
          <w:szCs w:val="24"/>
        </w:rPr>
        <w:t>libcamera</w:t>
      </w:r>
      <w:proofErr w:type="spellEnd"/>
      <w:r w:rsidRPr="00193B72">
        <w:rPr>
          <w:szCs w:val="24"/>
        </w:rPr>
        <w:t xml:space="preserve"> identificar o sensor via </w:t>
      </w:r>
      <w:proofErr w:type="spellStart"/>
      <w:r w:rsidRPr="00193B72">
        <w:rPr>
          <w:szCs w:val="24"/>
        </w:rPr>
        <w:t>udev</w:t>
      </w:r>
      <w:proofErr w:type="spellEnd"/>
    </w:p>
    <w:p w14:paraId="1EAEF60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193B72">
        <w:rPr>
          <w:szCs w:val="24"/>
        </w:rPr>
        <w:t xml:space="preserve">    </w:t>
      </w:r>
      <w:r w:rsidRPr="002716A1">
        <w:rPr>
          <w:szCs w:val="24"/>
          <w:lang w:val="en-US"/>
        </w:rPr>
        <w:t>environment:</w:t>
      </w:r>
    </w:p>
    <w:p w14:paraId="39201C6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- MODEL_NAME=yolov8n.pt</w:t>
      </w:r>
    </w:p>
    <w:p w14:paraId="1FEEF41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networks:</w:t>
      </w:r>
    </w:p>
    <w:p w14:paraId="2D17BBB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- yolo-net</w:t>
      </w:r>
    </w:p>
    <w:p w14:paraId="0288A09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restart: unless-stopped</w:t>
      </w:r>
    </w:p>
    <w:p w14:paraId="4E857D2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healthcheck</w:t>
      </w:r>
      <w:proofErr w:type="spellEnd"/>
      <w:r w:rsidRPr="002716A1">
        <w:rPr>
          <w:szCs w:val="24"/>
          <w:lang w:val="en-US"/>
        </w:rPr>
        <w:t>:</w:t>
      </w:r>
    </w:p>
    <w:p w14:paraId="721FE34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test: ["CMD", "curl", "-f", "http://localhost:8000/health"]</w:t>
      </w:r>
    </w:p>
    <w:p w14:paraId="4C5F8AB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interval: 15s</w:t>
      </w:r>
    </w:p>
    <w:p w14:paraId="085959A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timeout: 5s</w:t>
      </w:r>
    </w:p>
    <w:p w14:paraId="66D07CC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retries: 3</w:t>
      </w:r>
    </w:p>
    <w:p w14:paraId="6750ECA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2694ED7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yolo-client:</w:t>
      </w:r>
    </w:p>
    <w:p w14:paraId="3A66935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build:</w:t>
      </w:r>
    </w:p>
    <w:p w14:paraId="0C2E874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context</w:t>
      </w:r>
      <w:proofErr w:type="gramStart"/>
      <w:r w:rsidRPr="002716A1">
        <w:rPr>
          <w:szCs w:val="24"/>
          <w:lang w:val="en-US"/>
        </w:rPr>
        <w:t>: .</w:t>
      </w:r>
      <w:proofErr w:type="gramEnd"/>
    </w:p>
    <w:p w14:paraId="7007B9F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</w:t>
      </w:r>
      <w:proofErr w:type="spellStart"/>
      <w:r w:rsidRPr="002716A1">
        <w:rPr>
          <w:szCs w:val="24"/>
          <w:lang w:val="en-US"/>
        </w:rPr>
        <w:t>dockerfile</w:t>
      </w:r>
      <w:proofErr w:type="spellEnd"/>
      <w:r w:rsidRPr="002716A1">
        <w:rPr>
          <w:szCs w:val="24"/>
          <w:lang w:val="en-US"/>
        </w:rPr>
        <w:t xml:space="preserve">: </w:t>
      </w:r>
      <w:proofErr w:type="spellStart"/>
      <w:r w:rsidRPr="002716A1">
        <w:rPr>
          <w:szCs w:val="24"/>
          <w:lang w:val="en-US"/>
        </w:rPr>
        <w:t>Dockerfile.client</w:t>
      </w:r>
      <w:proofErr w:type="spellEnd"/>
    </w:p>
    <w:p w14:paraId="7376A53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container_name</w:t>
      </w:r>
      <w:proofErr w:type="spellEnd"/>
      <w:r w:rsidRPr="002716A1">
        <w:rPr>
          <w:szCs w:val="24"/>
          <w:lang w:val="en-US"/>
        </w:rPr>
        <w:t>: yolo-client</w:t>
      </w:r>
    </w:p>
    <w:p w14:paraId="29AC9F9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    volumes:</w:t>
      </w:r>
    </w:p>
    <w:p w14:paraId="5E74679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</w:t>
      </w:r>
      <w:proofErr w:type="gramStart"/>
      <w:r w:rsidRPr="002716A1">
        <w:rPr>
          <w:szCs w:val="24"/>
          <w:lang w:val="en-US"/>
        </w:rPr>
        <w:t>- .</w:t>
      </w:r>
      <w:proofErr w:type="gramEnd"/>
      <w:r w:rsidRPr="002716A1">
        <w:rPr>
          <w:szCs w:val="24"/>
          <w:lang w:val="en-US"/>
        </w:rPr>
        <w:t>/images:/client/</w:t>
      </w:r>
      <w:proofErr w:type="spellStart"/>
      <w:r w:rsidRPr="002716A1">
        <w:rPr>
          <w:szCs w:val="24"/>
          <w:lang w:val="en-US"/>
        </w:rPr>
        <w:t>images:ro</w:t>
      </w:r>
      <w:proofErr w:type="spellEnd"/>
    </w:p>
    <w:p w14:paraId="32B7A52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</w:t>
      </w:r>
      <w:proofErr w:type="gramStart"/>
      <w:r w:rsidRPr="002716A1">
        <w:rPr>
          <w:szCs w:val="24"/>
          <w:lang w:val="en-US"/>
        </w:rPr>
        <w:t>- .</w:t>
      </w:r>
      <w:proofErr w:type="gramEnd"/>
      <w:r w:rsidRPr="002716A1">
        <w:rPr>
          <w:szCs w:val="24"/>
          <w:lang w:val="en-US"/>
        </w:rPr>
        <w:t>/output:/client/output</w:t>
      </w:r>
    </w:p>
    <w:p w14:paraId="4A4704E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environment:</w:t>
      </w:r>
    </w:p>
    <w:p w14:paraId="2194264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- API_URL=http://yolo-api:8000</w:t>
      </w:r>
    </w:p>
    <w:p w14:paraId="4B8D3E2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networks:</w:t>
      </w:r>
    </w:p>
    <w:p w14:paraId="0495EEC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- yolo-net</w:t>
      </w:r>
    </w:p>
    <w:p w14:paraId="06F714C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depends_on</w:t>
      </w:r>
      <w:proofErr w:type="spellEnd"/>
      <w:r w:rsidRPr="002716A1">
        <w:rPr>
          <w:szCs w:val="24"/>
          <w:lang w:val="en-US"/>
        </w:rPr>
        <w:t>:</w:t>
      </w:r>
    </w:p>
    <w:p w14:paraId="4FE3E14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yolo-</w:t>
      </w:r>
      <w:proofErr w:type="spellStart"/>
      <w:r w:rsidRPr="002716A1">
        <w:rPr>
          <w:szCs w:val="24"/>
          <w:lang w:val="en-US"/>
        </w:rPr>
        <w:t>api</w:t>
      </w:r>
      <w:proofErr w:type="spellEnd"/>
      <w:r w:rsidRPr="002716A1">
        <w:rPr>
          <w:szCs w:val="24"/>
          <w:lang w:val="en-US"/>
        </w:rPr>
        <w:t>:</w:t>
      </w:r>
    </w:p>
    <w:p w14:paraId="7445CD8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condition: </w:t>
      </w:r>
      <w:proofErr w:type="spellStart"/>
      <w:r w:rsidRPr="002716A1">
        <w:rPr>
          <w:szCs w:val="24"/>
          <w:lang w:val="en-US"/>
        </w:rPr>
        <w:t>service_healthy</w:t>
      </w:r>
      <w:proofErr w:type="spellEnd"/>
    </w:p>
    <w:p w14:paraId="34EAE6D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32A5EF6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networks:</w:t>
      </w:r>
    </w:p>
    <w:p w14:paraId="22DE8948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</w:t>
      </w:r>
      <w:proofErr w:type="spellStart"/>
      <w:r w:rsidRPr="00193B72">
        <w:rPr>
          <w:szCs w:val="24"/>
        </w:rPr>
        <w:t>yolo</w:t>
      </w:r>
      <w:proofErr w:type="spellEnd"/>
      <w:r w:rsidRPr="00193B72">
        <w:rPr>
          <w:szCs w:val="24"/>
        </w:rPr>
        <w:t>-net:</w:t>
      </w:r>
    </w:p>
    <w:p w14:paraId="4E45457B" w14:textId="77777777" w:rsidR="00DA337A" w:rsidRPr="0051176A" w:rsidRDefault="00DA337A" w:rsidP="00DA337A">
      <w:pPr>
        <w:pStyle w:val="CodeDark"/>
        <w:ind w:right="-1"/>
      </w:pPr>
      <w:r w:rsidRPr="00193B72">
        <w:rPr>
          <w:szCs w:val="24"/>
        </w:rPr>
        <w:t xml:space="preserve">    driver: bridge</w:t>
      </w:r>
    </w:p>
    <w:p w14:paraId="52874D9C" w14:textId="77777777" w:rsidR="00DA337A" w:rsidRDefault="00DA337A" w:rsidP="00DA337A">
      <w:pPr>
        <w:ind w:right="-1"/>
      </w:pPr>
    </w:p>
    <w:p w14:paraId="2BB92FEA" w14:textId="77777777" w:rsidR="00DA337A" w:rsidRPr="00193B72" w:rsidRDefault="00DA337A" w:rsidP="00DA337A">
      <w:pPr>
        <w:ind w:right="-1"/>
        <w:rPr>
          <w:b/>
          <w:bCs/>
        </w:rPr>
      </w:pPr>
      <w:r w:rsidRPr="00193B72">
        <w:rPr>
          <w:b/>
          <w:bCs/>
        </w:rPr>
        <w:t xml:space="preserve">Passo 3 — Atualizar </w:t>
      </w:r>
      <w:proofErr w:type="spellStart"/>
      <w:r w:rsidRPr="00193B72">
        <w:rPr>
          <w:b/>
          <w:bCs/>
        </w:rPr>
        <w:t>Dockerfile.api</w:t>
      </w:r>
      <w:proofErr w:type="spellEnd"/>
      <w:r w:rsidRPr="00193B72">
        <w:rPr>
          <w:b/>
          <w:bCs/>
        </w:rPr>
        <w:t xml:space="preserve"> e requirements.txt</w:t>
      </w:r>
    </w:p>
    <w:p w14:paraId="7A700077" w14:textId="77777777" w:rsidR="00DA337A" w:rsidRDefault="00DA337A" w:rsidP="00DA337A">
      <w:pPr>
        <w:ind w:right="-1"/>
      </w:pPr>
      <w:r w:rsidRPr="00193B72">
        <w:t xml:space="preserve">Precisamos instalar as ferramentas nativas de captura do ecossistema </w:t>
      </w:r>
      <w:proofErr w:type="spellStart"/>
      <w:r w:rsidRPr="00193B72">
        <w:t>Raspberry</w:t>
      </w:r>
      <w:proofErr w:type="spellEnd"/>
      <w:r w:rsidRPr="00193B72">
        <w:t xml:space="preserve"> Pi (o binário </w:t>
      </w:r>
      <w:proofErr w:type="spellStart"/>
      <w:r w:rsidRPr="0011752E">
        <w:t>rpicam</w:t>
      </w:r>
      <w:proofErr w:type="spellEnd"/>
      <w:r w:rsidRPr="0011752E">
        <w:t>-still</w:t>
      </w:r>
      <w:r w:rsidRPr="00193B72">
        <w:t xml:space="preserve">) e o </w:t>
      </w:r>
      <w:proofErr w:type="spellStart"/>
      <w:r w:rsidRPr="00193B72">
        <w:t>OpenCV</w:t>
      </w:r>
      <w:proofErr w:type="spellEnd"/>
      <w:r w:rsidRPr="00193B72">
        <w:t xml:space="preserve"> no container.</w:t>
      </w: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5BB38B80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5CEDAFA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7E9435E" wp14:editId="4ACA5BBE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347111259" name="Forma Livre: Forma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40FC0145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9435E" id="_x0000_s1040" style="position:absolute;margin-left:125pt;margin-top:5.4pt;width:220.5pt;height:27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0SlgAYAAEM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40FC0145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47373F5D" w14:textId="77777777" w:rsidTr="004D3CC0"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1FB8FCF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502E65C2" wp14:editId="1F02A63C">
                  <wp:extent cx="914400" cy="937895"/>
                  <wp:effectExtent l="0" t="0" r="0" b="0"/>
                  <wp:docPr id="467294704" name="Imagem 84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AC8B7A9" w14:textId="77777777" w:rsidR="00DA337A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color w:val="FFFFFF"/>
              </w:rPr>
            </w:pPr>
            <w:proofErr w:type="spellStart"/>
            <w:r w:rsidRPr="00193B72">
              <w:rPr>
                <w:rFonts w:eastAsia="Times New Roman"/>
                <w:color w:val="FFFFFF"/>
              </w:rPr>
              <w:t>libcamera</w:t>
            </w:r>
            <w:proofErr w:type="spellEnd"/>
            <w:r w:rsidRPr="00193B72">
              <w:rPr>
                <w:rFonts w:eastAsia="Times New Roman"/>
                <w:color w:val="FFFFFF"/>
              </w:rPr>
              <w:t xml:space="preserve">-tools não é </w:t>
            </w:r>
            <w:proofErr w:type="spellStart"/>
            <w:r w:rsidRPr="00193B72">
              <w:rPr>
                <w:rFonts w:eastAsia="Times New Roman"/>
                <w:color w:val="FFFFFF"/>
              </w:rPr>
              <w:t>rpicam</w:t>
            </w:r>
            <w:proofErr w:type="spellEnd"/>
            <w:r w:rsidRPr="00193B72">
              <w:rPr>
                <w:rFonts w:eastAsia="Times New Roman"/>
                <w:color w:val="FFFFFF"/>
              </w:rPr>
              <w:t>-apps</w:t>
            </w:r>
          </w:p>
          <w:p w14:paraId="013AC8D5" w14:textId="77777777" w:rsidR="00DA337A" w:rsidRPr="00FE3F64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color w:val="FFFFFF"/>
              </w:rPr>
            </w:pPr>
            <w:r w:rsidRPr="00193B72">
              <w:rPr>
                <w:rFonts w:eastAsia="Times New Roman"/>
                <w:color w:val="FFFFFF"/>
              </w:rPr>
              <w:t xml:space="preserve">O pacote </w:t>
            </w:r>
            <w:proofErr w:type="spellStart"/>
            <w:r w:rsidRPr="00193B72">
              <w:rPr>
                <w:rFonts w:eastAsia="Times New Roman"/>
                <w:color w:val="FFFFFF"/>
              </w:rPr>
              <w:t>libcamera</w:t>
            </w:r>
            <w:proofErr w:type="spellEnd"/>
            <w:r w:rsidRPr="00193B72">
              <w:rPr>
                <w:rFonts w:eastAsia="Times New Roman"/>
                <w:color w:val="FFFFFF"/>
              </w:rPr>
              <w:t xml:space="preserve">-tools, disponível nos repositórios padrão do Debian, traz apenas o utilitário genérico </w:t>
            </w:r>
            <w:proofErr w:type="spellStart"/>
            <w:r w:rsidRPr="00193B72">
              <w:rPr>
                <w:rFonts w:eastAsia="Times New Roman"/>
                <w:color w:val="FFFFFF"/>
              </w:rPr>
              <w:t>cam</w:t>
            </w:r>
            <w:proofErr w:type="spellEnd"/>
            <w:r w:rsidRPr="00193B72">
              <w:rPr>
                <w:rFonts w:eastAsia="Times New Roman"/>
                <w:color w:val="FFFFFF"/>
              </w:rPr>
              <w:t xml:space="preserve"> — ele </w:t>
            </w:r>
            <w:r w:rsidRPr="00193B72">
              <w:rPr>
                <w:rFonts w:eastAsia="Times New Roman"/>
                <w:b/>
                <w:bCs/>
                <w:color w:val="FFFFFF"/>
              </w:rPr>
              <w:t>não</w:t>
            </w:r>
            <w:r w:rsidRPr="00193B72">
              <w:rPr>
                <w:rFonts w:eastAsia="Times New Roman"/>
                <w:color w:val="FFFFFF"/>
              </w:rPr>
              <w:t xml:space="preserve"> inclui os binários </w:t>
            </w:r>
            <w:proofErr w:type="spellStart"/>
            <w:r w:rsidRPr="00193B72">
              <w:rPr>
                <w:rFonts w:eastAsia="Times New Roman"/>
                <w:color w:val="FFFFFF"/>
              </w:rPr>
              <w:t>rpicam</w:t>
            </w:r>
            <w:proofErr w:type="spellEnd"/>
            <w:r w:rsidRPr="00193B72">
              <w:rPr>
                <w:rFonts w:eastAsia="Times New Roman"/>
                <w:color w:val="FFFFFF"/>
              </w:rPr>
              <w:t xml:space="preserve">-still / </w:t>
            </w:r>
            <w:proofErr w:type="spellStart"/>
            <w:r w:rsidRPr="00193B72">
              <w:rPr>
                <w:rFonts w:eastAsia="Times New Roman"/>
                <w:color w:val="FFFFFF"/>
              </w:rPr>
              <w:t>libcamera</w:t>
            </w:r>
            <w:proofErr w:type="spellEnd"/>
            <w:r w:rsidRPr="00193B72">
              <w:rPr>
                <w:rFonts w:eastAsia="Times New Roman"/>
                <w:color w:val="FFFFFF"/>
              </w:rPr>
              <w:t xml:space="preserve">-still usados neste código. Esses binários fazem parte do pacote </w:t>
            </w:r>
            <w:proofErr w:type="spellStart"/>
            <w:r w:rsidRPr="00193B72">
              <w:rPr>
                <w:rFonts w:eastAsia="Times New Roman"/>
                <w:color w:val="FFFFFF"/>
              </w:rPr>
              <w:t>rpicam</w:t>
            </w:r>
            <w:proofErr w:type="spellEnd"/>
            <w:r w:rsidRPr="00193B72">
              <w:rPr>
                <w:rFonts w:eastAsia="Times New Roman"/>
                <w:color w:val="FFFFFF"/>
              </w:rPr>
              <w:t xml:space="preserve">-apps, publicado no repositório próprio da </w:t>
            </w:r>
            <w:proofErr w:type="spellStart"/>
            <w:r w:rsidRPr="00193B72">
              <w:rPr>
                <w:rFonts w:eastAsia="Times New Roman"/>
                <w:b/>
                <w:bCs/>
                <w:color w:val="FFFFFF"/>
              </w:rPr>
              <w:t>Raspberry</w:t>
            </w:r>
            <w:proofErr w:type="spellEnd"/>
            <w:r w:rsidRPr="00193B72">
              <w:rPr>
                <w:rFonts w:eastAsia="Times New Roman"/>
                <w:b/>
                <w:bCs/>
                <w:color w:val="FFFFFF"/>
              </w:rPr>
              <w:t xml:space="preserve"> Pi Foundation</w:t>
            </w:r>
            <w:r w:rsidRPr="00193B72">
              <w:rPr>
                <w:rFonts w:eastAsia="Times New Roman"/>
                <w:color w:val="FFFFFF"/>
              </w:rPr>
              <w:t xml:space="preserve">, que não vem habilitado na imagem-base python:3.11-slim-bookworm (Debian genérico, não </w:t>
            </w:r>
            <w:proofErr w:type="spellStart"/>
            <w:r w:rsidRPr="00193B72">
              <w:rPr>
                <w:rFonts w:eastAsia="Times New Roman"/>
                <w:color w:val="FFFFFF"/>
              </w:rPr>
              <w:t>Raspberry</w:t>
            </w:r>
            <w:proofErr w:type="spellEnd"/>
            <w:r w:rsidRPr="00193B72">
              <w:rPr>
                <w:rFonts w:eastAsia="Times New Roman"/>
                <w:color w:val="FFFFFF"/>
              </w:rPr>
              <w:t xml:space="preserve"> Pi OS). É necessário adicionar esse repositório explicitamente no </w:t>
            </w:r>
            <w:proofErr w:type="spellStart"/>
            <w:r w:rsidRPr="00193B72">
              <w:rPr>
                <w:rFonts w:eastAsia="Times New Roman"/>
                <w:color w:val="FFFFFF"/>
              </w:rPr>
              <w:t>Dockerfile</w:t>
            </w:r>
            <w:proofErr w:type="spellEnd"/>
            <w:r w:rsidRPr="00193B72">
              <w:rPr>
                <w:rFonts w:eastAsia="Times New Roman"/>
                <w:color w:val="FFFFFF"/>
              </w:rPr>
              <w:t xml:space="preserve"> antes de instalar o pacote correto.</w:t>
            </w:r>
          </w:p>
        </w:tc>
      </w:tr>
    </w:tbl>
    <w:p w14:paraId="2D869E2A" w14:textId="77777777" w:rsidR="00DA337A" w:rsidRDefault="00DA337A" w:rsidP="00DA337A">
      <w:pPr>
        <w:ind w:right="-1"/>
      </w:pPr>
    </w:p>
    <w:p w14:paraId="1D4283FE" w14:textId="77777777" w:rsidR="00DA337A" w:rsidRDefault="00DA337A" w:rsidP="00DA337A">
      <w:pPr>
        <w:ind w:right="-1"/>
      </w:pPr>
    </w:p>
    <w:p w14:paraId="206E8C39" w14:textId="7A1F490D" w:rsidR="00DA337A" w:rsidRPr="00193B72" w:rsidRDefault="00DA337A" w:rsidP="00DA337A">
      <w:pPr>
        <w:ind w:right="-1"/>
        <w:rPr>
          <w:rFonts w:ascii="Courier New" w:hAnsi="Courier New"/>
          <w:color w:val="auto"/>
          <w:sz w:val="24"/>
          <w:szCs w:val="24"/>
        </w:rPr>
      </w:pPr>
      <w:r w:rsidRPr="00193B72">
        <w:lastRenderedPageBreak/>
        <w:t xml:space="preserve">Atualize o </w:t>
      </w:r>
      <w:r w:rsidRPr="0011752E">
        <w:t>app/requirements.txt:</w:t>
      </w:r>
    </w:p>
    <w:p w14:paraId="4C062DD0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>nano ~/</w:t>
      </w:r>
      <w:proofErr w:type="spellStart"/>
      <w:r w:rsidRPr="00193B72">
        <w:rPr>
          <w:szCs w:val="24"/>
        </w:rPr>
        <w:t>yolo</w:t>
      </w:r>
      <w:proofErr w:type="spellEnd"/>
      <w:r w:rsidRPr="00193B72">
        <w:rPr>
          <w:szCs w:val="24"/>
        </w:rPr>
        <w:t>-api/app/requirements.txt</w:t>
      </w:r>
    </w:p>
    <w:p w14:paraId="24186CDD" w14:textId="77777777" w:rsidR="00DA337A" w:rsidRPr="00193B72" w:rsidRDefault="00DA337A" w:rsidP="00DA337A">
      <w:pPr>
        <w:ind w:right="-1"/>
      </w:pPr>
      <w:r w:rsidRPr="00193B72">
        <w:t>Conteúdo:</w:t>
      </w:r>
    </w:p>
    <w:p w14:paraId="58152E21" w14:textId="77777777" w:rsidR="00DA337A" w:rsidRPr="00193B72" w:rsidRDefault="00DA337A" w:rsidP="00DA337A">
      <w:pPr>
        <w:pStyle w:val="CodeDark"/>
        <w:ind w:right="-1"/>
        <w:rPr>
          <w:szCs w:val="24"/>
        </w:rPr>
      </w:pPr>
      <w:proofErr w:type="spellStart"/>
      <w:r w:rsidRPr="00193B72">
        <w:rPr>
          <w:szCs w:val="24"/>
        </w:rPr>
        <w:t>fastapi</w:t>
      </w:r>
      <w:proofErr w:type="spellEnd"/>
      <w:r w:rsidRPr="00193B72">
        <w:rPr>
          <w:szCs w:val="24"/>
        </w:rPr>
        <w:t>==0.111.0</w:t>
      </w:r>
    </w:p>
    <w:p w14:paraId="3F978BA5" w14:textId="77777777" w:rsidR="00DA337A" w:rsidRPr="00193B72" w:rsidRDefault="00DA337A" w:rsidP="00DA337A">
      <w:pPr>
        <w:pStyle w:val="CodeDark"/>
        <w:ind w:right="-1"/>
        <w:rPr>
          <w:szCs w:val="24"/>
        </w:rPr>
      </w:pPr>
      <w:proofErr w:type="spellStart"/>
      <w:r w:rsidRPr="00193B72">
        <w:rPr>
          <w:szCs w:val="24"/>
        </w:rPr>
        <w:t>uvicorn</w:t>
      </w:r>
      <w:proofErr w:type="spellEnd"/>
      <w:r w:rsidRPr="00193B72">
        <w:rPr>
          <w:szCs w:val="24"/>
        </w:rPr>
        <w:t>[standard]==0.29.0</w:t>
      </w:r>
    </w:p>
    <w:p w14:paraId="33D502BF" w14:textId="77777777" w:rsidR="00DA337A" w:rsidRPr="00193B72" w:rsidRDefault="00DA337A" w:rsidP="00DA337A">
      <w:pPr>
        <w:pStyle w:val="CodeDark"/>
        <w:ind w:right="-1"/>
        <w:rPr>
          <w:szCs w:val="24"/>
        </w:rPr>
      </w:pPr>
      <w:proofErr w:type="spellStart"/>
      <w:r w:rsidRPr="00193B72">
        <w:rPr>
          <w:szCs w:val="24"/>
        </w:rPr>
        <w:t>ultralytics</w:t>
      </w:r>
      <w:proofErr w:type="spellEnd"/>
      <w:r w:rsidRPr="00193B72">
        <w:rPr>
          <w:szCs w:val="24"/>
        </w:rPr>
        <w:t>==8.2.0</w:t>
      </w:r>
    </w:p>
    <w:p w14:paraId="0DD73002" w14:textId="77777777" w:rsidR="00DA337A" w:rsidRPr="00193B72" w:rsidRDefault="00DA337A" w:rsidP="00DA337A">
      <w:pPr>
        <w:pStyle w:val="CodeDark"/>
        <w:ind w:right="-1"/>
        <w:rPr>
          <w:szCs w:val="24"/>
        </w:rPr>
      </w:pPr>
      <w:proofErr w:type="spellStart"/>
      <w:r w:rsidRPr="00193B72">
        <w:rPr>
          <w:szCs w:val="24"/>
        </w:rPr>
        <w:t>Pillow</w:t>
      </w:r>
      <w:proofErr w:type="spellEnd"/>
      <w:r w:rsidRPr="00193B72">
        <w:rPr>
          <w:szCs w:val="24"/>
        </w:rPr>
        <w:t>==10.3.0</w:t>
      </w:r>
    </w:p>
    <w:p w14:paraId="13596F4E" w14:textId="77777777" w:rsidR="00DA337A" w:rsidRPr="00193B72" w:rsidRDefault="00DA337A" w:rsidP="00DA337A">
      <w:pPr>
        <w:pStyle w:val="CodeDark"/>
        <w:ind w:right="-1"/>
        <w:rPr>
          <w:szCs w:val="24"/>
        </w:rPr>
      </w:pPr>
      <w:proofErr w:type="spellStart"/>
      <w:r w:rsidRPr="00193B72">
        <w:rPr>
          <w:szCs w:val="24"/>
        </w:rPr>
        <w:t>numpy</w:t>
      </w:r>
      <w:proofErr w:type="spellEnd"/>
      <w:r w:rsidRPr="00193B72">
        <w:rPr>
          <w:szCs w:val="24"/>
        </w:rPr>
        <w:t>==1.26.4</w:t>
      </w:r>
    </w:p>
    <w:p w14:paraId="690FCE1D" w14:textId="77777777" w:rsidR="00DA337A" w:rsidRPr="00193B72" w:rsidRDefault="00DA337A" w:rsidP="00DA337A">
      <w:pPr>
        <w:pStyle w:val="CodeDark"/>
        <w:ind w:right="-1"/>
        <w:rPr>
          <w:szCs w:val="24"/>
        </w:rPr>
      </w:pPr>
      <w:proofErr w:type="spellStart"/>
      <w:r w:rsidRPr="00193B72">
        <w:rPr>
          <w:szCs w:val="24"/>
        </w:rPr>
        <w:t>httpx</w:t>
      </w:r>
      <w:proofErr w:type="spellEnd"/>
      <w:r w:rsidRPr="00193B72">
        <w:rPr>
          <w:szCs w:val="24"/>
        </w:rPr>
        <w:t>==0.27.0</w:t>
      </w:r>
    </w:p>
    <w:p w14:paraId="1E631304" w14:textId="77777777" w:rsidR="00DA337A" w:rsidRPr="00193B72" w:rsidRDefault="00DA337A" w:rsidP="00DA337A">
      <w:pPr>
        <w:pStyle w:val="CodeDark"/>
        <w:ind w:right="-1"/>
        <w:rPr>
          <w:szCs w:val="24"/>
        </w:rPr>
      </w:pPr>
      <w:proofErr w:type="spellStart"/>
      <w:r w:rsidRPr="00193B72">
        <w:rPr>
          <w:szCs w:val="24"/>
        </w:rPr>
        <w:t>opencv-python-headless</w:t>
      </w:r>
      <w:proofErr w:type="spellEnd"/>
      <w:r w:rsidRPr="00193B72">
        <w:rPr>
          <w:szCs w:val="24"/>
        </w:rPr>
        <w:t>==4.9.0.80</w:t>
      </w:r>
    </w:p>
    <w:p w14:paraId="59DD4A2E" w14:textId="77777777" w:rsidR="00DA337A" w:rsidRDefault="00DA337A" w:rsidP="00DA337A">
      <w:pPr>
        <w:ind w:right="-1"/>
      </w:pPr>
    </w:p>
    <w:p w14:paraId="1973BCBA" w14:textId="77777777" w:rsidR="00DA337A" w:rsidRPr="00193B72" w:rsidRDefault="00DA337A" w:rsidP="00DA337A">
      <w:pPr>
        <w:ind w:right="-1"/>
      </w:pPr>
      <w:r w:rsidRPr="00193B72">
        <w:t xml:space="preserve">Atualize o </w:t>
      </w:r>
      <w:proofErr w:type="spellStart"/>
      <w:r w:rsidRPr="0011752E">
        <w:t>Dockerfile.api</w:t>
      </w:r>
      <w:proofErr w:type="spellEnd"/>
      <w:r w:rsidRPr="00193B72">
        <w:t>:</w:t>
      </w:r>
    </w:p>
    <w:p w14:paraId="081BE246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>nano ~/</w:t>
      </w:r>
      <w:proofErr w:type="spellStart"/>
      <w:r w:rsidRPr="00193B72">
        <w:rPr>
          <w:szCs w:val="24"/>
        </w:rPr>
        <w:t>yolo</w:t>
      </w:r>
      <w:proofErr w:type="spellEnd"/>
      <w:r w:rsidRPr="00193B72">
        <w:rPr>
          <w:szCs w:val="24"/>
        </w:rPr>
        <w:t>-api/</w:t>
      </w:r>
      <w:proofErr w:type="spellStart"/>
      <w:r w:rsidRPr="00193B72">
        <w:rPr>
          <w:szCs w:val="24"/>
        </w:rPr>
        <w:t>Dockerfile.api</w:t>
      </w:r>
      <w:proofErr w:type="spellEnd"/>
    </w:p>
    <w:p w14:paraId="30C43B79" w14:textId="77777777" w:rsidR="00DA337A" w:rsidRDefault="00DA337A" w:rsidP="00DA337A">
      <w:pPr>
        <w:ind w:right="-1"/>
      </w:pPr>
      <w:r>
        <w:t>Conteúdo:</w:t>
      </w:r>
    </w:p>
    <w:p w14:paraId="732A5297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>FROM python:3.11-slim-bookworm</w:t>
      </w:r>
    </w:p>
    <w:p w14:paraId="39AF6F8E" w14:textId="77777777" w:rsidR="00DA337A" w:rsidRPr="00193B72" w:rsidRDefault="00DA337A" w:rsidP="00DA337A">
      <w:pPr>
        <w:pStyle w:val="CodeDark"/>
        <w:ind w:right="-1"/>
        <w:rPr>
          <w:szCs w:val="24"/>
        </w:rPr>
      </w:pPr>
    </w:p>
    <w:p w14:paraId="1A576870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# Instala dependências do sistema + repositório oficial da </w:t>
      </w:r>
      <w:proofErr w:type="spellStart"/>
      <w:r w:rsidRPr="00193B72">
        <w:rPr>
          <w:szCs w:val="24"/>
        </w:rPr>
        <w:t>Raspberry</w:t>
      </w:r>
      <w:proofErr w:type="spellEnd"/>
      <w:r w:rsidRPr="00193B72">
        <w:rPr>
          <w:szCs w:val="24"/>
        </w:rPr>
        <w:t xml:space="preserve"> Pi Foundation</w:t>
      </w:r>
    </w:p>
    <w:p w14:paraId="264E5FF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RUN apt-get update &amp;&amp; apt-get install -y --no-install-recommends \</w:t>
      </w:r>
    </w:p>
    <w:p w14:paraId="27C440F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libgl1 libglib2.0-0 libgomp1 curl </w:t>
      </w:r>
      <w:proofErr w:type="spellStart"/>
      <w:r w:rsidRPr="002716A1">
        <w:rPr>
          <w:szCs w:val="24"/>
          <w:lang w:val="en-US"/>
        </w:rPr>
        <w:t>gnupg</w:t>
      </w:r>
      <w:proofErr w:type="spellEnd"/>
      <w:r w:rsidRPr="002716A1">
        <w:rPr>
          <w:szCs w:val="24"/>
          <w:lang w:val="en-US"/>
        </w:rPr>
        <w:t xml:space="preserve"> ca-certificates &amp;&amp; \</w:t>
      </w:r>
    </w:p>
    <w:p w14:paraId="2EFC894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curl -</w:t>
      </w:r>
      <w:proofErr w:type="spellStart"/>
      <w:r w:rsidRPr="002716A1">
        <w:rPr>
          <w:szCs w:val="24"/>
          <w:lang w:val="en-US"/>
        </w:rPr>
        <w:t>fsSL</w:t>
      </w:r>
      <w:proofErr w:type="spellEnd"/>
      <w:r w:rsidRPr="002716A1">
        <w:rPr>
          <w:szCs w:val="24"/>
          <w:lang w:val="en-US"/>
        </w:rPr>
        <w:t xml:space="preserve"> https://archive.raspberrypi.com/debian/raspberrypi.gpg.key \</w:t>
      </w:r>
    </w:p>
    <w:p w14:paraId="292B9BA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| </w:t>
      </w:r>
      <w:proofErr w:type="spellStart"/>
      <w:r w:rsidRPr="002716A1">
        <w:rPr>
          <w:szCs w:val="24"/>
          <w:lang w:val="en-US"/>
        </w:rPr>
        <w:t>gpg</w:t>
      </w:r>
      <w:proofErr w:type="spellEnd"/>
      <w:r w:rsidRPr="002716A1">
        <w:rPr>
          <w:szCs w:val="24"/>
          <w:lang w:val="en-US"/>
        </w:rPr>
        <w:t xml:space="preserve"> --</w:t>
      </w:r>
      <w:proofErr w:type="spellStart"/>
      <w:r w:rsidRPr="002716A1">
        <w:rPr>
          <w:szCs w:val="24"/>
          <w:lang w:val="en-US"/>
        </w:rPr>
        <w:t>dearmor</w:t>
      </w:r>
      <w:proofErr w:type="spellEnd"/>
      <w:r w:rsidRPr="002716A1">
        <w:rPr>
          <w:szCs w:val="24"/>
          <w:lang w:val="en-US"/>
        </w:rPr>
        <w:t xml:space="preserve"> -o /</w:t>
      </w:r>
      <w:proofErr w:type="spellStart"/>
      <w:r w:rsidRPr="002716A1">
        <w:rPr>
          <w:szCs w:val="24"/>
          <w:lang w:val="en-US"/>
        </w:rPr>
        <w:t>usr</w:t>
      </w:r>
      <w:proofErr w:type="spellEnd"/>
      <w:r w:rsidRPr="002716A1">
        <w:rPr>
          <w:szCs w:val="24"/>
          <w:lang w:val="en-US"/>
        </w:rPr>
        <w:t>/share/keyrings/</w:t>
      </w:r>
      <w:proofErr w:type="spellStart"/>
      <w:r w:rsidRPr="002716A1">
        <w:rPr>
          <w:szCs w:val="24"/>
          <w:lang w:val="en-US"/>
        </w:rPr>
        <w:t>raspberrypi</w:t>
      </w:r>
      <w:proofErr w:type="spellEnd"/>
      <w:r w:rsidRPr="002716A1">
        <w:rPr>
          <w:szCs w:val="24"/>
          <w:lang w:val="en-US"/>
        </w:rPr>
        <w:t>-archive-</w:t>
      </w:r>
      <w:proofErr w:type="spellStart"/>
      <w:r w:rsidRPr="002716A1">
        <w:rPr>
          <w:szCs w:val="24"/>
          <w:lang w:val="en-US"/>
        </w:rPr>
        <w:t>keyring.gpg</w:t>
      </w:r>
      <w:proofErr w:type="spellEnd"/>
      <w:r w:rsidRPr="002716A1">
        <w:rPr>
          <w:szCs w:val="24"/>
          <w:lang w:val="en-US"/>
        </w:rPr>
        <w:t xml:space="preserve"> &amp;&amp; \</w:t>
      </w:r>
    </w:p>
    <w:p w14:paraId="08FEF8E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echo "deb [signed-by=/</w:t>
      </w:r>
      <w:proofErr w:type="spellStart"/>
      <w:r w:rsidRPr="002716A1">
        <w:rPr>
          <w:szCs w:val="24"/>
          <w:lang w:val="en-US"/>
        </w:rPr>
        <w:t>usr</w:t>
      </w:r>
      <w:proofErr w:type="spellEnd"/>
      <w:r w:rsidRPr="002716A1">
        <w:rPr>
          <w:szCs w:val="24"/>
          <w:lang w:val="en-US"/>
        </w:rPr>
        <w:t>/share/keyrings/</w:t>
      </w:r>
      <w:proofErr w:type="spellStart"/>
      <w:r w:rsidRPr="002716A1">
        <w:rPr>
          <w:szCs w:val="24"/>
          <w:lang w:val="en-US"/>
        </w:rPr>
        <w:t>raspberrypi</w:t>
      </w:r>
      <w:proofErr w:type="spellEnd"/>
      <w:r w:rsidRPr="002716A1">
        <w:rPr>
          <w:szCs w:val="24"/>
          <w:lang w:val="en-US"/>
        </w:rPr>
        <w:t>-archive-</w:t>
      </w:r>
      <w:proofErr w:type="spellStart"/>
      <w:r w:rsidRPr="002716A1">
        <w:rPr>
          <w:szCs w:val="24"/>
          <w:lang w:val="en-US"/>
        </w:rPr>
        <w:t>keyring.gpg</w:t>
      </w:r>
      <w:proofErr w:type="spellEnd"/>
      <w:r w:rsidRPr="002716A1">
        <w:rPr>
          <w:szCs w:val="24"/>
          <w:lang w:val="en-US"/>
        </w:rPr>
        <w:t>] https://archive.raspberrypi.com/debian/ bookworm main" \</w:t>
      </w:r>
    </w:p>
    <w:p w14:paraId="389EDE2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&gt; /</w:t>
      </w:r>
      <w:proofErr w:type="spellStart"/>
      <w:r w:rsidRPr="002716A1">
        <w:rPr>
          <w:szCs w:val="24"/>
          <w:lang w:val="en-US"/>
        </w:rPr>
        <w:t>etc</w:t>
      </w:r>
      <w:proofErr w:type="spellEnd"/>
      <w:r w:rsidRPr="002716A1">
        <w:rPr>
          <w:szCs w:val="24"/>
          <w:lang w:val="en-US"/>
        </w:rPr>
        <w:t>/apt/</w:t>
      </w:r>
      <w:proofErr w:type="spellStart"/>
      <w:r w:rsidRPr="002716A1">
        <w:rPr>
          <w:szCs w:val="24"/>
          <w:lang w:val="en-US"/>
        </w:rPr>
        <w:t>sources.list.d</w:t>
      </w:r>
      <w:proofErr w:type="spellEnd"/>
      <w:r w:rsidRPr="002716A1">
        <w:rPr>
          <w:szCs w:val="24"/>
          <w:lang w:val="en-US"/>
        </w:rPr>
        <w:t>/</w:t>
      </w:r>
      <w:proofErr w:type="spellStart"/>
      <w:r w:rsidRPr="002716A1">
        <w:rPr>
          <w:szCs w:val="24"/>
          <w:lang w:val="en-US"/>
        </w:rPr>
        <w:t>raspi.list</w:t>
      </w:r>
      <w:proofErr w:type="spellEnd"/>
      <w:r w:rsidRPr="002716A1">
        <w:rPr>
          <w:szCs w:val="24"/>
          <w:lang w:val="en-US"/>
        </w:rPr>
        <w:t xml:space="preserve"> &amp;&amp; \</w:t>
      </w:r>
    </w:p>
    <w:p w14:paraId="41BE49A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apt-get update &amp;&amp; \</w:t>
      </w:r>
    </w:p>
    <w:p w14:paraId="3C1C555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apt-get install -y --no-install-recommends </w:t>
      </w:r>
      <w:proofErr w:type="spellStart"/>
      <w:r w:rsidRPr="002716A1">
        <w:rPr>
          <w:szCs w:val="24"/>
          <w:lang w:val="en-US"/>
        </w:rPr>
        <w:t>rpicam</w:t>
      </w:r>
      <w:proofErr w:type="spellEnd"/>
      <w:r w:rsidRPr="002716A1">
        <w:rPr>
          <w:szCs w:val="24"/>
          <w:lang w:val="en-US"/>
        </w:rPr>
        <w:t>-apps-lite &amp;&amp; \</w:t>
      </w:r>
    </w:p>
    <w:p w14:paraId="260219D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rm -rf /var/lib/apt/lists/*</w:t>
      </w:r>
    </w:p>
    <w:p w14:paraId="39A5E19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2BCB1B5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WORKDIR /app</w:t>
      </w:r>
    </w:p>
    <w:p w14:paraId="29E4C42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4844F29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COPY </w:t>
      </w:r>
      <w:proofErr w:type="gramStart"/>
      <w:r w:rsidRPr="002716A1">
        <w:rPr>
          <w:szCs w:val="24"/>
          <w:lang w:val="en-US"/>
        </w:rPr>
        <w:t>app/requirements.txt .</w:t>
      </w:r>
      <w:proofErr w:type="gramEnd"/>
    </w:p>
    <w:p w14:paraId="181A709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RUN pip install --no-cache-</w:t>
      </w:r>
      <w:proofErr w:type="spellStart"/>
      <w:r w:rsidRPr="002716A1">
        <w:rPr>
          <w:szCs w:val="24"/>
          <w:lang w:val="en-US"/>
        </w:rPr>
        <w:t>dir</w:t>
      </w:r>
      <w:proofErr w:type="spellEnd"/>
      <w:r w:rsidRPr="002716A1">
        <w:rPr>
          <w:szCs w:val="24"/>
          <w:lang w:val="en-US"/>
        </w:rPr>
        <w:t xml:space="preserve"> -r requirements.txt</w:t>
      </w:r>
    </w:p>
    <w:p w14:paraId="495DB7A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2B5C66D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COPY app</w:t>
      </w:r>
      <w:proofErr w:type="gramStart"/>
      <w:r w:rsidRPr="002716A1">
        <w:rPr>
          <w:szCs w:val="24"/>
          <w:lang w:val="en-US"/>
        </w:rPr>
        <w:t>/ .</w:t>
      </w:r>
      <w:proofErr w:type="gramEnd"/>
    </w:p>
    <w:p w14:paraId="12E28E7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188039D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EXPOSE 8000</w:t>
      </w:r>
    </w:p>
    <w:p w14:paraId="0A37689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0AB5066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CMD ["</w:t>
      </w:r>
      <w:proofErr w:type="spellStart"/>
      <w:r w:rsidRPr="002716A1">
        <w:rPr>
          <w:szCs w:val="24"/>
          <w:lang w:val="en-US"/>
        </w:rPr>
        <w:t>uvicorn</w:t>
      </w:r>
      <w:proofErr w:type="spellEnd"/>
      <w:r w:rsidRPr="002716A1">
        <w:rPr>
          <w:szCs w:val="24"/>
          <w:lang w:val="en-US"/>
        </w:rPr>
        <w:t>", "</w:t>
      </w:r>
      <w:proofErr w:type="spellStart"/>
      <w:r w:rsidRPr="002716A1">
        <w:rPr>
          <w:szCs w:val="24"/>
          <w:lang w:val="en-US"/>
        </w:rPr>
        <w:t>main:app</w:t>
      </w:r>
      <w:proofErr w:type="spellEnd"/>
      <w:r w:rsidRPr="002716A1">
        <w:rPr>
          <w:szCs w:val="24"/>
          <w:lang w:val="en-US"/>
        </w:rPr>
        <w:t>", "--host", "0.0.0.0", "--port", "8000", "--workers", "2"]</w:t>
      </w:r>
    </w:p>
    <w:p w14:paraId="5DC3A68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35D8BF0B" w14:textId="77777777" w:rsidR="00DA337A" w:rsidRPr="002716A1" w:rsidRDefault="00DA337A" w:rsidP="00DA337A">
      <w:pPr>
        <w:ind w:right="-1"/>
        <w:rPr>
          <w:b/>
          <w:bCs/>
          <w:lang w:val="en-US"/>
        </w:rPr>
      </w:pPr>
    </w:p>
    <w:p w14:paraId="5725EAB4" w14:textId="77777777" w:rsidR="00DA337A" w:rsidRDefault="00DA337A" w:rsidP="00DA337A">
      <w:pPr>
        <w:ind w:right="-1"/>
        <w:jc w:val="both"/>
      </w:pPr>
      <w:r w:rsidRPr="00193B72">
        <w:rPr>
          <w:b/>
          <w:bCs/>
        </w:rPr>
        <w:t>Nota:</w:t>
      </w:r>
      <w:r w:rsidRPr="00193B72">
        <w:t xml:space="preserve"> usamos </w:t>
      </w:r>
      <w:proofErr w:type="spellStart"/>
      <w:r w:rsidRPr="0011752E">
        <w:t>rpicam</w:t>
      </w:r>
      <w:proofErr w:type="spellEnd"/>
      <w:r w:rsidRPr="0011752E">
        <w:t xml:space="preserve">-apps-lite </w:t>
      </w:r>
      <w:r w:rsidRPr="00193B72">
        <w:t xml:space="preserve">(variante </w:t>
      </w:r>
      <w:proofErr w:type="spellStart"/>
      <w:r w:rsidRPr="00193B72">
        <w:t>headless</w:t>
      </w:r>
      <w:proofErr w:type="spellEnd"/>
      <w:r w:rsidRPr="00193B72">
        <w:t>, sem dependências de Qt/X11) em vez do</w:t>
      </w:r>
      <w:r>
        <w:t xml:space="preserve"> (</w:t>
      </w:r>
      <w:proofErr w:type="spellStart"/>
      <w:r w:rsidRPr="0011752E">
        <w:t>rpicam</w:t>
      </w:r>
      <w:proofErr w:type="spellEnd"/>
      <w:r w:rsidRPr="0011752E">
        <w:t>-apps</w:t>
      </w:r>
      <w:r w:rsidRPr="00193B72">
        <w:t xml:space="preserve"> completo, já que o código só precisa da captura via linha de comando </w:t>
      </w:r>
      <w:r w:rsidRPr="0011752E">
        <w:t>-n</w:t>
      </w:r>
      <w:r w:rsidRPr="00193B72">
        <w:t>, sem janela de preview) — o que também deixa a imagem final mais leve.</w:t>
      </w:r>
    </w:p>
    <w:p w14:paraId="64A9CFD5" w14:textId="77777777" w:rsidR="00DA337A" w:rsidRDefault="00DA337A" w:rsidP="00DA337A">
      <w:pPr>
        <w:ind w:right="-1"/>
        <w:jc w:val="both"/>
      </w:pPr>
    </w:p>
    <w:p w14:paraId="6197136A" w14:textId="77777777" w:rsidR="00DA337A" w:rsidRPr="00193B72" w:rsidRDefault="00DA337A" w:rsidP="00DA337A">
      <w:pPr>
        <w:ind w:right="-1"/>
        <w:jc w:val="both"/>
        <w:rPr>
          <w:b/>
          <w:bCs/>
        </w:rPr>
      </w:pPr>
      <w:r w:rsidRPr="00193B72">
        <w:rPr>
          <w:b/>
          <w:bCs/>
        </w:rPr>
        <w:t>Passo 4 — Implementar a Captura da Câmera em app/main.py</w:t>
      </w:r>
    </w:p>
    <w:p w14:paraId="7BD0BF11" w14:textId="77777777" w:rsidR="00DA337A" w:rsidRDefault="00DA337A" w:rsidP="00DA337A">
      <w:pPr>
        <w:ind w:right="-1"/>
      </w:pPr>
      <w:r w:rsidRPr="00193B72">
        <w:t>Abra o arquivo principal da API:</w:t>
      </w:r>
    </w:p>
    <w:p w14:paraId="123EEF28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>nano ~/yolo-api/app/main.py</w:t>
      </w:r>
    </w:p>
    <w:p w14:paraId="13698E4D" w14:textId="77777777" w:rsidR="00DA337A" w:rsidRDefault="00DA337A" w:rsidP="00DA337A">
      <w:pPr>
        <w:ind w:right="-1"/>
      </w:pPr>
      <w:r w:rsidRPr="00193B72">
        <w:t xml:space="preserve">Substitua todo o conteúdo pelo código abaixo, que inclui o tratamento de captura com </w:t>
      </w:r>
      <w:proofErr w:type="spellStart"/>
      <w:r w:rsidRPr="00193B72">
        <w:t>fallback</w:t>
      </w:r>
      <w:proofErr w:type="spellEnd"/>
      <w:r w:rsidRPr="00193B72">
        <w:t xml:space="preserve"> (CSI </w:t>
      </w:r>
      <w:proofErr w:type="spellStart"/>
      <w:r w:rsidRPr="0011752E">
        <w:t>rpicam</w:t>
      </w:r>
      <w:proofErr w:type="spellEnd"/>
      <w:r w:rsidRPr="0011752E">
        <w:t>-still</w:t>
      </w:r>
      <w:r w:rsidRPr="00193B72">
        <w:t xml:space="preserve"> / USB </w:t>
      </w:r>
      <w:proofErr w:type="spellStart"/>
      <w:r w:rsidRPr="00193B72">
        <w:t>OpenCV</w:t>
      </w:r>
      <w:proofErr w:type="spellEnd"/>
      <w:r w:rsidRPr="00193B72">
        <w:t xml:space="preserve">) e os novos </w:t>
      </w:r>
      <w:proofErr w:type="spellStart"/>
      <w:r w:rsidRPr="00193B72">
        <w:t>endpoints</w:t>
      </w:r>
      <w:proofErr w:type="spellEnd"/>
      <w:r w:rsidRPr="00193B72">
        <w:t>:</w:t>
      </w:r>
    </w:p>
    <w:p w14:paraId="5384DF5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import base64</w:t>
      </w:r>
    </w:p>
    <w:p w14:paraId="2B79BFE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proofErr w:type="gramStart"/>
      <w:r w:rsidRPr="002716A1">
        <w:rPr>
          <w:szCs w:val="24"/>
          <w:lang w:val="en-US"/>
        </w:rPr>
        <w:t>import</w:t>
      </w:r>
      <w:proofErr w:type="gramEnd"/>
      <w:r w:rsidRPr="002716A1">
        <w:rPr>
          <w:szCs w:val="24"/>
          <w:lang w:val="en-US"/>
        </w:rPr>
        <w:t xml:space="preserve"> io</w:t>
      </w:r>
    </w:p>
    <w:p w14:paraId="78C33DC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import time</w:t>
      </w:r>
    </w:p>
    <w:p w14:paraId="7526051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import subprocess</w:t>
      </w:r>
    </w:p>
    <w:p w14:paraId="4E9DF85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from </w:t>
      </w:r>
      <w:proofErr w:type="spellStart"/>
      <w:r w:rsidRPr="002716A1">
        <w:rPr>
          <w:szCs w:val="24"/>
          <w:lang w:val="en-US"/>
        </w:rPr>
        <w:t>pathlib</w:t>
      </w:r>
      <w:proofErr w:type="spellEnd"/>
      <w:r w:rsidRPr="002716A1">
        <w:rPr>
          <w:szCs w:val="24"/>
          <w:lang w:val="en-US"/>
        </w:rPr>
        <w:t xml:space="preserve"> import Path</w:t>
      </w:r>
    </w:p>
    <w:p w14:paraId="1D4C988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from </w:t>
      </w:r>
      <w:proofErr w:type="spellStart"/>
      <w:r w:rsidRPr="002716A1">
        <w:rPr>
          <w:szCs w:val="24"/>
          <w:lang w:val="en-US"/>
        </w:rPr>
        <w:t>fastapi</w:t>
      </w:r>
      <w:proofErr w:type="spellEnd"/>
      <w:r w:rsidRPr="002716A1">
        <w:rPr>
          <w:szCs w:val="24"/>
          <w:lang w:val="en-US"/>
        </w:rPr>
        <w:t xml:space="preserve"> import </w:t>
      </w:r>
      <w:proofErr w:type="spellStart"/>
      <w:r w:rsidRPr="002716A1">
        <w:rPr>
          <w:szCs w:val="24"/>
          <w:lang w:val="en-US"/>
        </w:rPr>
        <w:t>FastAPI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, Response, Query</w:t>
      </w:r>
    </w:p>
    <w:p w14:paraId="1E84C0C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from PIL import Image</w:t>
      </w:r>
    </w:p>
    <w:p w14:paraId="65E523B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proofErr w:type="gramStart"/>
      <w:r w:rsidRPr="002716A1">
        <w:rPr>
          <w:szCs w:val="24"/>
          <w:lang w:val="en-US"/>
        </w:rPr>
        <w:t>import</w:t>
      </w:r>
      <w:proofErr w:type="gramEnd"/>
      <w:r w:rsidRPr="002716A1">
        <w:rPr>
          <w:szCs w:val="24"/>
          <w:lang w:val="en-US"/>
        </w:rPr>
        <w:t xml:space="preserve"> </w:t>
      </w:r>
      <w:proofErr w:type="spellStart"/>
      <w:r w:rsidRPr="002716A1">
        <w:rPr>
          <w:szCs w:val="24"/>
          <w:lang w:val="en-US"/>
        </w:rPr>
        <w:t>numpy</w:t>
      </w:r>
      <w:proofErr w:type="spellEnd"/>
      <w:r w:rsidRPr="002716A1">
        <w:rPr>
          <w:szCs w:val="24"/>
          <w:lang w:val="en-US"/>
        </w:rPr>
        <w:t xml:space="preserve"> as np</w:t>
      </w:r>
    </w:p>
    <w:p w14:paraId="2297A92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import </w:t>
      </w:r>
      <w:proofErr w:type="spellStart"/>
      <w:r w:rsidRPr="002716A1">
        <w:rPr>
          <w:szCs w:val="24"/>
          <w:lang w:val="en-US"/>
        </w:rPr>
        <w:t>httpx</w:t>
      </w:r>
      <w:proofErr w:type="spellEnd"/>
    </w:p>
    <w:p w14:paraId="2F41F5B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import cv2</w:t>
      </w:r>
    </w:p>
    <w:p w14:paraId="107B790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6BDF6A7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from schemas import (</w:t>
      </w:r>
    </w:p>
    <w:p w14:paraId="7505594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    </w:t>
      </w:r>
      <w:proofErr w:type="spellStart"/>
      <w:r w:rsidRPr="002716A1">
        <w:rPr>
          <w:szCs w:val="24"/>
          <w:lang w:val="en-US"/>
        </w:rPr>
        <w:t>PredictRequest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r w:rsidRPr="002716A1">
        <w:rPr>
          <w:szCs w:val="24"/>
          <w:lang w:val="en-US"/>
        </w:rPr>
        <w:t>PredictResponse</w:t>
      </w:r>
      <w:proofErr w:type="spellEnd"/>
      <w:r w:rsidRPr="002716A1">
        <w:rPr>
          <w:szCs w:val="24"/>
          <w:lang w:val="en-US"/>
        </w:rPr>
        <w:t>,</w:t>
      </w:r>
    </w:p>
    <w:p w14:paraId="693E31F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BatchPredictRequest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r w:rsidRPr="002716A1">
        <w:rPr>
          <w:szCs w:val="24"/>
          <w:lang w:val="en-US"/>
        </w:rPr>
        <w:t>BatchPredictResponse</w:t>
      </w:r>
      <w:proofErr w:type="spellEnd"/>
      <w:r w:rsidRPr="002716A1">
        <w:rPr>
          <w:szCs w:val="24"/>
          <w:lang w:val="en-US"/>
        </w:rPr>
        <w:t>,</w:t>
      </w:r>
    </w:p>
    <w:p w14:paraId="121077E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HealthResponse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r w:rsidRPr="002716A1">
        <w:rPr>
          <w:szCs w:val="24"/>
          <w:lang w:val="en-US"/>
        </w:rPr>
        <w:t>MetricsResponse</w:t>
      </w:r>
      <w:proofErr w:type="spellEnd"/>
      <w:r w:rsidRPr="002716A1">
        <w:rPr>
          <w:szCs w:val="24"/>
          <w:lang w:val="en-US"/>
        </w:rPr>
        <w:t>, Detection</w:t>
      </w:r>
    </w:p>
    <w:p w14:paraId="1CD3925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)</w:t>
      </w:r>
    </w:p>
    <w:p w14:paraId="7BA29FE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from model import </w:t>
      </w:r>
      <w:proofErr w:type="spellStart"/>
      <w:r w:rsidRPr="002716A1">
        <w:rPr>
          <w:szCs w:val="24"/>
          <w:lang w:val="en-US"/>
        </w:rPr>
        <w:t>load_model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r w:rsidRPr="002716A1">
        <w:rPr>
          <w:szCs w:val="24"/>
          <w:lang w:val="en-US"/>
        </w:rPr>
        <w:t>get_default_model_name</w:t>
      </w:r>
      <w:proofErr w:type="spellEnd"/>
    </w:p>
    <w:p w14:paraId="28DE0C0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69806CF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app = </w:t>
      </w:r>
      <w:proofErr w:type="spellStart"/>
      <w:proofErr w:type="gramStart"/>
      <w:r w:rsidRPr="002716A1">
        <w:rPr>
          <w:szCs w:val="24"/>
          <w:lang w:val="en-US"/>
        </w:rPr>
        <w:t>FastAPI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7EE031D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title="YOLO Inference API",</w:t>
      </w:r>
    </w:p>
    <w:p w14:paraId="79E3F7B6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193B72">
        <w:rPr>
          <w:szCs w:val="24"/>
        </w:rPr>
        <w:t>description</w:t>
      </w:r>
      <w:proofErr w:type="spellEnd"/>
      <w:r w:rsidRPr="00193B72">
        <w:rPr>
          <w:szCs w:val="24"/>
        </w:rPr>
        <w:t xml:space="preserve">="API REST para inferência com YOLOv8 e Câmera no </w:t>
      </w:r>
      <w:proofErr w:type="spellStart"/>
      <w:r w:rsidRPr="00193B72">
        <w:rPr>
          <w:szCs w:val="24"/>
        </w:rPr>
        <w:t>Raspberry</w:t>
      </w:r>
      <w:proofErr w:type="spellEnd"/>
      <w:r w:rsidRPr="00193B72">
        <w:rPr>
          <w:szCs w:val="24"/>
        </w:rPr>
        <w:t xml:space="preserve"> Pi 5",</w:t>
      </w:r>
    </w:p>
    <w:p w14:paraId="39A30AC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193B72">
        <w:rPr>
          <w:szCs w:val="24"/>
        </w:rPr>
        <w:t xml:space="preserve">    </w:t>
      </w:r>
      <w:r w:rsidRPr="002716A1">
        <w:rPr>
          <w:szCs w:val="24"/>
          <w:lang w:val="en-US"/>
        </w:rPr>
        <w:t>version="1.1.0",</w:t>
      </w:r>
    </w:p>
    <w:p w14:paraId="3EE0A83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)</w:t>
      </w:r>
    </w:p>
    <w:p w14:paraId="4BA31E5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4BD035A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_metrics </w:t>
      </w:r>
      <w:proofErr w:type="gramStart"/>
      <w:r w:rsidRPr="002716A1">
        <w:rPr>
          <w:szCs w:val="24"/>
          <w:lang w:val="en-US"/>
        </w:rPr>
        <w:t>= {"</w:t>
      </w:r>
      <w:proofErr w:type="gramEnd"/>
      <w:r w:rsidRPr="002716A1">
        <w:rPr>
          <w:szCs w:val="24"/>
          <w:lang w:val="en-US"/>
        </w:rPr>
        <w:t>total": 0, "success": 0, "</w:t>
      </w:r>
      <w:proofErr w:type="spellStart"/>
      <w:r w:rsidRPr="002716A1">
        <w:rPr>
          <w:szCs w:val="24"/>
          <w:lang w:val="en-US"/>
        </w:rPr>
        <w:t>total_ms</w:t>
      </w:r>
      <w:proofErr w:type="spellEnd"/>
      <w:r w:rsidRPr="002716A1">
        <w:rPr>
          <w:szCs w:val="24"/>
          <w:lang w:val="en-US"/>
        </w:rPr>
        <w:t>": 0.0}</w:t>
      </w:r>
    </w:p>
    <w:p w14:paraId="0DA6B15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4EEE2B8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def _</w:t>
      </w:r>
      <w:proofErr w:type="spellStart"/>
      <w:r w:rsidRPr="002716A1">
        <w:rPr>
          <w:szCs w:val="24"/>
          <w:lang w:val="en-US"/>
        </w:rPr>
        <w:t>decode_</w:t>
      </w:r>
      <w:proofErr w:type="gramStart"/>
      <w:r w:rsidRPr="002716A1">
        <w:rPr>
          <w:szCs w:val="24"/>
          <w:lang w:val="en-US"/>
        </w:rPr>
        <w:t>image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 xml:space="preserve">image_base64: str) -&gt; </w:t>
      </w:r>
      <w:proofErr w:type="spellStart"/>
      <w:proofErr w:type="gramStart"/>
      <w:r w:rsidRPr="002716A1">
        <w:rPr>
          <w:szCs w:val="24"/>
          <w:lang w:val="en-US"/>
        </w:rPr>
        <w:t>np.ndarray</w:t>
      </w:r>
      <w:proofErr w:type="spellEnd"/>
      <w:proofErr w:type="gramEnd"/>
      <w:r w:rsidRPr="002716A1">
        <w:rPr>
          <w:szCs w:val="24"/>
          <w:lang w:val="en-US"/>
        </w:rPr>
        <w:t>:</w:t>
      </w:r>
    </w:p>
    <w:p w14:paraId="22079FA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raw = base64.b64decode(image_base64)</w:t>
      </w:r>
    </w:p>
    <w:p w14:paraId="1983739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r w:rsidRPr="002716A1">
        <w:rPr>
          <w:szCs w:val="24"/>
          <w:lang w:val="en-US"/>
        </w:rPr>
        <w:t>Image.open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Start"/>
      <w:r w:rsidRPr="002716A1">
        <w:rPr>
          <w:szCs w:val="24"/>
          <w:lang w:val="en-US"/>
        </w:rPr>
        <w:t>io.BytesIO</w:t>
      </w:r>
      <w:proofErr w:type="spellEnd"/>
      <w:proofErr w:type="gramEnd"/>
      <w:r w:rsidRPr="002716A1">
        <w:rPr>
          <w:szCs w:val="24"/>
          <w:lang w:val="en-US"/>
        </w:rPr>
        <w:t>(raw)</w:t>
      </w:r>
      <w:proofErr w:type="gramStart"/>
      <w:r w:rsidRPr="002716A1">
        <w:rPr>
          <w:szCs w:val="24"/>
          <w:lang w:val="en-US"/>
        </w:rPr>
        <w:t>).convert</w:t>
      </w:r>
      <w:proofErr w:type="gramEnd"/>
      <w:r w:rsidRPr="002716A1">
        <w:rPr>
          <w:szCs w:val="24"/>
          <w:lang w:val="en-US"/>
        </w:rPr>
        <w:t>("RGB")</w:t>
      </w:r>
    </w:p>
    <w:p w14:paraId="62F6907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return </w:t>
      </w:r>
      <w:proofErr w:type="spellStart"/>
      <w:proofErr w:type="gramStart"/>
      <w:r w:rsidRPr="002716A1">
        <w:rPr>
          <w:szCs w:val="24"/>
          <w:lang w:val="en-US"/>
        </w:rPr>
        <w:t>np.array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>)</w:t>
      </w:r>
    </w:p>
    <w:p w14:paraId="2810336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109146B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def _</w:t>
      </w:r>
      <w:proofErr w:type="spellStart"/>
      <w:r w:rsidRPr="002716A1">
        <w:rPr>
          <w:szCs w:val="24"/>
          <w:lang w:val="en-US"/>
        </w:rPr>
        <w:t>load_image_from_</w:t>
      </w:r>
      <w:proofErr w:type="gramStart"/>
      <w:r w:rsidRPr="002716A1">
        <w:rPr>
          <w:szCs w:val="24"/>
          <w:lang w:val="en-US"/>
        </w:rPr>
        <w:t>request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 xml:space="preserve">request: </w:t>
      </w:r>
      <w:proofErr w:type="spellStart"/>
      <w:r w:rsidRPr="002716A1">
        <w:rPr>
          <w:szCs w:val="24"/>
          <w:lang w:val="en-US"/>
        </w:rPr>
        <w:t>PredictRequest</w:t>
      </w:r>
      <w:proofErr w:type="spellEnd"/>
      <w:r w:rsidRPr="002716A1">
        <w:rPr>
          <w:szCs w:val="24"/>
          <w:lang w:val="en-US"/>
        </w:rPr>
        <w:t xml:space="preserve">) -&gt; </w:t>
      </w:r>
      <w:proofErr w:type="spellStart"/>
      <w:proofErr w:type="gramStart"/>
      <w:r w:rsidRPr="002716A1">
        <w:rPr>
          <w:szCs w:val="24"/>
          <w:lang w:val="en-US"/>
        </w:rPr>
        <w:t>np.ndarray</w:t>
      </w:r>
      <w:proofErr w:type="spellEnd"/>
      <w:proofErr w:type="gramEnd"/>
      <w:r w:rsidRPr="002716A1">
        <w:rPr>
          <w:szCs w:val="24"/>
          <w:lang w:val="en-US"/>
        </w:rPr>
        <w:t>:</w:t>
      </w:r>
    </w:p>
    <w:p w14:paraId="3052D92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if not </w:t>
      </w:r>
      <w:proofErr w:type="gramStart"/>
      <w:r w:rsidRPr="002716A1">
        <w:rPr>
          <w:szCs w:val="24"/>
          <w:lang w:val="en-US"/>
        </w:rPr>
        <w:t>request.image</w:t>
      </w:r>
      <w:proofErr w:type="gramEnd"/>
      <w:r w:rsidRPr="002716A1">
        <w:rPr>
          <w:szCs w:val="24"/>
          <w:lang w:val="en-US"/>
        </w:rPr>
        <w:t xml:space="preserve">_base64 and not </w:t>
      </w:r>
      <w:proofErr w:type="spellStart"/>
      <w:proofErr w:type="gramStart"/>
      <w:r w:rsidRPr="002716A1">
        <w:rPr>
          <w:szCs w:val="24"/>
          <w:lang w:val="en-US"/>
        </w:rPr>
        <w:t>request.image</w:t>
      </w:r>
      <w:proofErr w:type="gramEnd"/>
      <w:r w:rsidRPr="002716A1">
        <w:rPr>
          <w:szCs w:val="24"/>
          <w:lang w:val="en-US"/>
        </w:rPr>
        <w:t>_url</w:t>
      </w:r>
      <w:proofErr w:type="spellEnd"/>
      <w:r w:rsidRPr="002716A1">
        <w:rPr>
          <w:szCs w:val="24"/>
          <w:lang w:val="en-US"/>
        </w:rPr>
        <w:t>:</w:t>
      </w:r>
    </w:p>
    <w:p w14:paraId="7562BFD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 </w:t>
      </w:r>
      <w:proofErr w:type="spellStart"/>
      <w:proofErr w:type="gram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status_code</w:t>
      </w:r>
      <w:proofErr w:type="spellEnd"/>
      <w:r w:rsidRPr="002716A1">
        <w:rPr>
          <w:szCs w:val="24"/>
          <w:lang w:val="en-US"/>
        </w:rPr>
        <w:t>=422, detail="</w:t>
      </w:r>
      <w:proofErr w:type="spellStart"/>
      <w:r w:rsidRPr="002716A1">
        <w:rPr>
          <w:szCs w:val="24"/>
          <w:lang w:val="en-US"/>
        </w:rPr>
        <w:t>Forneça</w:t>
      </w:r>
      <w:proofErr w:type="spellEnd"/>
      <w:r w:rsidRPr="002716A1">
        <w:rPr>
          <w:szCs w:val="24"/>
          <w:lang w:val="en-US"/>
        </w:rPr>
        <w:t xml:space="preserve"> image_base64 </w:t>
      </w:r>
      <w:proofErr w:type="spellStart"/>
      <w:r w:rsidRPr="002716A1">
        <w:rPr>
          <w:szCs w:val="24"/>
          <w:lang w:val="en-US"/>
        </w:rPr>
        <w:t>ou</w:t>
      </w:r>
      <w:proofErr w:type="spellEnd"/>
      <w:r w:rsidRPr="002716A1">
        <w:rPr>
          <w:szCs w:val="24"/>
          <w:lang w:val="en-US"/>
        </w:rPr>
        <w:t xml:space="preserve"> </w:t>
      </w:r>
      <w:proofErr w:type="spellStart"/>
      <w:r w:rsidRPr="002716A1">
        <w:rPr>
          <w:szCs w:val="24"/>
          <w:lang w:val="en-US"/>
        </w:rPr>
        <w:t>image_url</w:t>
      </w:r>
      <w:proofErr w:type="spellEnd"/>
      <w:r w:rsidRPr="002716A1">
        <w:rPr>
          <w:szCs w:val="24"/>
          <w:lang w:val="en-US"/>
        </w:rPr>
        <w:t>.")</w:t>
      </w:r>
    </w:p>
    <w:p w14:paraId="68662D7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32EAF50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if </w:t>
      </w:r>
      <w:proofErr w:type="gramStart"/>
      <w:r w:rsidRPr="002716A1">
        <w:rPr>
          <w:szCs w:val="24"/>
          <w:lang w:val="en-US"/>
        </w:rPr>
        <w:t>request.image</w:t>
      </w:r>
      <w:proofErr w:type="gramEnd"/>
      <w:r w:rsidRPr="002716A1">
        <w:rPr>
          <w:szCs w:val="24"/>
          <w:lang w:val="en-US"/>
        </w:rPr>
        <w:t>_base64:</w:t>
      </w:r>
    </w:p>
    <w:p w14:paraId="7AC74D0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return _</w:t>
      </w:r>
      <w:proofErr w:type="spellStart"/>
      <w:r w:rsidRPr="002716A1">
        <w:rPr>
          <w:szCs w:val="24"/>
          <w:lang w:val="en-US"/>
        </w:rPr>
        <w:t>decode_image</w:t>
      </w:r>
      <w:proofErr w:type="spellEnd"/>
      <w:r w:rsidRPr="002716A1">
        <w:rPr>
          <w:szCs w:val="24"/>
          <w:lang w:val="en-US"/>
        </w:rPr>
        <w:t>(</w:t>
      </w:r>
      <w:proofErr w:type="gramStart"/>
      <w:r w:rsidRPr="002716A1">
        <w:rPr>
          <w:szCs w:val="24"/>
          <w:lang w:val="en-US"/>
        </w:rPr>
        <w:t>request.image</w:t>
      </w:r>
      <w:proofErr w:type="gramEnd"/>
      <w:r w:rsidRPr="002716A1">
        <w:rPr>
          <w:szCs w:val="24"/>
          <w:lang w:val="en-US"/>
        </w:rPr>
        <w:t>_base64)</w:t>
      </w:r>
    </w:p>
    <w:p w14:paraId="4AE41CC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else:</w:t>
      </w:r>
    </w:p>
    <w:p w14:paraId="2C30E08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resp = </w:t>
      </w:r>
      <w:proofErr w:type="spellStart"/>
      <w:proofErr w:type="gramStart"/>
      <w:r w:rsidRPr="002716A1">
        <w:rPr>
          <w:szCs w:val="24"/>
          <w:lang w:val="en-US"/>
        </w:rPr>
        <w:t>httpx.get</w:t>
      </w:r>
      <w:proofErr w:type="spell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request.image</w:t>
      </w:r>
      <w:proofErr w:type="gramEnd"/>
      <w:r w:rsidRPr="002716A1">
        <w:rPr>
          <w:szCs w:val="24"/>
          <w:lang w:val="en-US"/>
        </w:rPr>
        <w:t>_url</w:t>
      </w:r>
      <w:proofErr w:type="spellEnd"/>
      <w:r w:rsidRPr="002716A1">
        <w:rPr>
          <w:szCs w:val="24"/>
          <w:lang w:val="en-US"/>
        </w:rPr>
        <w:t xml:space="preserve">, timeout=15.0, </w:t>
      </w:r>
      <w:proofErr w:type="spellStart"/>
      <w:r w:rsidRPr="002716A1">
        <w:rPr>
          <w:szCs w:val="24"/>
          <w:lang w:val="en-US"/>
        </w:rPr>
        <w:t>follow_redirects</w:t>
      </w:r>
      <w:proofErr w:type="spellEnd"/>
      <w:r w:rsidRPr="002716A1">
        <w:rPr>
          <w:szCs w:val="24"/>
          <w:lang w:val="en-US"/>
        </w:rPr>
        <w:t>=True)</w:t>
      </w:r>
    </w:p>
    <w:p w14:paraId="6A22538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proofErr w:type="gramStart"/>
      <w:r w:rsidRPr="002716A1">
        <w:rPr>
          <w:szCs w:val="24"/>
          <w:lang w:val="en-US"/>
        </w:rPr>
        <w:t>resp.raise</w:t>
      </w:r>
      <w:proofErr w:type="gramEnd"/>
      <w:r w:rsidRPr="002716A1">
        <w:rPr>
          <w:szCs w:val="24"/>
          <w:lang w:val="en-US"/>
        </w:rPr>
        <w:t>_for_</w:t>
      </w:r>
      <w:proofErr w:type="gramStart"/>
      <w:r w:rsidRPr="002716A1">
        <w:rPr>
          <w:szCs w:val="24"/>
          <w:lang w:val="en-US"/>
        </w:rPr>
        <w:t>status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</w:t>
      </w:r>
    </w:p>
    <w:p w14:paraId="41EBAD5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r w:rsidRPr="002716A1">
        <w:rPr>
          <w:szCs w:val="24"/>
          <w:lang w:val="en-US"/>
        </w:rPr>
        <w:t>Image.open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Start"/>
      <w:r w:rsidRPr="002716A1">
        <w:rPr>
          <w:szCs w:val="24"/>
          <w:lang w:val="en-US"/>
        </w:rPr>
        <w:t>io.BytesIO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spellStart"/>
      <w:proofErr w:type="gramStart"/>
      <w:r w:rsidRPr="002716A1">
        <w:rPr>
          <w:szCs w:val="24"/>
          <w:lang w:val="en-US"/>
        </w:rPr>
        <w:t>resp.content</w:t>
      </w:r>
      <w:proofErr w:type="spellEnd"/>
      <w:proofErr w:type="gramEnd"/>
      <w:r w:rsidRPr="002716A1">
        <w:rPr>
          <w:szCs w:val="24"/>
          <w:lang w:val="en-US"/>
        </w:rPr>
        <w:t>)</w:t>
      </w:r>
      <w:proofErr w:type="gramStart"/>
      <w:r w:rsidRPr="002716A1">
        <w:rPr>
          <w:szCs w:val="24"/>
          <w:lang w:val="en-US"/>
        </w:rPr>
        <w:t>).convert</w:t>
      </w:r>
      <w:proofErr w:type="gramEnd"/>
      <w:r w:rsidRPr="002716A1">
        <w:rPr>
          <w:szCs w:val="24"/>
          <w:lang w:val="en-US"/>
        </w:rPr>
        <w:t>("RGB")</w:t>
      </w:r>
    </w:p>
    <w:p w14:paraId="09651AF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return </w:t>
      </w:r>
      <w:proofErr w:type="spellStart"/>
      <w:proofErr w:type="gramStart"/>
      <w:r w:rsidRPr="002716A1">
        <w:rPr>
          <w:szCs w:val="24"/>
          <w:lang w:val="en-US"/>
        </w:rPr>
        <w:t>np.array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>)</w:t>
      </w:r>
    </w:p>
    <w:p w14:paraId="06C8A9C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5B264A0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def _</w:t>
      </w:r>
      <w:proofErr w:type="spellStart"/>
      <w:r w:rsidRPr="002716A1">
        <w:rPr>
          <w:szCs w:val="24"/>
          <w:lang w:val="en-US"/>
        </w:rPr>
        <w:t>capture_frame_from_</w:t>
      </w:r>
      <w:proofErr w:type="gramStart"/>
      <w:r w:rsidRPr="002716A1">
        <w:rPr>
          <w:szCs w:val="24"/>
          <w:lang w:val="en-US"/>
        </w:rPr>
        <w:t>camera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device_id</w:t>
      </w:r>
      <w:proofErr w:type="spellEnd"/>
      <w:r w:rsidRPr="002716A1">
        <w:rPr>
          <w:szCs w:val="24"/>
          <w:lang w:val="en-US"/>
        </w:rPr>
        <w:t xml:space="preserve">: int = 0) -&gt; </w:t>
      </w:r>
      <w:proofErr w:type="spellStart"/>
      <w:proofErr w:type="gramStart"/>
      <w:r w:rsidRPr="002716A1">
        <w:rPr>
          <w:szCs w:val="24"/>
          <w:lang w:val="en-US"/>
        </w:rPr>
        <w:t>np.ndarray</w:t>
      </w:r>
      <w:proofErr w:type="spellEnd"/>
      <w:proofErr w:type="gramEnd"/>
      <w:r w:rsidRPr="002716A1">
        <w:rPr>
          <w:szCs w:val="24"/>
          <w:lang w:val="en-US"/>
        </w:rPr>
        <w:t>:</w:t>
      </w:r>
    </w:p>
    <w:p w14:paraId="66F1D4DD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lastRenderedPageBreak/>
        <w:t xml:space="preserve">    </w:t>
      </w:r>
      <w:r w:rsidRPr="00193B72">
        <w:rPr>
          <w:szCs w:val="24"/>
        </w:rPr>
        <w:t xml:space="preserve">"""Captura frame via </w:t>
      </w:r>
      <w:proofErr w:type="spellStart"/>
      <w:r w:rsidRPr="00193B72">
        <w:rPr>
          <w:szCs w:val="24"/>
        </w:rPr>
        <w:t>rpicam</w:t>
      </w:r>
      <w:proofErr w:type="spellEnd"/>
      <w:r w:rsidRPr="00193B72">
        <w:rPr>
          <w:szCs w:val="24"/>
        </w:rPr>
        <w:t xml:space="preserve">-still (Câmera CSI) ou </w:t>
      </w:r>
      <w:proofErr w:type="spellStart"/>
      <w:r w:rsidRPr="00193B72">
        <w:rPr>
          <w:szCs w:val="24"/>
        </w:rPr>
        <w:t>OpenCV</w:t>
      </w:r>
      <w:proofErr w:type="spellEnd"/>
      <w:r w:rsidRPr="00193B72">
        <w:rPr>
          <w:szCs w:val="24"/>
        </w:rPr>
        <w:t xml:space="preserve"> (Câmera USB)."""</w:t>
      </w:r>
    </w:p>
    <w:p w14:paraId="66800D95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# 1. Tenta captura nativa CSI da </w:t>
      </w:r>
      <w:proofErr w:type="spellStart"/>
      <w:r w:rsidRPr="00193B72">
        <w:rPr>
          <w:szCs w:val="24"/>
        </w:rPr>
        <w:t>Raspberry</w:t>
      </w:r>
      <w:proofErr w:type="spellEnd"/>
      <w:r w:rsidRPr="00193B72">
        <w:rPr>
          <w:szCs w:val="24"/>
        </w:rPr>
        <w:t xml:space="preserve"> Pi (</w:t>
      </w:r>
      <w:proofErr w:type="spellStart"/>
      <w:r w:rsidRPr="00193B72">
        <w:rPr>
          <w:szCs w:val="24"/>
        </w:rPr>
        <w:t>rpicam</w:t>
      </w:r>
      <w:proofErr w:type="spellEnd"/>
      <w:r w:rsidRPr="00193B72">
        <w:rPr>
          <w:szCs w:val="24"/>
        </w:rPr>
        <w:t xml:space="preserve">-still / </w:t>
      </w:r>
      <w:proofErr w:type="spellStart"/>
      <w:r w:rsidRPr="00193B72">
        <w:rPr>
          <w:szCs w:val="24"/>
        </w:rPr>
        <w:t>libcamera</w:t>
      </w:r>
      <w:proofErr w:type="spellEnd"/>
      <w:r w:rsidRPr="00193B72">
        <w:rPr>
          <w:szCs w:val="24"/>
        </w:rPr>
        <w:t>-still)</w:t>
      </w:r>
    </w:p>
    <w:p w14:paraId="5995EB2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193B72">
        <w:rPr>
          <w:szCs w:val="24"/>
        </w:rPr>
        <w:t xml:space="preserve">    </w:t>
      </w:r>
      <w:r w:rsidRPr="002716A1">
        <w:rPr>
          <w:szCs w:val="24"/>
          <w:lang w:val="en-US"/>
        </w:rPr>
        <w:t xml:space="preserve">for </w:t>
      </w:r>
      <w:proofErr w:type="spellStart"/>
      <w:r w:rsidRPr="002716A1">
        <w:rPr>
          <w:szCs w:val="24"/>
          <w:lang w:val="en-US"/>
        </w:rPr>
        <w:t>cmd_tool</w:t>
      </w:r>
      <w:proofErr w:type="spellEnd"/>
      <w:r w:rsidRPr="002716A1">
        <w:rPr>
          <w:szCs w:val="24"/>
          <w:lang w:val="en-US"/>
        </w:rPr>
        <w:t xml:space="preserve"> in ["</w:t>
      </w:r>
      <w:proofErr w:type="spellStart"/>
      <w:r w:rsidRPr="002716A1">
        <w:rPr>
          <w:szCs w:val="24"/>
          <w:lang w:val="en-US"/>
        </w:rPr>
        <w:t>rpicam</w:t>
      </w:r>
      <w:proofErr w:type="spellEnd"/>
      <w:r w:rsidRPr="002716A1">
        <w:rPr>
          <w:szCs w:val="24"/>
          <w:lang w:val="en-US"/>
        </w:rPr>
        <w:t>-still", "</w:t>
      </w:r>
      <w:proofErr w:type="spellStart"/>
      <w:r w:rsidRPr="002716A1">
        <w:rPr>
          <w:szCs w:val="24"/>
          <w:lang w:val="en-US"/>
        </w:rPr>
        <w:t>libcamera</w:t>
      </w:r>
      <w:proofErr w:type="spellEnd"/>
      <w:r w:rsidRPr="002716A1">
        <w:rPr>
          <w:szCs w:val="24"/>
          <w:lang w:val="en-US"/>
        </w:rPr>
        <w:t>-still"]:</w:t>
      </w:r>
    </w:p>
    <w:p w14:paraId="676B8285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193B72">
        <w:rPr>
          <w:szCs w:val="24"/>
        </w:rPr>
        <w:t>try</w:t>
      </w:r>
      <w:proofErr w:type="spellEnd"/>
      <w:r w:rsidRPr="00193B72">
        <w:rPr>
          <w:szCs w:val="24"/>
        </w:rPr>
        <w:t>:</w:t>
      </w:r>
    </w:p>
    <w:p w14:paraId="227B2779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</w:t>
      </w:r>
      <w:proofErr w:type="spellStart"/>
      <w:r w:rsidRPr="00193B72">
        <w:rPr>
          <w:szCs w:val="24"/>
        </w:rPr>
        <w:t>cmd</w:t>
      </w:r>
      <w:proofErr w:type="spellEnd"/>
      <w:r w:rsidRPr="00193B72">
        <w:rPr>
          <w:szCs w:val="24"/>
        </w:rPr>
        <w:t xml:space="preserve"> = [</w:t>
      </w:r>
    </w:p>
    <w:p w14:paraId="69A609CC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    </w:t>
      </w:r>
      <w:proofErr w:type="spellStart"/>
      <w:r w:rsidRPr="00193B72">
        <w:rPr>
          <w:szCs w:val="24"/>
        </w:rPr>
        <w:t>cmd_tool</w:t>
      </w:r>
      <w:proofErr w:type="spellEnd"/>
      <w:r w:rsidRPr="00193B72">
        <w:rPr>
          <w:szCs w:val="24"/>
        </w:rPr>
        <w:t>,</w:t>
      </w:r>
    </w:p>
    <w:p w14:paraId="21D2C3D5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    "-t", "500</w:t>
      </w:r>
      <w:proofErr w:type="gramStart"/>
      <w:r w:rsidRPr="00193B72">
        <w:rPr>
          <w:szCs w:val="24"/>
        </w:rPr>
        <w:t xml:space="preserve">",   </w:t>
      </w:r>
      <w:proofErr w:type="gramEnd"/>
      <w:r w:rsidRPr="00193B72">
        <w:rPr>
          <w:szCs w:val="24"/>
        </w:rPr>
        <w:t xml:space="preserve">         # 500ms para ajuste de exposição e balanço de branco</w:t>
      </w:r>
    </w:p>
    <w:p w14:paraId="2DAF8B5C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    "-n</w:t>
      </w:r>
      <w:proofErr w:type="gramStart"/>
      <w:r w:rsidRPr="00193B72">
        <w:rPr>
          <w:szCs w:val="24"/>
        </w:rPr>
        <w:t xml:space="preserve">",   </w:t>
      </w:r>
      <w:proofErr w:type="gramEnd"/>
      <w:r w:rsidRPr="00193B72">
        <w:rPr>
          <w:szCs w:val="24"/>
        </w:rPr>
        <w:t xml:space="preserve">                # Sem janela de preview</w:t>
      </w:r>
    </w:p>
    <w:p w14:paraId="42821F1D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    "-o", "-</w:t>
      </w:r>
      <w:proofErr w:type="gramStart"/>
      <w:r w:rsidRPr="00193B72">
        <w:rPr>
          <w:szCs w:val="24"/>
        </w:rPr>
        <w:t xml:space="preserve">",   </w:t>
      </w:r>
      <w:proofErr w:type="gramEnd"/>
      <w:r w:rsidRPr="00193B72">
        <w:rPr>
          <w:szCs w:val="24"/>
        </w:rPr>
        <w:t xml:space="preserve">           # Saída direta em memória (</w:t>
      </w:r>
      <w:proofErr w:type="spellStart"/>
      <w:r w:rsidRPr="00193B72">
        <w:rPr>
          <w:szCs w:val="24"/>
        </w:rPr>
        <w:t>stdout</w:t>
      </w:r>
      <w:proofErr w:type="spellEnd"/>
      <w:r w:rsidRPr="00193B72">
        <w:rPr>
          <w:szCs w:val="24"/>
        </w:rPr>
        <w:t>)</w:t>
      </w:r>
    </w:p>
    <w:p w14:paraId="14F07B72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    "--</w:t>
      </w:r>
      <w:proofErr w:type="spellStart"/>
      <w:r w:rsidRPr="00193B72">
        <w:rPr>
          <w:szCs w:val="24"/>
        </w:rPr>
        <w:t>width</w:t>
      </w:r>
      <w:proofErr w:type="spellEnd"/>
      <w:r w:rsidRPr="00193B72">
        <w:rPr>
          <w:szCs w:val="24"/>
        </w:rPr>
        <w:t>", "640",</w:t>
      </w:r>
    </w:p>
    <w:p w14:paraId="68BC8B12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    "--</w:t>
      </w:r>
      <w:proofErr w:type="spellStart"/>
      <w:r w:rsidRPr="00193B72">
        <w:rPr>
          <w:szCs w:val="24"/>
        </w:rPr>
        <w:t>height</w:t>
      </w:r>
      <w:proofErr w:type="spellEnd"/>
      <w:r w:rsidRPr="00193B72">
        <w:rPr>
          <w:szCs w:val="24"/>
        </w:rPr>
        <w:t>", "480",</w:t>
      </w:r>
    </w:p>
    <w:p w14:paraId="24301665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    "-e", "</w:t>
      </w:r>
      <w:proofErr w:type="spellStart"/>
      <w:r w:rsidRPr="00193B72">
        <w:rPr>
          <w:szCs w:val="24"/>
        </w:rPr>
        <w:t>jpg</w:t>
      </w:r>
      <w:proofErr w:type="spellEnd"/>
      <w:r w:rsidRPr="00193B72">
        <w:rPr>
          <w:szCs w:val="24"/>
        </w:rPr>
        <w:t>"</w:t>
      </w:r>
    </w:p>
    <w:p w14:paraId="63D7E6E6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]</w:t>
      </w:r>
    </w:p>
    <w:p w14:paraId="6CC1E6F6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        </w:t>
      </w:r>
      <w:proofErr w:type="spellStart"/>
      <w:r w:rsidRPr="00193B72">
        <w:rPr>
          <w:szCs w:val="24"/>
        </w:rPr>
        <w:t>result</w:t>
      </w:r>
      <w:proofErr w:type="spellEnd"/>
      <w:r w:rsidRPr="00193B72">
        <w:rPr>
          <w:szCs w:val="24"/>
        </w:rPr>
        <w:t xml:space="preserve"> = </w:t>
      </w:r>
      <w:proofErr w:type="spellStart"/>
      <w:proofErr w:type="gramStart"/>
      <w:r w:rsidRPr="00193B72">
        <w:rPr>
          <w:szCs w:val="24"/>
        </w:rPr>
        <w:t>subprocess.run</w:t>
      </w:r>
      <w:proofErr w:type="spellEnd"/>
      <w:r w:rsidRPr="00193B72">
        <w:rPr>
          <w:szCs w:val="24"/>
        </w:rPr>
        <w:t>(</w:t>
      </w:r>
      <w:proofErr w:type="spellStart"/>
      <w:proofErr w:type="gramEnd"/>
      <w:r w:rsidRPr="00193B72">
        <w:rPr>
          <w:szCs w:val="24"/>
        </w:rPr>
        <w:t>cmd</w:t>
      </w:r>
      <w:proofErr w:type="spellEnd"/>
      <w:r w:rsidRPr="00193B72">
        <w:rPr>
          <w:szCs w:val="24"/>
        </w:rPr>
        <w:t xml:space="preserve">, </w:t>
      </w:r>
      <w:proofErr w:type="spellStart"/>
      <w:r w:rsidRPr="00193B72">
        <w:rPr>
          <w:szCs w:val="24"/>
        </w:rPr>
        <w:t>stdout</w:t>
      </w:r>
      <w:proofErr w:type="spellEnd"/>
      <w:r w:rsidRPr="00193B72">
        <w:rPr>
          <w:szCs w:val="24"/>
        </w:rPr>
        <w:t>=</w:t>
      </w:r>
      <w:proofErr w:type="spellStart"/>
      <w:proofErr w:type="gramStart"/>
      <w:r w:rsidRPr="00193B72">
        <w:rPr>
          <w:szCs w:val="24"/>
        </w:rPr>
        <w:t>subprocess.PIPE</w:t>
      </w:r>
      <w:proofErr w:type="spellEnd"/>
      <w:proofErr w:type="gramEnd"/>
      <w:r w:rsidRPr="00193B72">
        <w:rPr>
          <w:szCs w:val="24"/>
        </w:rPr>
        <w:t xml:space="preserve">, </w:t>
      </w:r>
      <w:proofErr w:type="spellStart"/>
      <w:r w:rsidRPr="00193B72">
        <w:rPr>
          <w:szCs w:val="24"/>
        </w:rPr>
        <w:t>stderr</w:t>
      </w:r>
      <w:proofErr w:type="spellEnd"/>
      <w:r w:rsidRPr="00193B72">
        <w:rPr>
          <w:szCs w:val="24"/>
        </w:rPr>
        <w:t>=</w:t>
      </w:r>
      <w:proofErr w:type="spellStart"/>
      <w:proofErr w:type="gramStart"/>
      <w:r w:rsidRPr="00193B72">
        <w:rPr>
          <w:szCs w:val="24"/>
        </w:rPr>
        <w:t>subprocess.PIPE</w:t>
      </w:r>
      <w:proofErr w:type="spellEnd"/>
      <w:proofErr w:type="gramEnd"/>
      <w:r w:rsidRPr="00193B72">
        <w:rPr>
          <w:szCs w:val="24"/>
        </w:rPr>
        <w:t>, timeout=5)</w:t>
      </w:r>
    </w:p>
    <w:p w14:paraId="65C64A4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193B72">
        <w:rPr>
          <w:szCs w:val="24"/>
        </w:rPr>
        <w:t xml:space="preserve">            </w:t>
      </w:r>
      <w:r w:rsidRPr="002716A1">
        <w:rPr>
          <w:szCs w:val="24"/>
          <w:lang w:val="en-US"/>
        </w:rPr>
        <w:t xml:space="preserve">if </w:t>
      </w:r>
      <w:proofErr w:type="spellStart"/>
      <w:proofErr w:type="gramStart"/>
      <w:r w:rsidRPr="002716A1">
        <w:rPr>
          <w:szCs w:val="24"/>
          <w:lang w:val="en-US"/>
        </w:rPr>
        <w:t>result.returncode</w:t>
      </w:r>
      <w:proofErr w:type="spellEnd"/>
      <w:proofErr w:type="gramEnd"/>
      <w:r w:rsidRPr="002716A1">
        <w:rPr>
          <w:szCs w:val="24"/>
          <w:lang w:val="en-US"/>
        </w:rPr>
        <w:t xml:space="preserve"> == 0 and </w:t>
      </w:r>
      <w:proofErr w:type="spellStart"/>
      <w:r w:rsidRPr="002716A1">
        <w:rPr>
          <w:szCs w:val="24"/>
          <w:lang w:val="en-US"/>
        </w:rPr>
        <w:t>len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Start"/>
      <w:r w:rsidRPr="002716A1">
        <w:rPr>
          <w:szCs w:val="24"/>
          <w:lang w:val="en-US"/>
        </w:rPr>
        <w:t>result.stdout</w:t>
      </w:r>
      <w:proofErr w:type="spellEnd"/>
      <w:proofErr w:type="gramEnd"/>
      <w:r w:rsidRPr="002716A1">
        <w:rPr>
          <w:szCs w:val="24"/>
          <w:lang w:val="en-US"/>
        </w:rPr>
        <w:t>) &gt; 0:</w:t>
      </w:r>
    </w:p>
    <w:p w14:paraId="031D4B3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r w:rsidRPr="002716A1">
        <w:rPr>
          <w:szCs w:val="24"/>
          <w:lang w:val="en-US"/>
        </w:rPr>
        <w:t>Image.open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Start"/>
      <w:r w:rsidRPr="002716A1">
        <w:rPr>
          <w:szCs w:val="24"/>
          <w:lang w:val="en-US"/>
        </w:rPr>
        <w:t>io.BytesIO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spellStart"/>
      <w:proofErr w:type="gramStart"/>
      <w:r w:rsidRPr="002716A1">
        <w:rPr>
          <w:szCs w:val="24"/>
          <w:lang w:val="en-US"/>
        </w:rPr>
        <w:t>result.stdout</w:t>
      </w:r>
      <w:proofErr w:type="spellEnd"/>
      <w:proofErr w:type="gramEnd"/>
      <w:r w:rsidRPr="002716A1">
        <w:rPr>
          <w:szCs w:val="24"/>
          <w:lang w:val="en-US"/>
        </w:rPr>
        <w:t>)</w:t>
      </w:r>
      <w:proofErr w:type="gramStart"/>
      <w:r w:rsidRPr="002716A1">
        <w:rPr>
          <w:szCs w:val="24"/>
          <w:lang w:val="en-US"/>
        </w:rPr>
        <w:t>).convert</w:t>
      </w:r>
      <w:proofErr w:type="gramEnd"/>
      <w:r w:rsidRPr="002716A1">
        <w:rPr>
          <w:szCs w:val="24"/>
          <w:lang w:val="en-US"/>
        </w:rPr>
        <w:t>("RGB")</w:t>
      </w:r>
    </w:p>
    <w:p w14:paraId="15DB04E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return </w:t>
      </w:r>
      <w:proofErr w:type="spellStart"/>
      <w:proofErr w:type="gramStart"/>
      <w:r w:rsidRPr="002716A1">
        <w:rPr>
          <w:szCs w:val="24"/>
          <w:lang w:val="en-US"/>
        </w:rPr>
        <w:t>np.array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>)</w:t>
      </w:r>
    </w:p>
    <w:p w14:paraId="0E58B55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except Exception:</w:t>
      </w:r>
    </w:p>
    <w:p w14:paraId="7C30BE43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        </w:t>
      </w:r>
      <w:proofErr w:type="spellStart"/>
      <w:r w:rsidRPr="00193B72">
        <w:rPr>
          <w:szCs w:val="24"/>
        </w:rPr>
        <w:t>pass</w:t>
      </w:r>
      <w:proofErr w:type="spellEnd"/>
    </w:p>
    <w:p w14:paraId="7500085F" w14:textId="77777777" w:rsidR="00DA337A" w:rsidRPr="00193B72" w:rsidRDefault="00DA337A" w:rsidP="00DA337A">
      <w:pPr>
        <w:pStyle w:val="CodeDark"/>
        <w:ind w:right="-1"/>
        <w:rPr>
          <w:szCs w:val="24"/>
        </w:rPr>
      </w:pPr>
    </w:p>
    <w:p w14:paraId="1D4E246B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# 2. </w:t>
      </w:r>
      <w:proofErr w:type="spellStart"/>
      <w:r w:rsidRPr="00193B72">
        <w:rPr>
          <w:szCs w:val="24"/>
        </w:rPr>
        <w:t>Fallback</w:t>
      </w:r>
      <w:proofErr w:type="spellEnd"/>
      <w:r w:rsidRPr="00193B72">
        <w:rPr>
          <w:szCs w:val="24"/>
        </w:rPr>
        <w:t xml:space="preserve"> para Câmeras USB padrão (V4L2)</w:t>
      </w:r>
    </w:p>
    <w:p w14:paraId="59D7D2B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193B72">
        <w:rPr>
          <w:szCs w:val="24"/>
        </w:rPr>
        <w:t xml:space="preserve">    </w:t>
      </w:r>
      <w:r w:rsidRPr="002716A1">
        <w:rPr>
          <w:szCs w:val="24"/>
          <w:lang w:val="en-US"/>
        </w:rPr>
        <w:t>cap = cv2.VideoCapture(</w:t>
      </w:r>
      <w:proofErr w:type="spellStart"/>
      <w:r w:rsidRPr="002716A1">
        <w:rPr>
          <w:szCs w:val="24"/>
          <w:lang w:val="en-US"/>
        </w:rPr>
        <w:t>device_id</w:t>
      </w:r>
      <w:proofErr w:type="spellEnd"/>
      <w:r w:rsidRPr="002716A1">
        <w:rPr>
          <w:szCs w:val="24"/>
          <w:lang w:val="en-US"/>
        </w:rPr>
        <w:t>)</w:t>
      </w:r>
    </w:p>
    <w:p w14:paraId="47BCB3D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if </w:t>
      </w:r>
      <w:proofErr w:type="spellStart"/>
      <w:proofErr w:type="gramStart"/>
      <w:r w:rsidRPr="002716A1">
        <w:rPr>
          <w:szCs w:val="24"/>
          <w:lang w:val="en-US"/>
        </w:rPr>
        <w:t>cap.isOpened</w:t>
      </w:r>
      <w:proofErr w:type="spellEnd"/>
      <w:proofErr w:type="gramEnd"/>
      <w:r w:rsidRPr="002716A1">
        <w:rPr>
          <w:szCs w:val="24"/>
          <w:lang w:val="en-US"/>
        </w:rPr>
        <w:t>():</w:t>
      </w:r>
    </w:p>
    <w:p w14:paraId="2D4D144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try:</w:t>
      </w:r>
    </w:p>
    <w:p w14:paraId="010EDBD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for _ in </w:t>
      </w:r>
      <w:proofErr w:type="gramStart"/>
      <w:r w:rsidRPr="002716A1">
        <w:rPr>
          <w:szCs w:val="24"/>
          <w:lang w:val="en-US"/>
        </w:rPr>
        <w:t>range(</w:t>
      </w:r>
      <w:proofErr w:type="gramEnd"/>
      <w:r w:rsidRPr="002716A1">
        <w:rPr>
          <w:szCs w:val="24"/>
          <w:lang w:val="en-US"/>
        </w:rPr>
        <w:t>3):</w:t>
      </w:r>
    </w:p>
    <w:p w14:paraId="3214222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</w:t>
      </w:r>
      <w:proofErr w:type="spellStart"/>
      <w:proofErr w:type="gramStart"/>
      <w:r w:rsidRPr="002716A1">
        <w:rPr>
          <w:szCs w:val="24"/>
          <w:lang w:val="en-US"/>
        </w:rPr>
        <w:t>cap.read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496F906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ret, </w:t>
      </w:r>
      <w:proofErr w:type="spellStart"/>
      <w:r w:rsidRPr="002716A1">
        <w:rPr>
          <w:szCs w:val="24"/>
          <w:lang w:val="en-US"/>
        </w:rPr>
        <w:t>frame_bgr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proofErr w:type="gramStart"/>
      <w:r w:rsidRPr="002716A1">
        <w:rPr>
          <w:szCs w:val="24"/>
          <w:lang w:val="en-US"/>
        </w:rPr>
        <w:t>cap.read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5803C16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if ret and </w:t>
      </w:r>
      <w:proofErr w:type="spellStart"/>
      <w:r w:rsidRPr="002716A1">
        <w:rPr>
          <w:szCs w:val="24"/>
          <w:lang w:val="en-US"/>
        </w:rPr>
        <w:t>frame_bgr</w:t>
      </w:r>
      <w:proofErr w:type="spellEnd"/>
      <w:r w:rsidRPr="002716A1">
        <w:rPr>
          <w:szCs w:val="24"/>
          <w:lang w:val="en-US"/>
        </w:rPr>
        <w:t xml:space="preserve"> is not None:</w:t>
      </w:r>
    </w:p>
    <w:p w14:paraId="231E956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return cv2.cvtColor(</w:t>
      </w:r>
      <w:proofErr w:type="spellStart"/>
      <w:r w:rsidRPr="002716A1">
        <w:rPr>
          <w:szCs w:val="24"/>
          <w:lang w:val="en-US"/>
        </w:rPr>
        <w:t>frame_bgr</w:t>
      </w:r>
      <w:proofErr w:type="spellEnd"/>
      <w:r w:rsidRPr="002716A1">
        <w:rPr>
          <w:szCs w:val="24"/>
          <w:lang w:val="en-US"/>
        </w:rPr>
        <w:t>, cv2.COLOR_BGR2RGB)</w:t>
      </w:r>
    </w:p>
    <w:p w14:paraId="67578C1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        finally:</w:t>
      </w:r>
    </w:p>
    <w:p w14:paraId="24A5C36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</w:t>
      </w:r>
      <w:proofErr w:type="spellStart"/>
      <w:proofErr w:type="gramStart"/>
      <w:r w:rsidRPr="002716A1">
        <w:rPr>
          <w:szCs w:val="24"/>
          <w:lang w:val="en-US"/>
        </w:rPr>
        <w:t>cap.release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0646A5C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5F52AF3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raise </w:t>
      </w:r>
      <w:proofErr w:type="spellStart"/>
      <w:proofErr w:type="gram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0217B3DC" w14:textId="77777777" w:rsidR="00DA337A" w:rsidRPr="00DA337A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DA337A">
        <w:rPr>
          <w:szCs w:val="24"/>
        </w:rPr>
        <w:t>status_code</w:t>
      </w:r>
      <w:proofErr w:type="spellEnd"/>
      <w:r w:rsidRPr="00DA337A">
        <w:rPr>
          <w:szCs w:val="24"/>
        </w:rPr>
        <w:t>=500,</w:t>
      </w:r>
    </w:p>
    <w:p w14:paraId="625BB638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DA337A">
        <w:rPr>
          <w:szCs w:val="24"/>
        </w:rPr>
        <w:t xml:space="preserve">        </w:t>
      </w:r>
      <w:proofErr w:type="spellStart"/>
      <w:r w:rsidRPr="00193B72">
        <w:rPr>
          <w:szCs w:val="24"/>
        </w:rPr>
        <w:t>detail</w:t>
      </w:r>
      <w:proofErr w:type="spellEnd"/>
      <w:r w:rsidRPr="00193B72">
        <w:rPr>
          <w:szCs w:val="24"/>
        </w:rPr>
        <w:t>="Falha ao capturar imagem da câmera. Verifique a conexão do cabo flat."</w:t>
      </w:r>
    </w:p>
    <w:p w14:paraId="736A5E2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193B72">
        <w:rPr>
          <w:szCs w:val="24"/>
        </w:rPr>
        <w:t xml:space="preserve">    </w:t>
      </w:r>
      <w:r w:rsidRPr="002716A1">
        <w:rPr>
          <w:szCs w:val="24"/>
          <w:lang w:val="en-US"/>
        </w:rPr>
        <w:t>)</w:t>
      </w:r>
    </w:p>
    <w:p w14:paraId="52AA1C6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630FDA4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def _</w:t>
      </w:r>
      <w:proofErr w:type="spellStart"/>
      <w:r w:rsidRPr="002716A1">
        <w:rPr>
          <w:szCs w:val="24"/>
          <w:lang w:val="en-US"/>
        </w:rPr>
        <w:t>run_</w:t>
      </w:r>
      <w:proofErr w:type="gramStart"/>
      <w:r w:rsidRPr="002716A1">
        <w:rPr>
          <w:szCs w:val="24"/>
          <w:lang w:val="en-US"/>
        </w:rPr>
        <w:t>inference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image_np</w:t>
      </w:r>
      <w:proofErr w:type="spellEnd"/>
      <w:r w:rsidRPr="002716A1">
        <w:rPr>
          <w:szCs w:val="24"/>
          <w:lang w:val="en-US"/>
        </w:rPr>
        <w:t xml:space="preserve">: </w:t>
      </w:r>
      <w:proofErr w:type="spellStart"/>
      <w:proofErr w:type="gramStart"/>
      <w:r w:rsidRPr="002716A1">
        <w:rPr>
          <w:szCs w:val="24"/>
          <w:lang w:val="en-US"/>
        </w:rPr>
        <w:t>np.ndarray</w:t>
      </w:r>
      <w:proofErr w:type="spellEnd"/>
      <w:proofErr w:type="gramEnd"/>
      <w:r w:rsidRPr="002716A1">
        <w:rPr>
          <w:szCs w:val="24"/>
          <w:lang w:val="en-US"/>
        </w:rPr>
        <w:t xml:space="preserve">, 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 xml:space="preserve">: str, confidence: float) -&gt; </w:t>
      </w:r>
      <w:proofErr w:type="spellStart"/>
      <w:r w:rsidRPr="002716A1">
        <w:rPr>
          <w:szCs w:val="24"/>
          <w:lang w:val="en-US"/>
        </w:rPr>
        <w:t>PredictResponse</w:t>
      </w:r>
      <w:proofErr w:type="spellEnd"/>
      <w:r w:rsidRPr="002716A1">
        <w:rPr>
          <w:szCs w:val="24"/>
          <w:lang w:val="en-US"/>
        </w:rPr>
        <w:t>:</w:t>
      </w:r>
    </w:p>
    <w:p w14:paraId="7236C21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model = </w:t>
      </w:r>
      <w:proofErr w:type="spellStart"/>
      <w:r w:rsidRPr="002716A1">
        <w:rPr>
          <w:szCs w:val="24"/>
          <w:lang w:val="en-US"/>
        </w:rPr>
        <w:t>load_model</w:t>
      </w:r>
      <w:proofErr w:type="spell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>)</w:t>
      </w:r>
    </w:p>
    <w:p w14:paraId="39C0F1C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t0 = </w:t>
      </w:r>
      <w:proofErr w:type="spellStart"/>
      <w:proofErr w:type="gramStart"/>
      <w:r w:rsidRPr="002716A1">
        <w:rPr>
          <w:szCs w:val="24"/>
          <w:lang w:val="en-US"/>
        </w:rPr>
        <w:t>time.perf</w:t>
      </w:r>
      <w:proofErr w:type="gramEnd"/>
      <w:r w:rsidRPr="002716A1">
        <w:rPr>
          <w:szCs w:val="24"/>
          <w:lang w:val="en-US"/>
        </w:rPr>
        <w:t>_</w:t>
      </w:r>
      <w:proofErr w:type="gramStart"/>
      <w:r w:rsidRPr="002716A1">
        <w:rPr>
          <w:szCs w:val="24"/>
          <w:lang w:val="en-US"/>
        </w:rPr>
        <w:t>counter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</w:t>
      </w:r>
    </w:p>
    <w:p w14:paraId="3A0932A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results = </w:t>
      </w:r>
      <w:proofErr w:type="gramStart"/>
      <w:r w:rsidRPr="002716A1">
        <w:rPr>
          <w:szCs w:val="24"/>
          <w:lang w:val="en-US"/>
        </w:rPr>
        <w:t>model(</w:t>
      </w:r>
      <w:proofErr w:type="spellStart"/>
      <w:proofErr w:type="gramEnd"/>
      <w:r w:rsidRPr="002716A1">
        <w:rPr>
          <w:szCs w:val="24"/>
          <w:lang w:val="en-US"/>
        </w:rPr>
        <w:t>image_np</w:t>
      </w:r>
      <w:proofErr w:type="spellEnd"/>
      <w:r w:rsidRPr="002716A1">
        <w:rPr>
          <w:szCs w:val="24"/>
          <w:lang w:val="en-US"/>
        </w:rPr>
        <w:t>, conf=confidence, verbose=False)</w:t>
      </w:r>
    </w:p>
    <w:p w14:paraId="0DE8B05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elapsed_ms</w:t>
      </w:r>
      <w:proofErr w:type="spellEnd"/>
      <w:r w:rsidRPr="002716A1">
        <w:rPr>
          <w:szCs w:val="24"/>
          <w:lang w:val="en-US"/>
        </w:rPr>
        <w:t xml:space="preserve"> = (</w:t>
      </w:r>
      <w:proofErr w:type="spellStart"/>
      <w:proofErr w:type="gramStart"/>
      <w:r w:rsidRPr="002716A1">
        <w:rPr>
          <w:szCs w:val="24"/>
          <w:lang w:val="en-US"/>
        </w:rPr>
        <w:t>time.perf</w:t>
      </w:r>
      <w:proofErr w:type="gramEnd"/>
      <w:r w:rsidRPr="002716A1">
        <w:rPr>
          <w:szCs w:val="24"/>
          <w:lang w:val="en-US"/>
        </w:rPr>
        <w:t>_</w:t>
      </w:r>
      <w:proofErr w:type="gramStart"/>
      <w:r w:rsidRPr="002716A1">
        <w:rPr>
          <w:szCs w:val="24"/>
          <w:lang w:val="en-US"/>
        </w:rPr>
        <w:t>counter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 - t0) * 1000</w:t>
      </w:r>
    </w:p>
    <w:p w14:paraId="32C2EA7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7AAA2C7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detections = []</w:t>
      </w:r>
    </w:p>
    <w:p w14:paraId="6D791C3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for r in results:</w:t>
      </w:r>
    </w:p>
    <w:p w14:paraId="5A3C200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for box in </w:t>
      </w:r>
      <w:proofErr w:type="spellStart"/>
      <w:proofErr w:type="gramStart"/>
      <w:r w:rsidRPr="002716A1">
        <w:rPr>
          <w:szCs w:val="24"/>
          <w:lang w:val="en-US"/>
        </w:rPr>
        <w:t>r.boxes</w:t>
      </w:r>
      <w:proofErr w:type="spellEnd"/>
      <w:proofErr w:type="gramEnd"/>
      <w:r w:rsidRPr="002716A1">
        <w:rPr>
          <w:szCs w:val="24"/>
          <w:lang w:val="en-US"/>
        </w:rPr>
        <w:t>:</w:t>
      </w:r>
    </w:p>
    <w:p w14:paraId="4FA49ED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coords = </w:t>
      </w:r>
      <w:proofErr w:type="spellStart"/>
      <w:proofErr w:type="gramStart"/>
      <w:r w:rsidRPr="002716A1">
        <w:rPr>
          <w:szCs w:val="24"/>
          <w:lang w:val="en-US"/>
        </w:rPr>
        <w:t>box.xyxy</w:t>
      </w:r>
      <w:proofErr w:type="spellEnd"/>
      <w:proofErr w:type="gramEnd"/>
      <w:r w:rsidRPr="002716A1">
        <w:rPr>
          <w:szCs w:val="24"/>
          <w:lang w:val="en-US"/>
        </w:rPr>
        <w:t>[0</w:t>
      </w:r>
      <w:proofErr w:type="gramStart"/>
      <w:r w:rsidRPr="002716A1">
        <w:rPr>
          <w:szCs w:val="24"/>
          <w:lang w:val="en-US"/>
        </w:rPr>
        <w:t>].</w:t>
      </w:r>
      <w:proofErr w:type="spellStart"/>
      <w:r w:rsidRPr="002716A1">
        <w:rPr>
          <w:szCs w:val="24"/>
          <w:lang w:val="en-US"/>
        </w:rPr>
        <w:t>tolist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796EFEE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</w:t>
      </w:r>
      <w:proofErr w:type="spellStart"/>
      <w:r w:rsidRPr="002716A1">
        <w:rPr>
          <w:szCs w:val="24"/>
          <w:lang w:val="en-US"/>
        </w:rPr>
        <w:t>cls_id</w:t>
      </w:r>
      <w:proofErr w:type="spellEnd"/>
      <w:r w:rsidRPr="002716A1">
        <w:rPr>
          <w:szCs w:val="24"/>
          <w:lang w:val="en-US"/>
        </w:rPr>
        <w:t xml:space="preserve"> = int(</w:t>
      </w:r>
      <w:proofErr w:type="spellStart"/>
      <w:r w:rsidRPr="002716A1">
        <w:rPr>
          <w:szCs w:val="24"/>
          <w:lang w:val="en-US"/>
        </w:rPr>
        <w:t>box.cls</w:t>
      </w:r>
      <w:proofErr w:type="spellEnd"/>
      <w:r w:rsidRPr="002716A1">
        <w:rPr>
          <w:szCs w:val="24"/>
          <w:lang w:val="en-US"/>
        </w:rPr>
        <w:t>[0</w:t>
      </w:r>
      <w:proofErr w:type="gramStart"/>
      <w:r w:rsidRPr="002716A1">
        <w:rPr>
          <w:szCs w:val="24"/>
          <w:lang w:val="en-US"/>
        </w:rPr>
        <w:t>].item</w:t>
      </w:r>
      <w:proofErr w:type="gramEnd"/>
      <w:r w:rsidRPr="002716A1">
        <w:rPr>
          <w:szCs w:val="24"/>
          <w:lang w:val="en-US"/>
        </w:rPr>
        <w:t>())</w:t>
      </w:r>
    </w:p>
    <w:p w14:paraId="323547A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</w:t>
      </w:r>
      <w:proofErr w:type="spellStart"/>
      <w:r w:rsidRPr="002716A1">
        <w:rPr>
          <w:szCs w:val="24"/>
          <w:lang w:val="en-US"/>
        </w:rPr>
        <w:t>conf_val</w:t>
      </w:r>
      <w:proofErr w:type="spellEnd"/>
      <w:r w:rsidRPr="002716A1">
        <w:rPr>
          <w:szCs w:val="24"/>
          <w:lang w:val="en-US"/>
        </w:rPr>
        <w:t xml:space="preserve"> = float(</w:t>
      </w:r>
      <w:proofErr w:type="spellStart"/>
      <w:r w:rsidRPr="002716A1">
        <w:rPr>
          <w:szCs w:val="24"/>
          <w:lang w:val="en-US"/>
        </w:rPr>
        <w:t>box.conf</w:t>
      </w:r>
      <w:proofErr w:type="spellEnd"/>
      <w:r w:rsidRPr="002716A1">
        <w:rPr>
          <w:szCs w:val="24"/>
          <w:lang w:val="en-US"/>
        </w:rPr>
        <w:t>[0</w:t>
      </w:r>
      <w:proofErr w:type="gramStart"/>
      <w:r w:rsidRPr="002716A1">
        <w:rPr>
          <w:szCs w:val="24"/>
          <w:lang w:val="en-US"/>
        </w:rPr>
        <w:t>].item</w:t>
      </w:r>
      <w:proofErr w:type="gramEnd"/>
      <w:r w:rsidRPr="002716A1">
        <w:rPr>
          <w:szCs w:val="24"/>
          <w:lang w:val="en-US"/>
        </w:rPr>
        <w:t>())</w:t>
      </w:r>
    </w:p>
    <w:p w14:paraId="410B590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6B63C06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</w:t>
      </w:r>
      <w:proofErr w:type="spellStart"/>
      <w:proofErr w:type="gramStart"/>
      <w:r w:rsidRPr="002716A1">
        <w:rPr>
          <w:szCs w:val="24"/>
          <w:lang w:val="en-US"/>
        </w:rPr>
        <w:t>detections.append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gramStart"/>
      <w:r w:rsidRPr="002716A1">
        <w:rPr>
          <w:szCs w:val="24"/>
          <w:lang w:val="en-US"/>
        </w:rPr>
        <w:t>Detection(</w:t>
      </w:r>
      <w:proofErr w:type="gramEnd"/>
    </w:p>
    <w:p w14:paraId="6CD82AB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label=</w:t>
      </w:r>
      <w:proofErr w:type="spellStart"/>
      <w:proofErr w:type="gramStart"/>
      <w:r w:rsidRPr="002716A1">
        <w:rPr>
          <w:szCs w:val="24"/>
          <w:lang w:val="en-US"/>
        </w:rPr>
        <w:t>model.names</w:t>
      </w:r>
      <w:proofErr w:type="spellEnd"/>
      <w:proofErr w:type="gramEnd"/>
      <w:r w:rsidRPr="002716A1">
        <w:rPr>
          <w:szCs w:val="24"/>
          <w:lang w:val="en-US"/>
        </w:rPr>
        <w:t>[</w:t>
      </w:r>
      <w:proofErr w:type="spellStart"/>
      <w:r w:rsidRPr="002716A1">
        <w:rPr>
          <w:szCs w:val="24"/>
          <w:lang w:val="en-US"/>
        </w:rPr>
        <w:t>cls_id</w:t>
      </w:r>
      <w:proofErr w:type="spellEnd"/>
      <w:r w:rsidRPr="002716A1">
        <w:rPr>
          <w:szCs w:val="24"/>
          <w:lang w:val="en-US"/>
        </w:rPr>
        <w:t>],</w:t>
      </w:r>
    </w:p>
    <w:p w14:paraId="3BEBBAD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confidence=</w:t>
      </w:r>
      <w:proofErr w:type="gramStart"/>
      <w:r w:rsidRPr="002716A1">
        <w:rPr>
          <w:szCs w:val="24"/>
          <w:lang w:val="en-US"/>
        </w:rPr>
        <w:t>round(</w:t>
      </w:r>
      <w:proofErr w:type="spellStart"/>
      <w:proofErr w:type="gramEnd"/>
      <w:r w:rsidRPr="002716A1">
        <w:rPr>
          <w:szCs w:val="24"/>
          <w:lang w:val="en-US"/>
        </w:rPr>
        <w:t>conf_val</w:t>
      </w:r>
      <w:proofErr w:type="spellEnd"/>
      <w:r w:rsidRPr="002716A1">
        <w:rPr>
          <w:szCs w:val="24"/>
          <w:lang w:val="en-US"/>
        </w:rPr>
        <w:t>, 4),</w:t>
      </w:r>
    </w:p>
    <w:p w14:paraId="5D6AEC5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</w:t>
      </w:r>
      <w:proofErr w:type="spellStart"/>
      <w:r w:rsidRPr="002716A1">
        <w:rPr>
          <w:szCs w:val="24"/>
          <w:lang w:val="en-US"/>
        </w:rPr>
        <w:t>bbox</w:t>
      </w:r>
      <w:proofErr w:type="spellEnd"/>
      <w:r w:rsidRPr="002716A1">
        <w:rPr>
          <w:szCs w:val="24"/>
          <w:lang w:val="en-US"/>
        </w:rPr>
        <w:t>=[round(float(c), 2) for c in coords],</w:t>
      </w:r>
    </w:p>
    <w:p w14:paraId="69FAC96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))</w:t>
      </w:r>
    </w:p>
    <w:p w14:paraId="550E87C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297AEE8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h, w = </w:t>
      </w:r>
      <w:proofErr w:type="spellStart"/>
      <w:r w:rsidRPr="002716A1">
        <w:rPr>
          <w:szCs w:val="24"/>
          <w:lang w:val="en-US"/>
        </w:rPr>
        <w:t>image_</w:t>
      </w:r>
      <w:proofErr w:type="gramStart"/>
      <w:r w:rsidRPr="002716A1">
        <w:rPr>
          <w:szCs w:val="24"/>
          <w:lang w:val="en-US"/>
        </w:rPr>
        <w:t>np.shape</w:t>
      </w:r>
      <w:proofErr w:type="spellEnd"/>
      <w:proofErr w:type="gramEnd"/>
      <w:r w:rsidRPr="002716A1">
        <w:rPr>
          <w:szCs w:val="24"/>
          <w:lang w:val="en-US"/>
        </w:rPr>
        <w:t>[:2]</w:t>
      </w:r>
    </w:p>
    <w:p w14:paraId="6C1E5F3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return </w:t>
      </w:r>
      <w:proofErr w:type="spellStart"/>
      <w:proofErr w:type="gramStart"/>
      <w:r w:rsidRPr="002716A1">
        <w:rPr>
          <w:szCs w:val="24"/>
          <w:lang w:val="en-US"/>
        </w:rPr>
        <w:t>PredictResponse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6438234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detections=detections,</w:t>
      </w:r>
    </w:p>
    <w:p w14:paraId="58ADB07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inference_ms</w:t>
      </w:r>
      <w:proofErr w:type="spellEnd"/>
      <w:r w:rsidRPr="002716A1">
        <w:rPr>
          <w:szCs w:val="24"/>
          <w:lang w:val="en-US"/>
        </w:rPr>
        <w:t>=</w:t>
      </w:r>
      <w:proofErr w:type="gramStart"/>
      <w:r w:rsidRPr="002716A1">
        <w:rPr>
          <w:szCs w:val="24"/>
          <w:lang w:val="en-US"/>
        </w:rPr>
        <w:t>round(</w:t>
      </w:r>
      <w:proofErr w:type="spellStart"/>
      <w:proofErr w:type="gramEnd"/>
      <w:r w:rsidRPr="002716A1">
        <w:rPr>
          <w:szCs w:val="24"/>
          <w:lang w:val="en-US"/>
        </w:rPr>
        <w:t>elapsed_ms</w:t>
      </w:r>
      <w:proofErr w:type="spellEnd"/>
      <w:r w:rsidRPr="002716A1">
        <w:rPr>
          <w:szCs w:val="24"/>
          <w:lang w:val="en-US"/>
        </w:rPr>
        <w:t>, 2),</w:t>
      </w:r>
    </w:p>
    <w:p w14:paraId="1A5760A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model_used</w:t>
      </w:r>
      <w:proofErr w:type="spellEnd"/>
      <w:r w:rsidRPr="002716A1">
        <w:rPr>
          <w:szCs w:val="24"/>
          <w:lang w:val="en-US"/>
        </w:rPr>
        <w:t>=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>,</w:t>
      </w:r>
    </w:p>
    <w:p w14:paraId="2523D2F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        </w:t>
      </w:r>
      <w:proofErr w:type="spellStart"/>
      <w:r w:rsidRPr="002716A1">
        <w:rPr>
          <w:szCs w:val="24"/>
          <w:lang w:val="en-US"/>
        </w:rPr>
        <w:t>image_width</w:t>
      </w:r>
      <w:proofErr w:type="spellEnd"/>
      <w:r w:rsidRPr="002716A1">
        <w:rPr>
          <w:szCs w:val="24"/>
          <w:lang w:val="en-US"/>
        </w:rPr>
        <w:t>=w,</w:t>
      </w:r>
    </w:p>
    <w:p w14:paraId="6A602D1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image_height</w:t>
      </w:r>
      <w:proofErr w:type="spellEnd"/>
      <w:r w:rsidRPr="002716A1">
        <w:rPr>
          <w:szCs w:val="24"/>
          <w:lang w:val="en-US"/>
        </w:rPr>
        <w:t>=h,</w:t>
      </w:r>
    </w:p>
    <w:p w14:paraId="06AE6E0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)</w:t>
      </w:r>
    </w:p>
    <w:p w14:paraId="6CC0A00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34C7BB9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# ── Endpoints </w:t>
      </w:r>
      <w:proofErr w:type="spellStart"/>
      <w:r w:rsidRPr="002716A1">
        <w:rPr>
          <w:szCs w:val="24"/>
          <w:lang w:val="en-US"/>
        </w:rPr>
        <w:t>Originais</w:t>
      </w:r>
      <w:proofErr w:type="spellEnd"/>
      <w:r w:rsidRPr="002716A1">
        <w:rPr>
          <w:szCs w:val="24"/>
          <w:lang w:val="en-US"/>
        </w:rPr>
        <w:t xml:space="preserve"> ─────────────────────────────────────</w:t>
      </w:r>
    </w:p>
    <w:p w14:paraId="6D74F06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3A37FAC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@</w:t>
      </w:r>
      <w:proofErr w:type="gramStart"/>
      <w:r w:rsidRPr="002716A1">
        <w:rPr>
          <w:szCs w:val="24"/>
          <w:lang w:val="en-US"/>
        </w:rPr>
        <w:t>app.get(</w:t>
      </w:r>
      <w:proofErr w:type="gramEnd"/>
      <w:r w:rsidRPr="002716A1">
        <w:rPr>
          <w:szCs w:val="24"/>
          <w:lang w:val="en-US"/>
        </w:rPr>
        <w:t xml:space="preserve">"/health", </w:t>
      </w:r>
      <w:proofErr w:type="spellStart"/>
      <w:r w:rsidRPr="002716A1">
        <w:rPr>
          <w:szCs w:val="24"/>
          <w:lang w:val="en-US"/>
        </w:rPr>
        <w:t>response_model</w:t>
      </w:r>
      <w:proofErr w:type="spellEnd"/>
      <w:r w:rsidRPr="002716A1">
        <w:rPr>
          <w:szCs w:val="24"/>
          <w:lang w:val="en-US"/>
        </w:rPr>
        <w:t>=</w:t>
      </w:r>
      <w:proofErr w:type="spellStart"/>
      <w:r w:rsidRPr="002716A1">
        <w:rPr>
          <w:szCs w:val="24"/>
          <w:lang w:val="en-US"/>
        </w:rPr>
        <w:t>HealthResponse</w:t>
      </w:r>
      <w:proofErr w:type="spellEnd"/>
      <w:r w:rsidRPr="002716A1">
        <w:rPr>
          <w:szCs w:val="24"/>
          <w:lang w:val="en-US"/>
        </w:rPr>
        <w:t>)</w:t>
      </w:r>
    </w:p>
    <w:p w14:paraId="109DAB0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async def </w:t>
      </w:r>
      <w:proofErr w:type="spellStart"/>
      <w:r w:rsidRPr="002716A1">
        <w:rPr>
          <w:szCs w:val="24"/>
          <w:lang w:val="en-US"/>
        </w:rPr>
        <w:t>health_</w:t>
      </w:r>
      <w:proofErr w:type="gramStart"/>
      <w:r w:rsidRPr="002716A1">
        <w:rPr>
          <w:szCs w:val="24"/>
          <w:lang w:val="en-US"/>
        </w:rPr>
        <w:t>check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):</w:t>
      </w:r>
    </w:p>
    <w:p w14:paraId="0BB7A8A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r w:rsidRPr="002716A1">
        <w:rPr>
          <w:szCs w:val="24"/>
          <w:lang w:val="en-US"/>
        </w:rPr>
        <w:t>get_default_model_</w:t>
      </w:r>
      <w:proofErr w:type="gramStart"/>
      <w:r w:rsidRPr="002716A1">
        <w:rPr>
          <w:szCs w:val="24"/>
          <w:lang w:val="en-US"/>
        </w:rPr>
        <w:t>name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</w:t>
      </w:r>
    </w:p>
    <w:p w14:paraId="1FCDD87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try:</w:t>
      </w:r>
    </w:p>
    <w:p w14:paraId="36F6709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load_model</w:t>
      </w:r>
      <w:proofErr w:type="spell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>)</w:t>
      </w:r>
    </w:p>
    <w:p w14:paraId="2749905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loaded = True</w:t>
      </w:r>
    </w:p>
    <w:p w14:paraId="4C334AB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Exception:</w:t>
      </w:r>
    </w:p>
    <w:p w14:paraId="66C765D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loaded = False</w:t>
      </w:r>
    </w:p>
    <w:p w14:paraId="0A9BBF6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return </w:t>
      </w:r>
      <w:proofErr w:type="spellStart"/>
      <w:proofErr w:type="gramStart"/>
      <w:r w:rsidRPr="002716A1">
        <w:rPr>
          <w:szCs w:val="24"/>
          <w:lang w:val="en-US"/>
        </w:rPr>
        <w:t>HealthResponse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 xml:space="preserve">status="ok", </w:t>
      </w:r>
      <w:proofErr w:type="spellStart"/>
      <w:r w:rsidRPr="002716A1">
        <w:rPr>
          <w:szCs w:val="24"/>
          <w:lang w:val="en-US"/>
        </w:rPr>
        <w:t>model_loaded</w:t>
      </w:r>
      <w:proofErr w:type="spellEnd"/>
      <w:r w:rsidRPr="002716A1">
        <w:rPr>
          <w:szCs w:val="24"/>
          <w:lang w:val="en-US"/>
        </w:rPr>
        <w:t xml:space="preserve">=loaded, 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>=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>)</w:t>
      </w:r>
    </w:p>
    <w:p w14:paraId="1409BBE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5479D08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@</w:t>
      </w:r>
      <w:proofErr w:type="gramStart"/>
      <w:r w:rsidRPr="002716A1">
        <w:rPr>
          <w:szCs w:val="24"/>
          <w:lang w:val="en-US"/>
        </w:rPr>
        <w:t>app.post(</w:t>
      </w:r>
      <w:proofErr w:type="gramEnd"/>
      <w:r w:rsidRPr="002716A1">
        <w:rPr>
          <w:szCs w:val="24"/>
          <w:lang w:val="en-US"/>
        </w:rPr>
        <w:t xml:space="preserve">"/predict", </w:t>
      </w:r>
      <w:proofErr w:type="spellStart"/>
      <w:r w:rsidRPr="002716A1">
        <w:rPr>
          <w:szCs w:val="24"/>
          <w:lang w:val="en-US"/>
        </w:rPr>
        <w:t>response_model</w:t>
      </w:r>
      <w:proofErr w:type="spellEnd"/>
      <w:r w:rsidRPr="002716A1">
        <w:rPr>
          <w:szCs w:val="24"/>
          <w:lang w:val="en-US"/>
        </w:rPr>
        <w:t>=</w:t>
      </w:r>
      <w:proofErr w:type="spellStart"/>
      <w:r w:rsidRPr="002716A1">
        <w:rPr>
          <w:szCs w:val="24"/>
          <w:lang w:val="en-US"/>
        </w:rPr>
        <w:t>PredictResponse</w:t>
      </w:r>
      <w:proofErr w:type="spellEnd"/>
      <w:r w:rsidRPr="002716A1">
        <w:rPr>
          <w:szCs w:val="24"/>
          <w:lang w:val="en-US"/>
        </w:rPr>
        <w:t>)</w:t>
      </w:r>
    </w:p>
    <w:p w14:paraId="6041957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def </w:t>
      </w:r>
      <w:proofErr w:type="gramStart"/>
      <w:r w:rsidRPr="002716A1">
        <w:rPr>
          <w:szCs w:val="24"/>
          <w:lang w:val="en-US"/>
        </w:rPr>
        <w:t>predict(</w:t>
      </w:r>
      <w:proofErr w:type="gramEnd"/>
      <w:r w:rsidRPr="002716A1">
        <w:rPr>
          <w:szCs w:val="24"/>
          <w:lang w:val="en-US"/>
        </w:rPr>
        <w:t xml:space="preserve">request: </w:t>
      </w:r>
      <w:proofErr w:type="spellStart"/>
      <w:r w:rsidRPr="002716A1">
        <w:rPr>
          <w:szCs w:val="24"/>
          <w:lang w:val="en-US"/>
        </w:rPr>
        <w:t>PredictRequest</w:t>
      </w:r>
      <w:proofErr w:type="spellEnd"/>
      <w:r w:rsidRPr="002716A1">
        <w:rPr>
          <w:szCs w:val="24"/>
          <w:lang w:val="en-US"/>
        </w:rPr>
        <w:t>):</w:t>
      </w:r>
    </w:p>
    <w:p w14:paraId="4F0F1E6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_metrics["total"] += 1</w:t>
      </w:r>
    </w:p>
    <w:p w14:paraId="120EA6D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try:</w:t>
      </w:r>
    </w:p>
    <w:p w14:paraId="57237A3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 xml:space="preserve"> = _</w:t>
      </w:r>
      <w:proofErr w:type="spellStart"/>
      <w:r w:rsidRPr="002716A1">
        <w:rPr>
          <w:szCs w:val="24"/>
          <w:lang w:val="en-US"/>
        </w:rPr>
        <w:t>load_image_from_request</w:t>
      </w:r>
      <w:proofErr w:type="spellEnd"/>
      <w:r w:rsidRPr="002716A1">
        <w:rPr>
          <w:szCs w:val="24"/>
          <w:lang w:val="en-US"/>
        </w:rPr>
        <w:t>(request)</w:t>
      </w:r>
    </w:p>
    <w:p w14:paraId="07158B3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result = _</w:t>
      </w:r>
      <w:proofErr w:type="spellStart"/>
      <w:r w:rsidRPr="002716A1">
        <w:rPr>
          <w:szCs w:val="24"/>
          <w:lang w:val="en-US"/>
        </w:rPr>
        <w:t>run_</w:t>
      </w:r>
      <w:proofErr w:type="gramStart"/>
      <w:r w:rsidRPr="002716A1">
        <w:rPr>
          <w:szCs w:val="24"/>
          <w:lang w:val="en-US"/>
        </w:rPr>
        <w:t>inference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proofErr w:type="gramStart"/>
      <w:r w:rsidRPr="002716A1">
        <w:rPr>
          <w:szCs w:val="24"/>
          <w:lang w:val="en-US"/>
        </w:rPr>
        <w:t>request.model</w:t>
      </w:r>
      <w:proofErr w:type="gramEnd"/>
      <w:r w:rsidRPr="002716A1">
        <w:rPr>
          <w:szCs w:val="24"/>
          <w:lang w:val="en-US"/>
        </w:rPr>
        <w:t>_name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proofErr w:type="gramStart"/>
      <w:r w:rsidRPr="002716A1">
        <w:rPr>
          <w:szCs w:val="24"/>
          <w:lang w:val="en-US"/>
        </w:rPr>
        <w:t>request.confidence</w:t>
      </w:r>
      <w:proofErr w:type="spellEnd"/>
      <w:proofErr w:type="gramEnd"/>
      <w:r w:rsidRPr="002716A1">
        <w:rPr>
          <w:szCs w:val="24"/>
          <w:lang w:val="en-US"/>
        </w:rPr>
        <w:t>)</w:t>
      </w:r>
    </w:p>
    <w:p w14:paraId="6089BB8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_metrics["success"] += 1</w:t>
      </w:r>
    </w:p>
    <w:p w14:paraId="1EEB228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_metrics["</w:t>
      </w:r>
      <w:proofErr w:type="spellStart"/>
      <w:r w:rsidRPr="002716A1">
        <w:rPr>
          <w:szCs w:val="24"/>
          <w:lang w:val="en-US"/>
        </w:rPr>
        <w:t>total_ms</w:t>
      </w:r>
      <w:proofErr w:type="spellEnd"/>
      <w:r w:rsidRPr="002716A1">
        <w:rPr>
          <w:szCs w:val="24"/>
          <w:lang w:val="en-US"/>
        </w:rPr>
        <w:t xml:space="preserve">"] += </w:t>
      </w:r>
      <w:proofErr w:type="spellStart"/>
      <w:proofErr w:type="gramStart"/>
      <w:r w:rsidRPr="002716A1">
        <w:rPr>
          <w:szCs w:val="24"/>
          <w:lang w:val="en-US"/>
        </w:rPr>
        <w:t>result.inference</w:t>
      </w:r>
      <w:proofErr w:type="gramEnd"/>
      <w:r w:rsidRPr="002716A1">
        <w:rPr>
          <w:szCs w:val="24"/>
          <w:lang w:val="en-US"/>
        </w:rPr>
        <w:t>_ms</w:t>
      </w:r>
      <w:proofErr w:type="spellEnd"/>
    </w:p>
    <w:p w14:paraId="3D974BC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return result</w:t>
      </w:r>
    </w:p>
    <w:p w14:paraId="70433C3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</w:t>
      </w:r>
      <w:proofErr w:type="spell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:</w:t>
      </w:r>
    </w:p>
    <w:p w14:paraId="5E697D1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</w:t>
      </w:r>
    </w:p>
    <w:p w14:paraId="0FF0D24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</w:t>
      </w:r>
      <w:proofErr w:type="spellStart"/>
      <w:r w:rsidRPr="002716A1">
        <w:rPr>
          <w:szCs w:val="24"/>
          <w:lang w:val="en-US"/>
        </w:rPr>
        <w:t>FileNotFoundError</w:t>
      </w:r>
      <w:proofErr w:type="spellEnd"/>
      <w:r w:rsidRPr="002716A1">
        <w:rPr>
          <w:szCs w:val="24"/>
          <w:lang w:val="en-US"/>
        </w:rPr>
        <w:t xml:space="preserve"> as e:</w:t>
      </w:r>
    </w:p>
    <w:p w14:paraId="24BF5EA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 </w:t>
      </w:r>
      <w:proofErr w:type="spellStart"/>
      <w:proofErr w:type="gram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status_code</w:t>
      </w:r>
      <w:proofErr w:type="spellEnd"/>
      <w:r w:rsidRPr="002716A1">
        <w:rPr>
          <w:szCs w:val="24"/>
          <w:lang w:val="en-US"/>
        </w:rPr>
        <w:t>=404, detail=str(e))</w:t>
      </w:r>
    </w:p>
    <w:p w14:paraId="5C9F38B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Exception as e:</w:t>
      </w:r>
    </w:p>
    <w:p w14:paraId="634F644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 </w:t>
      </w:r>
      <w:proofErr w:type="spellStart"/>
      <w:proofErr w:type="gram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status_code</w:t>
      </w:r>
      <w:proofErr w:type="spellEnd"/>
      <w:r w:rsidRPr="002716A1">
        <w:rPr>
          <w:szCs w:val="24"/>
          <w:lang w:val="en-US"/>
        </w:rPr>
        <w:t>=500, detail=str(e))</w:t>
      </w:r>
    </w:p>
    <w:p w14:paraId="77C5C5A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793DD3F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>@</w:t>
      </w:r>
      <w:proofErr w:type="gramStart"/>
      <w:r w:rsidRPr="002716A1">
        <w:rPr>
          <w:szCs w:val="24"/>
          <w:lang w:val="en-US"/>
        </w:rPr>
        <w:t>app.post(</w:t>
      </w:r>
      <w:proofErr w:type="gramEnd"/>
      <w:r w:rsidRPr="002716A1">
        <w:rPr>
          <w:szCs w:val="24"/>
          <w:lang w:val="en-US"/>
        </w:rPr>
        <w:t>"/predict/image", responses</w:t>
      </w:r>
      <w:proofErr w:type="gramStart"/>
      <w:r w:rsidRPr="002716A1">
        <w:rPr>
          <w:szCs w:val="24"/>
          <w:lang w:val="en-US"/>
        </w:rPr>
        <w:t>={</w:t>
      </w:r>
      <w:proofErr w:type="gramEnd"/>
      <w:r w:rsidRPr="002716A1">
        <w:rPr>
          <w:szCs w:val="24"/>
          <w:lang w:val="en-US"/>
        </w:rPr>
        <w:t>200: {"content": {"image/jpeg": {}}}})</w:t>
      </w:r>
    </w:p>
    <w:p w14:paraId="53FA963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def </w:t>
      </w:r>
      <w:proofErr w:type="spellStart"/>
      <w:r w:rsidRPr="002716A1">
        <w:rPr>
          <w:szCs w:val="24"/>
          <w:lang w:val="en-US"/>
        </w:rPr>
        <w:t>predict_</w:t>
      </w:r>
      <w:proofErr w:type="gramStart"/>
      <w:r w:rsidRPr="002716A1">
        <w:rPr>
          <w:szCs w:val="24"/>
          <w:lang w:val="en-US"/>
        </w:rPr>
        <w:t>image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 xml:space="preserve">request: </w:t>
      </w:r>
      <w:proofErr w:type="spellStart"/>
      <w:r w:rsidRPr="002716A1">
        <w:rPr>
          <w:szCs w:val="24"/>
          <w:lang w:val="en-US"/>
        </w:rPr>
        <w:t>PredictRequest</w:t>
      </w:r>
      <w:proofErr w:type="spellEnd"/>
      <w:r w:rsidRPr="002716A1">
        <w:rPr>
          <w:szCs w:val="24"/>
          <w:lang w:val="en-US"/>
        </w:rPr>
        <w:t>):</w:t>
      </w:r>
    </w:p>
    <w:p w14:paraId="4F614E7D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</w:t>
      </w:r>
      <w:r w:rsidRPr="00193B72">
        <w:rPr>
          <w:szCs w:val="24"/>
        </w:rPr>
        <w:t>"""Executa inferência em imagem enviada e retorna JPEG com caixas delimitadoras."""</w:t>
      </w:r>
    </w:p>
    <w:p w14:paraId="630CE61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193B72">
        <w:rPr>
          <w:szCs w:val="24"/>
        </w:rPr>
        <w:t xml:space="preserve">    </w:t>
      </w:r>
      <w:r w:rsidRPr="002716A1">
        <w:rPr>
          <w:szCs w:val="24"/>
          <w:lang w:val="en-US"/>
        </w:rPr>
        <w:t>_metrics["total"] += 1</w:t>
      </w:r>
    </w:p>
    <w:p w14:paraId="00E370D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try:</w:t>
      </w:r>
    </w:p>
    <w:p w14:paraId="306CF7A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img_rgb</w:t>
      </w:r>
      <w:proofErr w:type="spellEnd"/>
      <w:r w:rsidRPr="002716A1">
        <w:rPr>
          <w:szCs w:val="24"/>
          <w:lang w:val="en-US"/>
        </w:rPr>
        <w:t xml:space="preserve"> = _</w:t>
      </w:r>
      <w:proofErr w:type="spellStart"/>
      <w:r w:rsidRPr="002716A1">
        <w:rPr>
          <w:szCs w:val="24"/>
          <w:lang w:val="en-US"/>
        </w:rPr>
        <w:t>load_image_from_request</w:t>
      </w:r>
      <w:proofErr w:type="spellEnd"/>
      <w:r w:rsidRPr="002716A1">
        <w:rPr>
          <w:szCs w:val="24"/>
          <w:lang w:val="en-US"/>
        </w:rPr>
        <w:t>(request)</w:t>
      </w:r>
    </w:p>
    <w:p w14:paraId="5F6635D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model = </w:t>
      </w:r>
      <w:proofErr w:type="spellStart"/>
      <w:r w:rsidRPr="002716A1">
        <w:rPr>
          <w:szCs w:val="24"/>
          <w:lang w:val="en-US"/>
        </w:rPr>
        <w:t>load_model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Start"/>
      <w:r w:rsidRPr="002716A1">
        <w:rPr>
          <w:szCs w:val="24"/>
          <w:lang w:val="en-US"/>
        </w:rPr>
        <w:t>request.model</w:t>
      </w:r>
      <w:proofErr w:type="gramEnd"/>
      <w:r w:rsidRPr="002716A1">
        <w:rPr>
          <w:szCs w:val="24"/>
          <w:lang w:val="en-US"/>
        </w:rPr>
        <w:t>_name</w:t>
      </w:r>
      <w:proofErr w:type="spellEnd"/>
      <w:r w:rsidRPr="002716A1">
        <w:rPr>
          <w:szCs w:val="24"/>
          <w:lang w:val="en-US"/>
        </w:rPr>
        <w:t>)</w:t>
      </w:r>
    </w:p>
    <w:p w14:paraId="6F2D1CF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30BDF2D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t0 = </w:t>
      </w:r>
      <w:proofErr w:type="spellStart"/>
      <w:proofErr w:type="gramStart"/>
      <w:r w:rsidRPr="002716A1">
        <w:rPr>
          <w:szCs w:val="24"/>
          <w:lang w:val="en-US"/>
        </w:rPr>
        <w:t>time.perf</w:t>
      </w:r>
      <w:proofErr w:type="gramEnd"/>
      <w:r w:rsidRPr="002716A1">
        <w:rPr>
          <w:szCs w:val="24"/>
          <w:lang w:val="en-US"/>
        </w:rPr>
        <w:t>_</w:t>
      </w:r>
      <w:proofErr w:type="gramStart"/>
      <w:r w:rsidRPr="002716A1">
        <w:rPr>
          <w:szCs w:val="24"/>
          <w:lang w:val="en-US"/>
        </w:rPr>
        <w:t>counter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</w:t>
      </w:r>
    </w:p>
    <w:p w14:paraId="0219452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results = </w:t>
      </w:r>
      <w:proofErr w:type="gramStart"/>
      <w:r w:rsidRPr="002716A1">
        <w:rPr>
          <w:szCs w:val="24"/>
          <w:lang w:val="en-US"/>
        </w:rPr>
        <w:t>model(</w:t>
      </w:r>
      <w:proofErr w:type="spellStart"/>
      <w:proofErr w:type="gramEnd"/>
      <w:r w:rsidRPr="002716A1">
        <w:rPr>
          <w:szCs w:val="24"/>
          <w:lang w:val="en-US"/>
        </w:rPr>
        <w:t>img_rgb</w:t>
      </w:r>
      <w:proofErr w:type="spellEnd"/>
      <w:r w:rsidRPr="002716A1">
        <w:rPr>
          <w:szCs w:val="24"/>
          <w:lang w:val="en-US"/>
        </w:rPr>
        <w:t>, conf=</w:t>
      </w:r>
      <w:proofErr w:type="spellStart"/>
      <w:proofErr w:type="gramStart"/>
      <w:r w:rsidRPr="002716A1">
        <w:rPr>
          <w:szCs w:val="24"/>
          <w:lang w:val="en-US"/>
        </w:rPr>
        <w:t>request.confidence</w:t>
      </w:r>
      <w:proofErr w:type="spellEnd"/>
      <w:proofErr w:type="gramEnd"/>
      <w:r w:rsidRPr="002716A1">
        <w:rPr>
          <w:szCs w:val="24"/>
          <w:lang w:val="en-US"/>
        </w:rPr>
        <w:t>, verbose=False)</w:t>
      </w:r>
    </w:p>
    <w:p w14:paraId="1E7D802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elapsed_ms</w:t>
      </w:r>
      <w:proofErr w:type="spellEnd"/>
      <w:r w:rsidRPr="002716A1">
        <w:rPr>
          <w:szCs w:val="24"/>
          <w:lang w:val="en-US"/>
        </w:rPr>
        <w:t xml:space="preserve"> = (</w:t>
      </w:r>
      <w:proofErr w:type="spellStart"/>
      <w:proofErr w:type="gramStart"/>
      <w:r w:rsidRPr="002716A1">
        <w:rPr>
          <w:szCs w:val="24"/>
          <w:lang w:val="en-US"/>
        </w:rPr>
        <w:t>time.perf</w:t>
      </w:r>
      <w:proofErr w:type="gramEnd"/>
      <w:r w:rsidRPr="002716A1">
        <w:rPr>
          <w:szCs w:val="24"/>
          <w:lang w:val="en-US"/>
        </w:rPr>
        <w:t>_</w:t>
      </w:r>
      <w:proofErr w:type="gramStart"/>
      <w:r w:rsidRPr="002716A1">
        <w:rPr>
          <w:szCs w:val="24"/>
          <w:lang w:val="en-US"/>
        </w:rPr>
        <w:t>counter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 - t0) * 1000</w:t>
      </w:r>
    </w:p>
    <w:p w14:paraId="4FA9C2A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3E9DDF9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_metrics["success"] += 1</w:t>
      </w:r>
    </w:p>
    <w:p w14:paraId="4997193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_metrics["</w:t>
      </w:r>
      <w:proofErr w:type="spellStart"/>
      <w:r w:rsidRPr="002716A1">
        <w:rPr>
          <w:szCs w:val="24"/>
          <w:lang w:val="en-US"/>
        </w:rPr>
        <w:t>total_ms</w:t>
      </w:r>
      <w:proofErr w:type="spellEnd"/>
      <w:r w:rsidRPr="002716A1">
        <w:rPr>
          <w:szCs w:val="24"/>
          <w:lang w:val="en-US"/>
        </w:rPr>
        <w:t xml:space="preserve">"] += </w:t>
      </w:r>
      <w:proofErr w:type="spellStart"/>
      <w:r w:rsidRPr="002716A1">
        <w:rPr>
          <w:szCs w:val="24"/>
          <w:lang w:val="en-US"/>
        </w:rPr>
        <w:t>elapsed_ms</w:t>
      </w:r>
      <w:proofErr w:type="spellEnd"/>
    </w:p>
    <w:p w14:paraId="44AF34C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1087F84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annotated_array</w:t>
      </w:r>
      <w:proofErr w:type="spellEnd"/>
      <w:r w:rsidRPr="002716A1">
        <w:rPr>
          <w:szCs w:val="24"/>
          <w:lang w:val="en-US"/>
        </w:rPr>
        <w:t xml:space="preserve"> = results[0</w:t>
      </w:r>
      <w:proofErr w:type="gramStart"/>
      <w:r w:rsidRPr="002716A1">
        <w:rPr>
          <w:szCs w:val="24"/>
          <w:lang w:val="en-US"/>
        </w:rPr>
        <w:t>].plot</w:t>
      </w:r>
      <w:proofErr w:type="gramEnd"/>
      <w:r w:rsidRPr="002716A1">
        <w:rPr>
          <w:szCs w:val="24"/>
          <w:lang w:val="en-US"/>
        </w:rPr>
        <w:t>()</w:t>
      </w:r>
    </w:p>
    <w:p w14:paraId="4B4BA02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annotated_pil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r w:rsidRPr="002716A1">
        <w:rPr>
          <w:szCs w:val="24"/>
          <w:lang w:val="en-US"/>
        </w:rPr>
        <w:t>Image.fromarray</w:t>
      </w:r>
      <w:proofErr w:type="spell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annotated_array</w:t>
      </w:r>
      <w:proofErr w:type="spellEnd"/>
      <w:r w:rsidRPr="002716A1">
        <w:rPr>
          <w:szCs w:val="24"/>
          <w:lang w:val="en-US"/>
        </w:rPr>
        <w:t>)</w:t>
      </w:r>
    </w:p>
    <w:p w14:paraId="2F4C613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2039914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buffer = </w:t>
      </w:r>
      <w:proofErr w:type="spellStart"/>
      <w:proofErr w:type="gramStart"/>
      <w:r w:rsidRPr="002716A1">
        <w:rPr>
          <w:szCs w:val="24"/>
          <w:lang w:val="en-US"/>
        </w:rPr>
        <w:t>io.BytesIO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5B865F8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annotated_</w:t>
      </w:r>
      <w:proofErr w:type="gramStart"/>
      <w:r w:rsidRPr="002716A1">
        <w:rPr>
          <w:szCs w:val="24"/>
          <w:lang w:val="en-US"/>
        </w:rPr>
        <w:t>pil.save</w:t>
      </w:r>
      <w:proofErr w:type="spellEnd"/>
      <w:proofErr w:type="gramEnd"/>
      <w:r w:rsidRPr="002716A1">
        <w:rPr>
          <w:szCs w:val="24"/>
          <w:lang w:val="en-US"/>
        </w:rPr>
        <w:t>(buffer, format="JPEG", quality=95)</w:t>
      </w:r>
    </w:p>
    <w:p w14:paraId="4D0A992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2AA1427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return Response(content=</w:t>
      </w:r>
      <w:proofErr w:type="spellStart"/>
      <w:proofErr w:type="gramStart"/>
      <w:r w:rsidRPr="002716A1">
        <w:rPr>
          <w:szCs w:val="24"/>
          <w:lang w:val="en-US"/>
        </w:rPr>
        <w:t>buffer.getvalue</w:t>
      </w:r>
      <w:proofErr w:type="spellEnd"/>
      <w:proofErr w:type="gramEnd"/>
      <w:r w:rsidRPr="002716A1">
        <w:rPr>
          <w:szCs w:val="24"/>
          <w:lang w:val="en-US"/>
        </w:rPr>
        <w:t xml:space="preserve">(), </w:t>
      </w:r>
      <w:proofErr w:type="spellStart"/>
      <w:r w:rsidRPr="002716A1">
        <w:rPr>
          <w:szCs w:val="24"/>
          <w:lang w:val="en-US"/>
        </w:rPr>
        <w:t>media_type</w:t>
      </w:r>
      <w:proofErr w:type="spellEnd"/>
      <w:r w:rsidRPr="002716A1">
        <w:rPr>
          <w:szCs w:val="24"/>
          <w:lang w:val="en-US"/>
        </w:rPr>
        <w:t>="image/jpeg")</w:t>
      </w:r>
    </w:p>
    <w:p w14:paraId="07804B1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</w:t>
      </w:r>
      <w:proofErr w:type="spell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:</w:t>
      </w:r>
    </w:p>
    <w:p w14:paraId="5FCC919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</w:t>
      </w:r>
    </w:p>
    <w:p w14:paraId="45FADD9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</w:t>
      </w:r>
      <w:proofErr w:type="spellStart"/>
      <w:r w:rsidRPr="002716A1">
        <w:rPr>
          <w:szCs w:val="24"/>
          <w:lang w:val="en-US"/>
        </w:rPr>
        <w:t>FileNotFoundError</w:t>
      </w:r>
      <w:proofErr w:type="spellEnd"/>
      <w:r w:rsidRPr="002716A1">
        <w:rPr>
          <w:szCs w:val="24"/>
          <w:lang w:val="en-US"/>
        </w:rPr>
        <w:t xml:space="preserve"> as e:</w:t>
      </w:r>
    </w:p>
    <w:p w14:paraId="4414EF5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 </w:t>
      </w:r>
      <w:proofErr w:type="spellStart"/>
      <w:proofErr w:type="gram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status_code</w:t>
      </w:r>
      <w:proofErr w:type="spellEnd"/>
      <w:r w:rsidRPr="002716A1">
        <w:rPr>
          <w:szCs w:val="24"/>
          <w:lang w:val="en-US"/>
        </w:rPr>
        <w:t>=404, detail=str(e))</w:t>
      </w:r>
    </w:p>
    <w:p w14:paraId="722E702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Exception as e:</w:t>
      </w:r>
    </w:p>
    <w:p w14:paraId="7A91BE6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 </w:t>
      </w:r>
      <w:proofErr w:type="spellStart"/>
      <w:proofErr w:type="gram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status_code</w:t>
      </w:r>
      <w:proofErr w:type="spellEnd"/>
      <w:r w:rsidRPr="002716A1">
        <w:rPr>
          <w:szCs w:val="24"/>
          <w:lang w:val="en-US"/>
        </w:rPr>
        <w:t>=500, detail=str(e))</w:t>
      </w:r>
    </w:p>
    <w:p w14:paraId="4441F8F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31F7FDB5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# ── Novos </w:t>
      </w:r>
      <w:proofErr w:type="spellStart"/>
      <w:r w:rsidRPr="00193B72">
        <w:rPr>
          <w:szCs w:val="24"/>
        </w:rPr>
        <w:t>Endpoints</w:t>
      </w:r>
      <w:proofErr w:type="spellEnd"/>
      <w:r w:rsidRPr="00193B72">
        <w:rPr>
          <w:szCs w:val="24"/>
        </w:rPr>
        <w:t>: Integração com a Câmera ────────────────</w:t>
      </w:r>
    </w:p>
    <w:p w14:paraId="11CCDF86" w14:textId="77777777" w:rsidR="00DA337A" w:rsidRPr="00193B72" w:rsidRDefault="00DA337A" w:rsidP="00DA337A">
      <w:pPr>
        <w:pStyle w:val="CodeDark"/>
        <w:ind w:right="-1"/>
        <w:rPr>
          <w:szCs w:val="24"/>
        </w:rPr>
      </w:pPr>
    </w:p>
    <w:p w14:paraId="7BA7D83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>@</w:t>
      </w:r>
      <w:proofErr w:type="gramStart"/>
      <w:r w:rsidRPr="002716A1">
        <w:rPr>
          <w:szCs w:val="24"/>
          <w:lang w:val="en-US"/>
        </w:rPr>
        <w:t>app.post(</w:t>
      </w:r>
      <w:proofErr w:type="gramEnd"/>
      <w:r w:rsidRPr="002716A1">
        <w:rPr>
          <w:szCs w:val="24"/>
          <w:lang w:val="en-US"/>
        </w:rPr>
        <w:t xml:space="preserve">"/predict/camera", </w:t>
      </w:r>
      <w:proofErr w:type="spellStart"/>
      <w:r w:rsidRPr="002716A1">
        <w:rPr>
          <w:szCs w:val="24"/>
          <w:lang w:val="en-US"/>
        </w:rPr>
        <w:t>response_model</w:t>
      </w:r>
      <w:proofErr w:type="spellEnd"/>
      <w:r w:rsidRPr="002716A1">
        <w:rPr>
          <w:szCs w:val="24"/>
          <w:lang w:val="en-US"/>
        </w:rPr>
        <w:t>=</w:t>
      </w:r>
      <w:proofErr w:type="spellStart"/>
      <w:r w:rsidRPr="002716A1">
        <w:rPr>
          <w:szCs w:val="24"/>
          <w:lang w:val="en-US"/>
        </w:rPr>
        <w:t>PredictResponse</w:t>
      </w:r>
      <w:proofErr w:type="spellEnd"/>
      <w:r w:rsidRPr="002716A1">
        <w:rPr>
          <w:szCs w:val="24"/>
          <w:lang w:val="en-US"/>
        </w:rPr>
        <w:t>)</w:t>
      </w:r>
    </w:p>
    <w:p w14:paraId="711DB8B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def </w:t>
      </w:r>
      <w:proofErr w:type="spellStart"/>
      <w:r w:rsidRPr="002716A1">
        <w:rPr>
          <w:szCs w:val="24"/>
          <w:lang w:val="en-US"/>
        </w:rPr>
        <w:t>predict_from_</w:t>
      </w:r>
      <w:proofErr w:type="gramStart"/>
      <w:r w:rsidRPr="002716A1">
        <w:rPr>
          <w:szCs w:val="24"/>
          <w:lang w:val="en-US"/>
        </w:rPr>
        <w:t>camera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1C439042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193B72">
        <w:rPr>
          <w:szCs w:val="24"/>
        </w:rPr>
        <w:t>device_id</w:t>
      </w:r>
      <w:proofErr w:type="spellEnd"/>
      <w:r w:rsidRPr="00193B72">
        <w:rPr>
          <w:szCs w:val="24"/>
        </w:rPr>
        <w:t xml:space="preserve">: </w:t>
      </w:r>
      <w:proofErr w:type="spellStart"/>
      <w:r w:rsidRPr="00193B72">
        <w:rPr>
          <w:szCs w:val="24"/>
        </w:rPr>
        <w:t>int</w:t>
      </w:r>
      <w:proofErr w:type="spellEnd"/>
      <w:r w:rsidRPr="00193B72">
        <w:rPr>
          <w:szCs w:val="24"/>
        </w:rPr>
        <w:t xml:space="preserve"> = </w:t>
      </w:r>
      <w:proofErr w:type="gramStart"/>
      <w:r w:rsidRPr="00193B72">
        <w:rPr>
          <w:szCs w:val="24"/>
        </w:rPr>
        <w:t>Query(</w:t>
      </w:r>
      <w:proofErr w:type="gramEnd"/>
      <w:r w:rsidRPr="00193B72">
        <w:rPr>
          <w:szCs w:val="24"/>
        </w:rPr>
        <w:t xml:space="preserve">0, </w:t>
      </w:r>
      <w:proofErr w:type="spellStart"/>
      <w:r w:rsidRPr="00193B72">
        <w:rPr>
          <w:szCs w:val="24"/>
        </w:rPr>
        <w:t>description</w:t>
      </w:r>
      <w:proofErr w:type="spellEnd"/>
      <w:r w:rsidRPr="00193B72">
        <w:rPr>
          <w:szCs w:val="24"/>
        </w:rPr>
        <w:t>="Índice do dispositivo (/</w:t>
      </w:r>
      <w:proofErr w:type="spellStart"/>
      <w:r w:rsidRPr="00193B72">
        <w:rPr>
          <w:szCs w:val="24"/>
        </w:rPr>
        <w:t>dev</w:t>
      </w:r>
      <w:proofErr w:type="spellEnd"/>
      <w:r w:rsidRPr="00193B72">
        <w:rPr>
          <w:szCs w:val="24"/>
        </w:rPr>
        <w:t>/</w:t>
      </w:r>
      <w:proofErr w:type="spellStart"/>
      <w:r w:rsidRPr="00193B72">
        <w:rPr>
          <w:szCs w:val="24"/>
        </w:rPr>
        <w:t>videoX</w:t>
      </w:r>
      <w:proofErr w:type="spellEnd"/>
      <w:r w:rsidRPr="00193B72">
        <w:rPr>
          <w:szCs w:val="24"/>
        </w:rPr>
        <w:t>)"),</w:t>
      </w:r>
    </w:p>
    <w:p w14:paraId="6701F6BC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</w:t>
      </w:r>
      <w:proofErr w:type="spellStart"/>
      <w:r w:rsidRPr="00193B72">
        <w:rPr>
          <w:szCs w:val="24"/>
        </w:rPr>
        <w:t>confidence</w:t>
      </w:r>
      <w:proofErr w:type="spellEnd"/>
      <w:r w:rsidRPr="00193B72">
        <w:rPr>
          <w:szCs w:val="24"/>
        </w:rPr>
        <w:t xml:space="preserve">: </w:t>
      </w:r>
      <w:proofErr w:type="spellStart"/>
      <w:r w:rsidRPr="00193B72">
        <w:rPr>
          <w:szCs w:val="24"/>
        </w:rPr>
        <w:t>float</w:t>
      </w:r>
      <w:proofErr w:type="spellEnd"/>
      <w:r w:rsidRPr="00193B72">
        <w:rPr>
          <w:szCs w:val="24"/>
        </w:rPr>
        <w:t xml:space="preserve"> = </w:t>
      </w:r>
      <w:proofErr w:type="gramStart"/>
      <w:r w:rsidRPr="00193B72">
        <w:rPr>
          <w:szCs w:val="24"/>
        </w:rPr>
        <w:t>Query(</w:t>
      </w:r>
      <w:proofErr w:type="gramEnd"/>
      <w:r w:rsidRPr="00193B72">
        <w:rPr>
          <w:szCs w:val="24"/>
        </w:rPr>
        <w:t xml:space="preserve">0.25, </w:t>
      </w:r>
      <w:proofErr w:type="spellStart"/>
      <w:r w:rsidRPr="00193B72">
        <w:rPr>
          <w:szCs w:val="24"/>
        </w:rPr>
        <w:t>ge</w:t>
      </w:r>
      <w:proofErr w:type="spellEnd"/>
      <w:r w:rsidRPr="00193B72">
        <w:rPr>
          <w:szCs w:val="24"/>
        </w:rPr>
        <w:t xml:space="preserve">=0.0, </w:t>
      </w:r>
      <w:proofErr w:type="spellStart"/>
      <w:r w:rsidRPr="00193B72">
        <w:rPr>
          <w:szCs w:val="24"/>
        </w:rPr>
        <w:t>le</w:t>
      </w:r>
      <w:proofErr w:type="spellEnd"/>
      <w:r w:rsidRPr="00193B72">
        <w:rPr>
          <w:szCs w:val="24"/>
        </w:rPr>
        <w:t xml:space="preserve">=1.0, </w:t>
      </w:r>
      <w:proofErr w:type="spellStart"/>
      <w:r w:rsidRPr="00193B72">
        <w:rPr>
          <w:szCs w:val="24"/>
        </w:rPr>
        <w:t>description</w:t>
      </w:r>
      <w:proofErr w:type="spellEnd"/>
      <w:r w:rsidRPr="00193B72">
        <w:rPr>
          <w:szCs w:val="24"/>
        </w:rPr>
        <w:t>="Limiar de confiança"),</w:t>
      </w:r>
    </w:p>
    <w:p w14:paraId="5163846E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</w:t>
      </w:r>
      <w:proofErr w:type="spellStart"/>
      <w:r w:rsidRPr="00193B72">
        <w:rPr>
          <w:szCs w:val="24"/>
        </w:rPr>
        <w:t>model_name</w:t>
      </w:r>
      <w:proofErr w:type="spellEnd"/>
      <w:r w:rsidRPr="00193B72">
        <w:rPr>
          <w:szCs w:val="24"/>
        </w:rPr>
        <w:t xml:space="preserve">: </w:t>
      </w:r>
      <w:proofErr w:type="spellStart"/>
      <w:r w:rsidRPr="00193B72">
        <w:rPr>
          <w:szCs w:val="24"/>
        </w:rPr>
        <w:t>str</w:t>
      </w:r>
      <w:proofErr w:type="spellEnd"/>
      <w:r w:rsidRPr="00193B72">
        <w:rPr>
          <w:szCs w:val="24"/>
        </w:rPr>
        <w:t xml:space="preserve"> = </w:t>
      </w:r>
      <w:proofErr w:type="gramStart"/>
      <w:r w:rsidRPr="00193B72">
        <w:rPr>
          <w:szCs w:val="24"/>
        </w:rPr>
        <w:t>Query(</w:t>
      </w:r>
      <w:proofErr w:type="gramEnd"/>
      <w:r w:rsidRPr="00193B72">
        <w:rPr>
          <w:szCs w:val="24"/>
        </w:rPr>
        <w:t xml:space="preserve">"yolov8n.pt", </w:t>
      </w:r>
      <w:proofErr w:type="spellStart"/>
      <w:r w:rsidRPr="00193B72">
        <w:rPr>
          <w:szCs w:val="24"/>
        </w:rPr>
        <w:t>description</w:t>
      </w:r>
      <w:proofErr w:type="spellEnd"/>
      <w:r w:rsidRPr="00193B72">
        <w:rPr>
          <w:szCs w:val="24"/>
        </w:rPr>
        <w:t>="Modelo YOLO a ser utilizado")</w:t>
      </w:r>
    </w:p>
    <w:p w14:paraId="71DC4CA5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>):</w:t>
      </w:r>
    </w:p>
    <w:p w14:paraId="2B754A3B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"""Dispara a captura de uma foto pela câmera, infere e retorna as detecções em JSON."""</w:t>
      </w:r>
    </w:p>
    <w:p w14:paraId="4DAD8FA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193B72">
        <w:rPr>
          <w:szCs w:val="24"/>
        </w:rPr>
        <w:t xml:space="preserve">    </w:t>
      </w:r>
      <w:r w:rsidRPr="002716A1">
        <w:rPr>
          <w:szCs w:val="24"/>
          <w:lang w:val="en-US"/>
        </w:rPr>
        <w:t>_metrics["total"] += 1</w:t>
      </w:r>
    </w:p>
    <w:p w14:paraId="166DBC5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try:</w:t>
      </w:r>
    </w:p>
    <w:p w14:paraId="0ADE021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img_rgb</w:t>
      </w:r>
      <w:proofErr w:type="spellEnd"/>
      <w:r w:rsidRPr="002716A1">
        <w:rPr>
          <w:szCs w:val="24"/>
          <w:lang w:val="en-US"/>
        </w:rPr>
        <w:t xml:space="preserve"> = _</w:t>
      </w:r>
      <w:proofErr w:type="spellStart"/>
      <w:r w:rsidRPr="002716A1">
        <w:rPr>
          <w:szCs w:val="24"/>
          <w:lang w:val="en-US"/>
        </w:rPr>
        <w:t>capture_frame_from_camera</w:t>
      </w:r>
      <w:proofErr w:type="spell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device_id</w:t>
      </w:r>
      <w:proofErr w:type="spellEnd"/>
      <w:r w:rsidRPr="002716A1">
        <w:rPr>
          <w:szCs w:val="24"/>
          <w:lang w:val="en-US"/>
        </w:rPr>
        <w:t>=</w:t>
      </w:r>
      <w:proofErr w:type="spellStart"/>
      <w:r w:rsidRPr="002716A1">
        <w:rPr>
          <w:szCs w:val="24"/>
          <w:lang w:val="en-US"/>
        </w:rPr>
        <w:t>device_id</w:t>
      </w:r>
      <w:proofErr w:type="spellEnd"/>
      <w:r w:rsidRPr="002716A1">
        <w:rPr>
          <w:szCs w:val="24"/>
          <w:lang w:val="en-US"/>
        </w:rPr>
        <w:t>)</w:t>
      </w:r>
    </w:p>
    <w:p w14:paraId="0202C23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result = _</w:t>
      </w:r>
      <w:proofErr w:type="spellStart"/>
      <w:r w:rsidRPr="002716A1">
        <w:rPr>
          <w:szCs w:val="24"/>
          <w:lang w:val="en-US"/>
        </w:rPr>
        <w:t>run_</w:t>
      </w:r>
      <w:proofErr w:type="gramStart"/>
      <w:r w:rsidRPr="002716A1">
        <w:rPr>
          <w:szCs w:val="24"/>
          <w:lang w:val="en-US"/>
        </w:rPr>
        <w:t>inference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img_rgb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>, confidence)</w:t>
      </w:r>
    </w:p>
    <w:p w14:paraId="3EE2532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_metrics["success"] += 1</w:t>
      </w:r>
    </w:p>
    <w:p w14:paraId="0B9C294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_metrics["</w:t>
      </w:r>
      <w:proofErr w:type="spellStart"/>
      <w:r w:rsidRPr="002716A1">
        <w:rPr>
          <w:szCs w:val="24"/>
          <w:lang w:val="en-US"/>
        </w:rPr>
        <w:t>total_ms</w:t>
      </w:r>
      <w:proofErr w:type="spellEnd"/>
      <w:r w:rsidRPr="002716A1">
        <w:rPr>
          <w:szCs w:val="24"/>
          <w:lang w:val="en-US"/>
        </w:rPr>
        <w:t xml:space="preserve">"] += </w:t>
      </w:r>
      <w:proofErr w:type="spellStart"/>
      <w:proofErr w:type="gramStart"/>
      <w:r w:rsidRPr="002716A1">
        <w:rPr>
          <w:szCs w:val="24"/>
          <w:lang w:val="en-US"/>
        </w:rPr>
        <w:t>result.inference</w:t>
      </w:r>
      <w:proofErr w:type="gramEnd"/>
      <w:r w:rsidRPr="002716A1">
        <w:rPr>
          <w:szCs w:val="24"/>
          <w:lang w:val="en-US"/>
        </w:rPr>
        <w:t>_ms</w:t>
      </w:r>
      <w:proofErr w:type="spellEnd"/>
    </w:p>
    <w:p w14:paraId="00E959A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return result</w:t>
      </w:r>
    </w:p>
    <w:p w14:paraId="1321E82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</w:t>
      </w:r>
      <w:proofErr w:type="spell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:</w:t>
      </w:r>
    </w:p>
    <w:p w14:paraId="16D3599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</w:t>
      </w:r>
    </w:p>
    <w:p w14:paraId="4520B0C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Exception as e:</w:t>
      </w:r>
    </w:p>
    <w:p w14:paraId="122AF6B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 </w:t>
      </w:r>
      <w:proofErr w:type="spellStart"/>
      <w:proofErr w:type="gram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status_code</w:t>
      </w:r>
      <w:proofErr w:type="spellEnd"/>
      <w:r w:rsidRPr="002716A1">
        <w:rPr>
          <w:szCs w:val="24"/>
          <w:lang w:val="en-US"/>
        </w:rPr>
        <w:t>=500, detail=str(e))</w:t>
      </w:r>
    </w:p>
    <w:p w14:paraId="154669B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4951AE8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@</w:t>
      </w:r>
      <w:proofErr w:type="gramStart"/>
      <w:r w:rsidRPr="002716A1">
        <w:rPr>
          <w:szCs w:val="24"/>
          <w:lang w:val="en-US"/>
        </w:rPr>
        <w:t>app.get(</w:t>
      </w:r>
      <w:proofErr w:type="gramEnd"/>
      <w:r w:rsidRPr="002716A1">
        <w:rPr>
          <w:szCs w:val="24"/>
          <w:lang w:val="en-US"/>
        </w:rPr>
        <w:t>"/predict/camera/image", responses</w:t>
      </w:r>
      <w:proofErr w:type="gramStart"/>
      <w:r w:rsidRPr="002716A1">
        <w:rPr>
          <w:szCs w:val="24"/>
          <w:lang w:val="en-US"/>
        </w:rPr>
        <w:t>={</w:t>
      </w:r>
      <w:proofErr w:type="gramEnd"/>
      <w:r w:rsidRPr="002716A1">
        <w:rPr>
          <w:szCs w:val="24"/>
          <w:lang w:val="en-US"/>
        </w:rPr>
        <w:t>200: {"content": {"image/jpeg": {}}}})</w:t>
      </w:r>
    </w:p>
    <w:p w14:paraId="5DA0405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def </w:t>
      </w:r>
      <w:proofErr w:type="spellStart"/>
      <w:r w:rsidRPr="002716A1">
        <w:rPr>
          <w:szCs w:val="24"/>
          <w:lang w:val="en-US"/>
        </w:rPr>
        <w:t>predict_from_camera_</w:t>
      </w:r>
      <w:proofErr w:type="gramStart"/>
      <w:r w:rsidRPr="002716A1">
        <w:rPr>
          <w:szCs w:val="24"/>
          <w:lang w:val="en-US"/>
        </w:rPr>
        <w:t>image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67D1FDC9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193B72">
        <w:rPr>
          <w:szCs w:val="24"/>
        </w:rPr>
        <w:t>device_id</w:t>
      </w:r>
      <w:proofErr w:type="spellEnd"/>
      <w:r w:rsidRPr="00193B72">
        <w:rPr>
          <w:szCs w:val="24"/>
        </w:rPr>
        <w:t xml:space="preserve">: </w:t>
      </w:r>
      <w:proofErr w:type="spellStart"/>
      <w:r w:rsidRPr="00193B72">
        <w:rPr>
          <w:szCs w:val="24"/>
        </w:rPr>
        <w:t>int</w:t>
      </w:r>
      <w:proofErr w:type="spellEnd"/>
      <w:r w:rsidRPr="00193B72">
        <w:rPr>
          <w:szCs w:val="24"/>
        </w:rPr>
        <w:t xml:space="preserve"> = </w:t>
      </w:r>
      <w:proofErr w:type="gramStart"/>
      <w:r w:rsidRPr="00193B72">
        <w:rPr>
          <w:szCs w:val="24"/>
        </w:rPr>
        <w:t>Query(</w:t>
      </w:r>
      <w:proofErr w:type="gramEnd"/>
      <w:r w:rsidRPr="00193B72">
        <w:rPr>
          <w:szCs w:val="24"/>
        </w:rPr>
        <w:t xml:space="preserve">0, </w:t>
      </w:r>
      <w:proofErr w:type="spellStart"/>
      <w:r w:rsidRPr="00193B72">
        <w:rPr>
          <w:szCs w:val="24"/>
        </w:rPr>
        <w:t>description</w:t>
      </w:r>
      <w:proofErr w:type="spellEnd"/>
      <w:r w:rsidRPr="00193B72">
        <w:rPr>
          <w:szCs w:val="24"/>
        </w:rPr>
        <w:t>="Índice do dispositivo (/</w:t>
      </w:r>
      <w:proofErr w:type="spellStart"/>
      <w:r w:rsidRPr="00193B72">
        <w:rPr>
          <w:szCs w:val="24"/>
        </w:rPr>
        <w:t>dev</w:t>
      </w:r>
      <w:proofErr w:type="spellEnd"/>
      <w:r w:rsidRPr="00193B72">
        <w:rPr>
          <w:szCs w:val="24"/>
        </w:rPr>
        <w:t>/</w:t>
      </w:r>
      <w:proofErr w:type="spellStart"/>
      <w:r w:rsidRPr="00193B72">
        <w:rPr>
          <w:szCs w:val="24"/>
        </w:rPr>
        <w:t>videoX</w:t>
      </w:r>
      <w:proofErr w:type="spellEnd"/>
      <w:r w:rsidRPr="00193B72">
        <w:rPr>
          <w:szCs w:val="24"/>
        </w:rPr>
        <w:t>)"),</w:t>
      </w:r>
    </w:p>
    <w:p w14:paraId="7E01E53A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</w:t>
      </w:r>
      <w:proofErr w:type="spellStart"/>
      <w:r w:rsidRPr="00193B72">
        <w:rPr>
          <w:szCs w:val="24"/>
        </w:rPr>
        <w:t>confidence</w:t>
      </w:r>
      <w:proofErr w:type="spellEnd"/>
      <w:r w:rsidRPr="00193B72">
        <w:rPr>
          <w:szCs w:val="24"/>
        </w:rPr>
        <w:t xml:space="preserve">: </w:t>
      </w:r>
      <w:proofErr w:type="spellStart"/>
      <w:r w:rsidRPr="00193B72">
        <w:rPr>
          <w:szCs w:val="24"/>
        </w:rPr>
        <w:t>float</w:t>
      </w:r>
      <w:proofErr w:type="spellEnd"/>
      <w:r w:rsidRPr="00193B72">
        <w:rPr>
          <w:szCs w:val="24"/>
        </w:rPr>
        <w:t xml:space="preserve"> = </w:t>
      </w:r>
      <w:proofErr w:type="gramStart"/>
      <w:r w:rsidRPr="00193B72">
        <w:rPr>
          <w:szCs w:val="24"/>
        </w:rPr>
        <w:t>Query(</w:t>
      </w:r>
      <w:proofErr w:type="gramEnd"/>
      <w:r w:rsidRPr="00193B72">
        <w:rPr>
          <w:szCs w:val="24"/>
        </w:rPr>
        <w:t xml:space="preserve">0.25, </w:t>
      </w:r>
      <w:proofErr w:type="spellStart"/>
      <w:r w:rsidRPr="00193B72">
        <w:rPr>
          <w:szCs w:val="24"/>
        </w:rPr>
        <w:t>ge</w:t>
      </w:r>
      <w:proofErr w:type="spellEnd"/>
      <w:r w:rsidRPr="00193B72">
        <w:rPr>
          <w:szCs w:val="24"/>
        </w:rPr>
        <w:t xml:space="preserve">=0.0, </w:t>
      </w:r>
      <w:proofErr w:type="spellStart"/>
      <w:r w:rsidRPr="00193B72">
        <w:rPr>
          <w:szCs w:val="24"/>
        </w:rPr>
        <w:t>le</w:t>
      </w:r>
      <w:proofErr w:type="spellEnd"/>
      <w:r w:rsidRPr="00193B72">
        <w:rPr>
          <w:szCs w:val="24"/>
        </w:rPr>
        <w:t xml:space="preserve">=1.0, </w:t>
      </w:r>
      <w:proofErr w:type="spellStart"/>
      <w:r w:rsidRPr="00193B72">
        <w:rPr>
          <w:szCs w:val="24"/>
        </w:rPr>
        <w:t>description</w:t>
      </w:r>
      <w:proofErr w:type="spellEnd"/>
      <w:r w:rsidRPr="00193B72">
        <w:rPr>
          <w:szCs w:val="24"/>
        </w:rPr>
        <w:t>="Limiar de confiança"),</w:t>
      </w:r>
    </w:p>
    <w:p w14:paraId="29C3E0C7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</w:t>
      </w:r>
      <w:proofErr w:type="spellStart"/>
      <w:r w:rsidRPr="00193B72">
        <w:rPr>
          <w:szCs w:val="24"/>
        </w:rPr>
        <w:t>model_name</w:t>
      </w:r>
      <w:proofErr w:type="spellEnd"/>
      <w:r w:rsidRPr="00193B72">
        <w:rPr>
          <w:szCs w:val="24"/>
        </w:rPr>
        <w:t xml:space="preserve">: </w:t>
      </w:r>
      <w:proofErr w:type="spellStart"/>
      <w:r w:rsidRPr="00193B72">
        <w:rPr>
          <w:szCs w:val="24"/>
        </w:rPr>
        <w:t>str</w:t>
      </w:r>
      <w:proofErr w:type="spellEnd"/>
      <w:r w:rsidRPr="00193B72">
        <w:rPr>
          <w:szCs w:val="24"/>
        </w:rPr>
        <w:t xml:space="preserve"> = </w:t>
      </w:r>
      <w:proofErr w:type="gramStart"/>
      <w:r w:rsidRPr="00193B72">
        <w:rPr>
          <w:szCs w:val="24"/>
        </w:rPr>
        <w:t>Query(</w:t>
      </w:r>
      <w:proofErr w:type="gramEnd"/>
      <w:r w:rsidRPr="00193B72">
        <w:rPr>
          <w:szCs w:val="24"/>
        </w:rPr>
        <w:t xml:space="preserve">"yolov8n.pt", </w:t>
      </w:r>
      <w:proofErr w:type="spellStart"/>
      <w:r w:rsidRPr="00193B72">
        <w:rPr>
          <w:szCs w:val="24"/>
        </w:rPr>
        <w:t>description</w:t>
      </w:r>
      <w:proofErr w:type="spellEnd"/>
      <w:r w:rsidRPr="00193B72">
        <w:rPr>
          <w:szCs w:val="24"/>
        </w:rPr>
        <w:t>="Modelo YOLO a ser utilizado")</w:t>
      </w:r>
    </w:p>
    <w:p w14:paraId="5A92EBC3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>):</w:t>
      </w:r>
    </w:p>
    <w:p w14:paraId="516B7DE4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 xml:space="preserve">    """Dispara a câmera, infere e renderiza a foto real capturada com os </w:t>
      </w:r>
      <w:proofErr w:type="spellStart"/>
      <w:r w:rsidRPr="00193B72">
        <w:rPr>
          <w:szCs w:val="24"/>
        </w:rPr>
        <w:t>bounding</w:t>
      </w:r>
      <w:proofErr w:type="spellEnd"/>
      <w:r w:rsidRPr="00193B72">
        <w:rPr>
          <w:szCs w:val="24"/>
        </w:rPr>
        <w:t xml:space="preserve"> boxes na Swagger UI."""</w:t>
      </w:r>
    </w:p>
    <w:p w14:paraId="23C97CC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193B72">
        <w:rPr>
          <w:szCs w:val="24"/>
        </w:rPr>
        <w:t xml:space="preserve">    </w:t>
      </w:r>
      <w:r w:rsidRPr="002716A1">
        <w:rPr>
          <w:szCs w:val="24"/>
          <w:lang w:val="en-US"/>
        </w:rPr>
        <w:t>_metrics["total"] += 1</w:t>
      </w:r>
    </w:p>
    <w:p w14:paraId="03C5B0A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    try:</w:t>
      </w:r>
    </w:p>
    <w:p w14:paraId="5217750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img_rgb</w:t>
      </w:r>
      <w:proofErr w:type="spellEnd"/>
      <w:r w:rsidRPr="002716A1">
        <w:rPr>
          <w:szCs w:val="24"/>
          <w:lang w:val="en-US"/>
        </w:rPr>
        <w:t xml:space="preserve"> = _</w:t>
      </w:r>
      <w:proofErr w:type="spellStart"/>
      <w:r w:rsidRPr="002716A1">
        <w:rPr>
          <w:szCs w:val="24"/>
          <w:lang w:val="en-US"/>
        </w:rPr>
        <w:t>capture_frame_from_camera</w:t>
      </w:r>
      <w:proofErr w:type="spell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device_id</w:t>
      </w:r>
      <w:proofErr w:type="spellEnd"/>
      <w:r w:rsidRPr="002716A1">
        <w:rPr>
          <w:szCs w:val="24"/>
          <w:lang w:val="en-US"/>
        </w:rPr>
        <w:t>=</w:t>
      </w:r>
      <w:proofErr w:type="spellStart"/>
      <w:r w:rsidRPr="002716A1">
        <w:rPr>
          <w:szCs w:val="24"/>
          <w:lang w:val="en-US"/>
        </w:rPr>
        <w:t>device_id</w:t>
      </w:r>
      <w:proofErr w:type="spellEnd"/>
      <w:r w:rsidRPr="002716A1">
        <w:rPr>
          <w:szCs w:val="24"/>
          <w:lang w:val="en-US"/>
        </w:rPr>
        <w:t>)</w:t>
      </w:r>
    </w:p>
    <w:p w14:paraId="68F240E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model = </w:t>
      </w:r>
      <w:proofErr w:type="spellStart"/>
      <w:r w:rsidRPr="002716A1">
        <w:rPr>
          <w:szCs w:val="24"/>
          <w:lang w:val="en-US"/>
        </w:rPr>
        <w:t>load_model</w:t>
      </w:r>
      <w:proofErr w:type="spell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>)</w:t>
      </w:r>
    </w:p>
    <w:p w14:paraId="30B094D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014ADB6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t0 = </w:t>
      </w:r>
      <w:proofErr w:type="spellStart"/>
      <w:proofErr w:type="gramStart"/>
      <w:r w:rsidRPr="002716A1">
        <w:rPr>
          <w:szCs w:val="24"/>
          <w:lang w:val="en-US"/>
        </w:rPr>
        <w:t>time.perf</w:t>
      </w:r>
      <w:proofErr w:type="gramEnd"/>
      <w:r w:rsidRPr="002716A1">
        <w:rPr>
          <w:szCs w:val="24"/>
          <w:lang w:val="en-US"/>
        </w:rPr>
        <w:t>_</w:t>
      </w:r>
      <w:proofErr w:type="gramStart"/>
      <w:r w:rsidRPr="002716A1">
        <w:rPr>
          <w:szCs w:val="24"/>
          <w:lang w:val="en-US"/>
        </w:rPr>
        <w:t>counter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</w:t>
      </w:r>
    </w:p>
    <w:p w14:paraId="2FD04D2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results = </w:t>
      </w:r>
      <w:proofErr w:type="gramStart"/>
      <w:r w:rsidRPr="002716A1">
        <w:rPr>
          <w:szCs w:val="24"/>
          <w:lang w:val="en-US"/>
        </w:rPr>
        <w:t>model(</w:t>
      </w:r>
      <w:proofErr w:type="spellStart"/>
      <w:proofErr w:type="gramEnd"/>
      <w:r w:rsidRPr="002716A1">
        <w:rPr>
          <w:szCs w:val="24"/>
          <w:lang w:val="en-US"/>
        </w:rPr>
        <w:t>img_rgb</w:t>
      </w:r>
      <w:proofErr w:type="spellEnd"/>
      <w:r w:rsidRPr="002716A1">
        <w:rPr>
          <w:szCs w:val="24"/>
          <w:lang w:val="en-US"/>
        </w:rPr>
        <w:t>, conf=confidence, verbose=False)</w:t>
      </w:r>
    </w:p>
    <w:p w14:paraId="652C63E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elapsed_ms</w:t>
      </w:r>
      <w:proofErr w:type="spellEnd"/>
      <w:r w:rsidRPr="002716A1">
        <w:rPr>
          <w:szCs w:val="24"/>
          <w:lang w:val="en-US"/>
        </w:rPr>
        <w:t xml:space="preserve"> = (</w:t>
      </w:r>
      <w:proofErr w:type="spellStart"/>
      <w:proofErr w:type="gramStart"/>
      <w:r w:rsidRPr="002716A1">
        <w:rPr>
          <w:szCs w:val="24"/>
          <w:lang w:val="en-US"/>
        </w:rPr>
        <w:t>time.perf</w:t>
      </w:r>
      <w:proofErr w:type="gramEnd"/>
      <w:r w:rsidRPr="002716A1">
        <w:rPr>
          <w:szCs w:val="24"/>
          <w:lang w:val="en-US"/>
        </w:rPr>
        <w:t>_</w:t>
      </w:r>
      <w:proofErr w:type="gramStart"/>
      <w:r w:rsidRPr="002716A1">
        <w:rPr>
          <w:szCs w:val="24"/>
          <w:lang w:val="en-US"/>
        </w:rPr>
        <w:t>counter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 - t0) * 1000</w:t>
      </w:r>
    </w:p>
    <w:p w14:paraId="730163A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1757FD6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_metrics["success"] += 1</w:t>
      </w:r>
    </w:p>
    <w:p w14:paraId="25A0C05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_metrics["</w:t>
      </w:r>
      <w:proofErr w:type="spellStart"/>
      <w:r w:rsidRPr="002716A1">
        <w:rPr>
          <w:szCs w:val="24"/>
          <w:lang w:val="en-US"/>
        </w:rPr>
        <w:t>total_ms</w:t>
      </w:r>
      <w:proofErr w:type="spellEnd"/>
      <w:r w:rsidRPr="002716A1">
        <w:rPr>
          <w:szCs w:val="24"/>
          <w:lang w:val="en-US"/>
        </w:rPr>
        <w:t xml:space="preserve">"] += </w:t>
      </w:r>
      <w:proofErr w:type="spellStart"/>
      <w:r w:rsidRPr="002716A1">
        <w:rPr>
          <w:szCs w:val="24"/>
          <w:lang w:val="en-US"/>
        </w:rPr>
        <w:t>elapsed_ms</w:t>
      </w:r>
      <w:proofErr w:type="spellEnd"/>
    </w:p>
    <w:p w14:paraId="2300A43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6AA902E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annotated_array</w:t>
      </w:r>
      <w:proofErr w:type="spellEnd"/>
      <w:r w:rsidRPr="002716A1">
        <w:rPr>
          <w:szCs w:val="24"/>
          <w:lang w:val="en-US"/>
        </w:rPr>
        <w:t xml:space="preserve"> = results[0</w:t>
      </w:r>
      <w:proofErr w:type="gramStart"/>
      <w:r w:rsidRPr="002716A1">
        <w:rPr>
          <w:szCs w:val="24"/>
          <w:lang w:val="en-US"/>
        </w:rPr>
        <w:t>].plot</w:t>
      </w:r>
      <w:proofErr w:type="gramEnd"/>
      <w:r w:rsidRPr="002716A1">
        <w:rPr>
          <w:szCs w:val="24"/>
          <w:lang w:val="en-US"/>
        </w:rPr>
        <w:t>()</w:t>
      </w:r>
    </w:p>
    <w:p w14:paraId="70E092AE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annotated_pil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r w:rsidRPr="002716A1">
        <w:rPr>
          <w:szCs w:val="24"/>
          <w:lang w:val="en-US"/>
        </w:rPr>
        <w:t>Image.fromarray</w:t>
      </w:r>
      <w:proofErr w:type="spell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annotated_array</w:t>
      </w:r>
      <w:proofErr w:type="spellEnd"/>
      <w:r w:rsidRPr="002716A1">
        <w:rPr>
          <w:szCs w:val="24"/>
          <w:lang w:val="en-US"/>
        </w:rPr>
        <w:t>)</w:t>
      </w:r>
    </w:p>
    <w:p w14:paraId="726823B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202EB26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buffer = </w:t>
      </w:r>
      <w:proofErr w:type="spellStart"/>
      <w:proofErr w:type="gramStart"/>
      <w:r w:rsidRPr="002716A1">
        <w:rPr>
          <w:szCs w:val="24"/>
          <w:lang w:val="en-US"/>
        </w:rPr>
        <w:t>io.BytesIO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3A7E85D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annotated_</w:t>
      </w:r>
      <w:proofErr w:type="gramStart"/>
      <w:r w:rsidRPr="002716A1">
        <w:rPr>
          <w:szCs w:val="24"/>
          <w:lang w:val="en-US"/>
        </w:rPr>
        <w:t>pil.save</w:t>
      </w:r>
      <w:proofErr w:type="spellEnd"/>
      <w:proofErr w:type="gramEnd"/>
      <w:r w:rsidRPr="002716A1">
        <w:rPr>
          <w:szCs w:val="24"/>
          <w:lang w:val="en-US"/>
        </w:rPr>
        <w:t>(buffer, format="JPEG", quality=95)</w:t>
      </w:r>
    </w:p>
    <w:p w14:paraId="22E2397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5BC35D5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return Response(content=</w:t>
      </w:r>
      <w:proofErr w:type="spellStart"/>
      <w:proofErr w:type="gramStart"/>
      <w:r w:rsidRPr="002716A1">
        <w:rPr>
          <w:szCs w:val="24"/>
          <w:lang w:val="en-US"/>
        </w:rPr>
        <w:t>buffer.getvalue</w:t>
      </w:r>
      <w:proofErr w:type="spellEnd"/>
      <w:proofErr w:type="gramEnd"/>
      <w:r w:rsidRPr="002716A1">
        <w:rPr>
          <w:szCs w:val="24"/>
          <w:lang w:val="en-US"/>
        </w:rPr>
        <w:t xml:space="preserve">(), </w:t>
      </w:r>
      <w:proofErr w:type="spellStart"/>
      <w:r w:rsidRPr="002716A1">
        <w:rPr>
          <w:szCs w:val="24"/>
          <w:lang w:val="en-US"/>
        </w:rPr>
        <w:t>media_type</w:t>
      </w:r>
      <w:proofErr w:type="spellEnd"/>
      <w:r w:rsidRPr="002716A1">
        <w:rPr>
          <w:szCs w:val="24"/>
          <w:lang w:val="en-US"/>
        </w:rPr>
        <w:t>="image/jpeg")</w:t>
      </w:r>
    </w:p>
    <w:p w14:paraId="70E023D9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</w:t>
      </w:r>
      <w:proofErr w:type="spell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:</w:t>
      </w:r>
    </w:p>
    <w:p w14:paraId="61CC2ED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</w:t>
      </w:r>
    </w:p>
    <w:p w14:paraId="712E0DC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except Exception as e:</w:t>
      </w:r>
    </w:p>
    <w:p w14:paraId="0ED3680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 </w:t>
      </w:r>
      <w:proofErr w:type="spellStart"/>
      <w:proofErr w:type="gram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status_code</w:t>
      </w:r>
      <w:proofErr w:type="spellEnd"/>
      <w:r w:rsidRPr="002716A1">
        <w:rPr>
          <w:szCs w:val="24"/>
          <w:lang w:val="en-US"/>
        </w:rPr>
        <w:t>=500, detail=str(e))</w:t>
      </w:r>
    </w:p>
    <w:p w14:paraId="5F4BB62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7696F00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# ── Endpoints Batch e </w:t>
      </w:r>
      <w:proofErr w:type="spellStart"/>
      <w:r w:rsidRPr="002716A1">
        <w:rPr>
          <w:szCs w:val="24"/>
          <w:lang w:val="en-US"/>
        </w:rPr>
        <w:t>Métricas</w:t>
      </w:r>
      <w:proofErr w:type="spellEnd"/>
      <w:r w:rsidRPr="002716A1">
        <w:rPr>
          <w:szCs w:val="24"/>
          <w:lang w:val="en-US"/>
        </w:rPr>
        <w:t xml:space="preserve"> ──────────────────────────────</w:t>
      </w:r>
    </w:p>
    <w:p w14:paraId="1783D0F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36F3FD54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@</w:t>
      </w:r>
      <w:proofErr w:type="gramStart"/>
      <w:r w:rsidRPr="002716A1">
        <w:rPr>
          <w:szCs w:val="24"/>
          <w:lang w:val="en-US"/>
        </w:rPr>
        <w:t>app.post(</w:t>
      </w:r>
      <w:proofErr w:type="gramEnd"/>
      <w:r w:rsidRPr="002716A1">
        <w:rPr>
          <w:szCs w:val="24"/>
          <w:lang w:val="en-US"/>
        </w:rPr>
        <w:t xml:space="preserve">"/predict/batch", </w:t>
      </w:r>
      <w:proofErr w:type="spellStart"/>
      <w:r w:rsidRPr="002716A1">
        <w:rPr>
          <w:szCs w:val="24"/>
          <w:lang w:val="en-US"/>
        </w:rPr>
        <w:t>response_model</w:t>
      </w:r>
      <w:proofErr w:type="spellEnd"/>
      <w:r w:rsidRPr="002716A1">
        <w:rPr>
          <w:szCs w:val="24"/>
          <w:lang w:val="en-US"/>
        </w:rPr>
        <w:t>=</w:t>
      </w:r>
      <w:proofErr w:type="spellStart"/>
      <w:r w:rsidRPr="002716A1">
        <w:rPr>
          <w:szCs w:val="24"/>
          <w:lang w:val="en-US"/>
        </w:rPr>
        <w:t>BatchPredictResponse</w:t>
      </w:r>
      <w:proofErr w:type="spellEnd"/>
      <w:r w:rsidRPr="002716A1">
        <w:rPr>
          <w:szCs w:val="24"/>
          <w:lang w:val="en-US"/>
        </w:rPr>
        <w:t>)</w:t>
      </w:r>
    </w:p>
    <w:p w14:paraId="494A4D7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def </w:t>
      </w:r>
      <w:proofErr w:type="spellStart"/>
      <w:r w:rsidRPr="002716A1">
        <w:rPr>
          <w:szCs w:val="24"/>
          <w:lang w:val="en-US"/>
        </w:rPr>
        <w:t>predict_</w:t>
      </w:r>
      <w:proofErr w:type="gramStart"/>
      <w:r w:rsidRPr="002716A1">
        <w:rPr>
          <w:szCs w:val="24"/>
          <w:lang w:val="en-US"/>
        </w:rPr>
        <w:t>batch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 xml:space="preserve">request: </w:t>
      </w:r>
      <w:proofErr w:type="spellStart"/>
      <w:r w:rsidRPr="002716A1">
        <w:rPr>
          <w:szCs w:val="24"/>
          <w:lang w:val="en-US"/>
        </w:rPr>
        <w:t>BatchPredictRequest</w:t>
      </w:r>
      <w:proofErr w:type="spellEnd"/>
      <w:r w:rsidRPr="002716A1">
        <w:rPr>
          <w:szCs w:val="24"/>
          <w:lang w:val="en-US"/>
        </w:rPr>
        <w:t>):</w:t>
      </w:r>
    </w:p>
    <w:p w14:paraId="4289BE4B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t_total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proofErr w:type="gramStart"/>
      <w:r w:rsidRPr="002716A1">
        <w:rPr>
          <w:szCs w:val="24"/>
          <w:lang w:val="en-US"/>
        </w:rPr>
        <w:t>time.perf</w:t>
      </w:r>
      <w:proofErr w:type="gramEnd"/>
      <w:r w:rsidRPr="002716A1">
        <w:rPr>
          <w:szCs w:val="24"/>
          <w:lang w:val="en-US"/>
        </w:rPr>
        <w:t>_</w:t>
      </w:r>
      <w:proofErr w:type="gramStart"/>
      <w:r w:rsidRPr="002716A1">
        <w:rPr>
          <w:szCs w:val="24"/>
          <w:lang w:val="en-US"/>
        </w:rPr>
        <w:t>counter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</w:t>
      </w:r>
    </w:p>
    <w:p w14:paraId="39561FB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results = []</w:t>
      </w:r>
    </w:p>
    <w:p w14:paraId="380B422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for img_b64 in </w:t>
      </w:r>
      <w:proofErr w:type="gramStart"/>
      <w:r w:rsidRPr="002716A1">
        <w:rPr>
          <w:szCs w:val="24"/>
          <w:lang w:val="en-US"/>
        </w:rPr>
        <w:t>request.images</w:t>
      </w:r>
      <w:proofErr w:type="gramEnd"/>
      <w:r w:rsidRPr="002716A1">
        <w:rPr>
          <w:szCs w:val="24"/>
          <w:lang w:val="en-US"/>
        </w:rPr>
        <w:t>_base64:</w:t>
      </w:r>
    </w:p>
    <w:p w14:paraId="22F51B5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 xml:space="preserve"> = _</w:t>
      </w:r>
      <w:proofErr w:type="spellStart"/>
      <w:r w:rsidRPr="002716A1">
        <w:rPr>
          <w:szCs w:val="24"/>
          <w:lang w:val="en-US"/>
        </w:rPr>
        <w:t>decode_image</w:t>
      </w:r>
      <w:proofErr w:type="spellEnd"/>
      <w:r w:rsidRPr="002716A1">
        <w:rPr>
          <w:szCs w:val="24"/>
          <w:lang w:val="en-US"/>
        </w:rPr>
        <w:t>(img_b64)</w:t>
      </w:r>
    </w:p>
    <w:p w14:paraId="3025F42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proofErr w:type="gramStart"/>
      <w:r w:rsidRPr="002716A1">
        <w:rPr>
          <w:szCs w:val="24"/>
          <w:lang w:val="en-US"/>
        </w:rPr>
        <w:t>results.append</w:t>
      </w:r>
      <w:proofErr w:type="spellEnd"/>
      <w:proofErr w:type="gramEnd"/>
      <w:r w:rsidRPr="002716A1">
        <w:rPr>
          <w:szCs w:val="24"/>
          <w:lang w:val="en-US"/>
        </w:rPr>
        <w:t>(_</w:t>
      </w:r>
      <w:proofErr w:type="spellStart"/>
      <w:r w:rsidRPr="002716A1">
        <w:rPr>
          <w:szCs w:val="24"/>
          <w:lang w:val="en-US"/>
        </w:rPr>
        <w:t>run_</w:t>
      </w:r>
      <w:proofErr w:type="gramStart"/>
      <w:r w:rsidRPr="002716A1">
        <w:rPr>
          <w:szCs w:val="24"/>
          <w:lang w:val="en-US"/>
        </w:rPr>
        <w:t>inference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End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proofErr w:type="gramStart"/>
      <w:r w:rsidRPr="002716A1">
        <w:rPr>
          <w:szCs w:val="24"/>
          <w:lang w:val="en-US"/>
        </w:rPr>
        <w:t>request.model</w:t>
      </w:r>
      <w:proofErr w:type="gramEnd"/>
      <w:r w:rsidRPr="002716A1">
        <w:rPr>
          <w:szCs w:val="24"/>
          <w:lang w:val="en-US"/>
        </w:rPr>
        <w:t>_name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proofErr w:type="gramStart"/>
      <w:r w:rsidRPr="002716A1">
        <w:rPr>
          <w:szCs w:val="24"/>
          <w:lang w:val="en-US"/>
        </w:rPr>
        <w:t>request.confidence</w:t>
      </w:r>
      <w:proofErr w:type="spellEnd"/>
      <w:proofErr w:type="gramEnd"/>
      <w:r w:rsidRPr="002716A1">
        <w:rPr>
          <w:szCs w:val="24"/>
          <w:lang w:val="en-US"/>
        </w:rPr>
        <w:t>))</w:t>
      </w:r>
    </w:p>
    <w:p w14:paraId="3B135993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    </w:t>
      </w:r>
      <w:proofErr w:type="spellStart"/>
      <w:r w:rsidRPr="002716A1">
        <w:rPr>
          <w:szCs w:val="24"/>
          <w:lang w:val="en-US"/>
        </w:rPr>
        <w:t>total_ms</w:t>
      </w:r>
      <w:proofErr w:type="spellEnd"/>
      <w:r w:rsidRPr="002716A1">
        <w:rPr>
          <w:szCs w:val="24"/>
          <w:lang w:val="en-US"/>
        </w:rPr>
        <w:t xml:space="preserve"> = (</w:t>
      </w:r>
      <w:proofErr w:type="spellStart"/>
      <w:proofErr w:type="gramStart"/>
      <w:r w:rsidRPr="002716A1">
        <w:rPr>
          <w:szCs w:val="24"/>
          <w:lang w:val="en-US"/>
        </w:rPr>
        <w:t>time.perf</w:t>
      </w:r>
      <w:proofErr w:type="gramEnd"/>
      <w:r w:rsidRPr="002716A1">
        <w:rPr>
          <w:szCs w:val="24"/>
          <w:lang w:val="en-US"/>
        </w:rPr>
        <w:t>_</w:t>
      </w:r>
      <w:proofErr w:type="gramStart"/>
      <w:r w:rsidRPr="002716A1">
        <w:rPr>
          <w:szCs w:val="24"/>
          <w:lang w:val="en-US"/>
        </w:rPr>
        <w:t>counter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 xml:space="preserve">) - </w:t>
      </w:r>
      <w:proofErr w:type="spellStart"/>
      <w:r w:rsidRPr="002716A1">
        <w:rPr>
          <w:szCs w:val="24"/>
          <w:lang w:val="en-US"/>
        </w:rPr>
        <w:t>t_total</w:t>
      </w:r>
      <w:proofErr w:type="spellEnd"/>
      <w:r w:rsidRPr="002716A1">
        <w:rPr>
          <w:szCs w:val="24"/>
          <w:lang w:val="en-US"/>
        </w:rPr>
        <w:t>) * 1000</w:t>
      </w:r>
    </w:p>
    <w:p w14:paraId="70603018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return </w:t>
      </w:r>
      <w:proofErr w:type="spellStart"/>
      <w:proofErr w:type="gramStart"/>
      <w:r w:rsidRPr="002716A1">
        <w:rPr>
          <w:szCs w:val="24"/>
          <w:lang w:val="en-US"/>
        </w:rPr>
        <w:t>BatchPredictResponse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 xml:space="preserve">results=results, </w:t>
      </w:r>
      <w:proofErr w:type="spellStart"/>
      <w:r w:rsidRPr="002716A1">
        <w:rPr>
          <w:szCs w:val="24"/>
          <w:lang w:val="en-US"/>
        </w:rPr>
        <w:t>total_inference_ms</w:t>
      </w:r>
      <w:proofErr w:type="spellEnd"/>
      <w:r w:rsidRPr="002716A1">
        <w:rPr>
          <w:szCs w:val="24"/>
          <w:lang w:val="en-US"/>
        </w:rPr>
        <w:t>=</w:t>
      </w:r>
      <w:proofErr w:type="gramStart"/>
      <w:r w:rsidRPr="002716A1">
        <w:rPr>
          <w:szCs w:val="24"/>
          <w:lang w:val="en-US"/>
        </w:rPr>
        <w:t>round(</w:t>
      </w:r>
      <w:proofErr w:type="spellStart"/>
      <w:proofErr w:type="gramEnd"/>
      <w:r w:rsidRPr="002716A1">
        <w:rPr>
          <w:szCs w:val="24"/>
          <w:lang w:val="en-US"/>
        </w:rPr>
        <w:t>total_ms</w:t>
      </w:r>
      <w:proofErr w:type="spellEnd"/>
      <w:r w:rsidRPr="002716A1">
        <w:rPr>
          <w:szCs w:val="24"/>
          <w:lang w:val="en-US"/>
        </w:rPr>
        <w:t>, 2))</w:t>
      </w:r>
    </w:p>
    <w:p w14:paraId="352204CD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</w:p>
    <w:p w14:paraId="751EFE84" w14:textId="77777777" w:rsidR="00DA337A" w:rsidRPr="00193B72" w:rsidRDefault="00DA337A" w:rsidP="00DA337A">
      <w:pPr>
        <w:pStyle w:val="CodeDark"/>
        <w:ind w:right="-1"/>
        <w:rPr>
          <w:szCs w:val="24"/>
        </w:rPr>
      </w:pPr>
      <w:r w:rsidRPr="00193B72">
        <w:rPr>
          <w:szCs w:val="24"/>
        </w:rPr>
        <w:t>@</w:t>
      </w:r>
      <w:proofErr w:type="gramStart"/>
      <w:r w:rsidRPr="00193B72">
        <w:rPr>
          <w:szCs w:val="24"/>
        </w:rPr>
        <w:t>app.get(</w:t>
      </w:r>
      <w:proofErr w:type="gramEnd"/>
      <w:r w:rsidRPr="00193B72">
        <w:rPr>
          <w:szCs w:val="24"/>
        </w:rPr>
        <w:t xml:space="preserve">"/metrics", </w:t>
      </w:r>
      <w:proofErr w:type="spellStart"/>
      <w:r w:rsidRPr="00193B72">
        <w:rPr>
          <w:szCs w:val="24"/>
        </w:rPr>
        <w:t>response_model</w:t>
      </w:r>
      <w:proofErr w:type="spellEnd"/>
      <w:r w:rsidRPr="00193B72">
        <w:rPr>
          <w:szCs w:val="24"/>
        </w:rPr>
        <w:t>=</w:t>
      </w:r>
      <w:proofErr w:type="spellStart"/>
      <w:r w:rsidRPr="00193B72">
        <w:rPr>
          <w:szCs w:val="24"/>
        </w:rPr>
        <w:t>MetricsResponse</w:t>
      </w:r>
      <w:proofErr w:type="spellEnd"/>
      <w:r w:rsidRPr="00193B72">
        <w:rPr>
          <w:szCs w:val="24"/>
        </w:rPr>
        <w:t>)</w:t>
      </w:r>
    </w:p>
    <w:p w14:paraId="41170A2F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async def </w:t>
      </w:r>
      <w:proofErr w:type="spellStart"/>
      <w:r w:rsidRPr="002716A1">
        <w:rPr>
          <w:szCs w:val="24"/>
          <w:lang w:val="en-US"/>
        </w:rPr>
        <w:t>get_</w:t>
      </w:r>
      <w:proofErr w:type="gramStart"/>
      <w:r w:rsidRPr="002716A1">
        <w:rPr>
          <w:szCs w:val="24"/>
          <w:lang w:val="en-US"/>
        </w:rPr>
        <w:t>metrics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):</w:t>
      </w:r>
    </w:p>
    <w:p w14:paraId="2BEE8D3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avg = (_metrics["</w:t>
      </w:r>
      <w:proofErr w:type="spellStart"/>
      <w:r w:rsidRPr="002716A1">
        <w:rPr>
          <w:szCs w:val="24"/>
          <w:lang w:val="en-US"/>
        </w:rPr>
        <w:t>total_ms</w:t>
      </w:r>
      <w:proofErr w:type="spellEnd"/>
      <w:r w:rsidRPr="002716A1">
        <w:rPr>
          <w:szCs w:val="24"/>
          <w:lang w:val="en-US"/>
        </w:rPr>
        <w:t>"] / _metrics["success"] if _metrics["success"] &gt; 0 else 0.0)</w:t>
      </w:r>
    </w:p>
    <w:p w14:paraId="79AC05D0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return </w:t>
      </w:r>
      <w:proofErr w:type="spellStart"/>
      <w:proofErr w:type="gramStart"/>
      <w:r w:rsidRPr="002716A1">
        <w:rPr>
          <w:szCs w:val="24"/>
          <w:lang w:val="en-US"/>
        </w:rPr>
        <w:t>MetricsResponse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5767FB6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total_requests</w:t>
      </w:r>
      <w:proofErr w:type="spellEnd"/>
      <w:r w:rsidRPr="002716A1">
        <w:rPr>
          <w:szCs w:val="24"/>
          <w:lang w:val="en-US"/>
        </w:rPr>
        <w:t>=_metrics["total"],</w:t>
      </w:r>
    </w:p>
    <w:p w14:paraId="4B24FF47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successful_requests</w:t>
      </w:r>
      <w:proofErr w:type="spellEnd"/>
      <w:r w:rsidRPr="002716A1">
        <w:rPr>
          <w:szCs w:val="24"/>
          <w:lang w:val="en-US"/>
        </w:rPr>
        <w:t>=_metrics["success"],</w:t>
      </w:r>
    </w:p>
    <w:p w14:paraId="6562249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avg_inference_ms</w:t>
      </w:r>
      <w:proofErr w:type="spellEnd"/>
      <w:r w:rsidRPr="002716A1">
        <w:rPr>
          <w:szCs w:val="24"/>
          <w:lang w:val="en-US"/>
        </w:rPr>
        <w:t>=</w:t>
      </w:r>
      <w:proofErr w:type="gramStart"/>
      <w:r w:rsidRPr="002716A1">
        <w:rPr>
          <w:szCs w:val="24"/>
          <w:lang w:val="en-US"/>
        </w:rPr>
        <w:t>round(</w:t>
      </w:r>
      <w:proofErr w:type="gramEnd"/>
      <w:r w:rsidRPr="002716A1">
        <w:rPr>
          <w:szCs w:val="24"/>
          <w:lang w:val="en-US"/>
        </w:rPr>
        <w:t>avg, 2),</w:t>
      </w:r>
    </w:p>
    <w:p w14:paraId="012311AC" w14:textId="77777777" w:rsidR="00DA337A" w:rsidRDefault="00DA337A" w:rsidP="00DA337A">
      <w:pPr>
        <w:pStyle w:val="CodeDark"/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</w:t>
      </w:r>
      <w:r w:rsidRPr="00193B72">
        <w:rPr>
          <w:szCs w:val="24"/>
        </w:rPr>
        <w:t>)</w:t>
      </w:r>
    </w:p>
    <w:p w14:paraId="3969B246" w14:textId="77777777" w:rsidR="00DA337A" w:rsidRDefault="00DA337A" w:rsidP="00DA337A">
      <w:pPr>
        <w:pStyle w:val="CodeDark"/>
        <w:ind w:right="-1"/>
        <w:rPr>
          <w:szCs w:val="24"/>
        </w:rPr>
      </w:pPr>
    </w:p>
    <w:p w14:paraId="26E90984" w14:textId="77777777" w:rsidR="00DA337A" w:rsidRDefault="00DA337A" w:rsidP="00DA337A">
      <w:pPr>
        <w:ind w:right="-1"/>
      </w:pPr>
    </w:p>
    <w:p w14:paraId="551EC2FA" w14:textId="77777777" w:rsidR="00DA337A" w:rsidRPr="002147B2" w:rsidRDefault="00DA337A" w:rsidP="00DA337A">
      <w:pPr>
        <w:ind w:right="-1"/>
        <w:rPr>
          <w:b/>
          <w:bCs/>
        </w:rPr>
      </w:pPr>
      <w:r w:rsidRPr="002147B2">
        <w:rPr>
          <w:b/>
          <w:bCs/>
        </w:rPr>
        <w:t>Passo 5 — Reconstruir e Validar na Swagger UI</w:t>
      </w:r>
    </w:p>
    <w:p w14:paraId="182AC93D" w14:textId="77777777" w:rsidR="00DA337A" w:rsidRDefault="00DA337A" w:rsidP="00DA337A">
      <w:pPr>
        <w:ind w:right="-1"/>
      </w:pPr>
      <w:r>
        <w:tab/>
      </w:r>
      <w:r w:rsidRPr="002147B2">
        <w:t xml:space="preserve">Reconstrua o container no terminal da </w:t>
      </w:r>
      <w:proofErr w:type="spellStart"/>
      <w:r w:rsidRPr="002147B2">
        <w:t>Raspberry</w:t>
      </w:r>
      <w:proofErr w:type="spellEnd"/>
      <w:r w:rsidRPr="002147B2">
        <w:t xml:space="preserve"> Pi:</w:t>
      </w:r>
    </w:p>
    <w:p w14:paraId="3C76E986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cd ~/yolo-</w:t>
      </w:r>
      <w:proofErr w:type="spellStart"/>
      <w:r w:rsidRPr="002716A1">
        <w:rPr>
          <w:szCs w:val="24"/>
          <w:lang w:val="en-US"/>
        </w:rPr>
        <w:t>api</w:t>
      </w:r>
      <w:proofErr w:type="spellEnd"/>
    </w:p>
    <w:p w14:paraId="38E994A5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docker compose down</w:t>
      </w:r>
    </w:p>
    <w:p w14:paraId="73F8450C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docker compose build yolo-</w:t>
      </w:r>
      <w:proofErr w:type="spellStart"/>
      <w:r w:rsidRPr="002716A1">
        <w:rPr>
          <w:szCs w:val="24"/>
          <w:lang w:val="en-US"/>
        </w:rPr>
        <w:t>api</w:t>
      </w:r>
      <w:proofErr w:type="spellEnd"/>
    </w:p>
    <w:p w14:paraId="167DC5AA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docker compose up -d yolo-</w:t>
      </w:r>
      <w:proofErr w:type="spellStart"/>
      <w:r w:rsidRPr="002716A1">
        <w:rPr>
          <w:szCs w:val="24"/>
          <w:lang w:val="en-US"/>
        </w:rPr>
        <w:t>api</w:t>
      </w:r>
      <w:proofErr w:type="spellEnd"/>
    </w:p>
    <w:p w14:paraId="7214B83D" w14:textId="77777777" w:rsidR="00DA337A" w:rsidRDefault="00DA337A" w:rsidP="00DA337A">
      <w:pPr>
        <w:ind w:right="-1"/>
      </w:pPr>
      <w:r w:rsidRPr="002147B2">
        <w:t>Antes de partir para o navegador, vale validar a captura diretamente de dentro do container</w:t>
      </w:r>
      <w:r>
        <w:t>,</w:t>
      </w:r>
      <w:r w:rsidRPr="002147B2">
        <w:t xml:space="preserve"> isso isola qualquer problema de ambiente antes de testar a API:</w:t>
      </w:r>
    </w:p>
    <w:p w14:paraId="1FECDFD1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docker compose exec yolo-</w:t>
      </w:r>
      <w:proofErr w:type="spellStart"/>
      <w:r w:rsidRPr="002716A1">
        <w:rPr>
          <w:szCs w:val="24"/>
          <w:lang w:val="en-US"/>
        </w:rPr>
        <w:t>api</w:t>
      </w:r>
      <w:proofErr w:type="spellEnd"/>
      <w:r w:rsidRPr="002716A1">
        <w:rPr>
          <w:szCs w:val="24"/>
          <w:lang w:val="en-US"/>
        </w:rPr>
        <w:t xml:space="preserve"> which </w:t>
      </w:r>
      <w:proofErr w:type="spellStart"/>
      <w:r w:rsidRPr="002716A1">
        <w:rPr>
          <w:szCs w:val="24"/>
          <w:lang w:val="en-US"/>
        </w:rPr>
        <w:t>rpicam</w:t>
      </w:r>
      <w:proofErr w:type="spellEnd"/>
      <w:r w:rsidRPr="002716A1">
        <w:rPr>
          <w:szCs w:val="24"/>
          <w:lang w:val="en-US"/>
        </w:rPr>
        <w:t>-still</w:t>
      </w:r>
    </w:p>
    <w:p w14:paraId="5D531EE1" w14:textId="77777777" w:rsidR="00DA337A" w:rsidRDefault="00DA337A" w:rsidP="00DA337A">
      <w:pPr>
        <w:pStyle w:val="CodeDark"/>
        <w:ind w:right="-1"/>
        <w:rPr>
          <w:szCs w:val="24"/>
        </w:rPr>
      </w:pPr>
      <w:proofErr w:type="spellStart"/>
      <w:r w:rsidRPr="002147B2">
        <w:rPr>
          <w:szCs w:val="24"/>
        </w:rPr>
        <w:t>docker</w:t>
      </w:r>
      <w:proofErr w:type="spellEnd"/>
      <w:r w:rsidRPr="002147B2">
        <w:rPr>
          <w:szCs w:val="24"/>
        </w:rPr>
        <w:t xml:space="preserve"> </w:t>
      </w:r>
      <w:proofErr w:type="spellStart"/>
      <w:r w:rsidRPr="002147B2">
        <w:rPr>
          <w:szCs w:val="24"/>
        </w:rPr>
        <w:t>compose</w:t>
      </w:r>
      <w:proofErr w:type="spellEnd"/>
      <w:r w:rsidRPr="002147B2">
        <w:rPr>
          <w:szCs w:val="24"/>
        </w:rPr>
        <w:t xml:space="preserve"> </w:t>
      </w:r>
      <w:proofErr w:type="spellStart"/>
      <w:r w:rsidRPr="002147B2">
        <w:rPr>
          <w:szCs w:val="24"/>
        </w:rPr>
        <w:t>exec</w:t>
      </w:r>
      <w:proofErr w:type="spellEnd"/>
      <w:r w:rsidRPr="002147B2">
        <w:rPr>
          <w:szCs w:val="24"/>
        </w:rPr>
        <w:t xml:space="preserve"> </w:t>
      </w:r>
      <w:proofErr w:type="spellStart"/>
      <w:r w:rsidRPr="002147B2">
        <w:rPr>
          <w:szCs w:val="24"/>
        </w:rPr>
        <w:t>yolo</w:t>
      </w:r>
      <w:proofErr w:type="spellEnd"/>
      <w:r w:rsidRPr="002147B2">
        <w:rPr>
          <w:szCs w:val="24"/>
        </w:rPr>
        <w:t xml:space="preserve">-api </w:t>
      </w:r>
      <w:proofErr w:type="spellStart"/>
      <w:r w:rsidRPr="002147B2">
        <w:rPr>
          <w:szCs w:val="24"/>
        </w:rPr>
        <w:t>rpicam</w:t>
      </w:r>
      <w:proofErr w:type="spellEnd"/>
      <w:r w:rsidRPr="002147B2">
        <w:rPr>
          <w:szCs w:val="24"/>
        </w:rPr>
        <w:t>-still -t 500 -n -o /tmp/teste.jpg</w:t>
      </w:r>
    </w:p>
    <w:p w14:paraId="58D4824A" w14:textId="77777777" w:rsidR="00DA337A" w:rsidRDefault="00DA337A" w:rsidP="00DA337A">
      <w:pPr>
        <w:ind w:right="-1"/>
        <w:jc w:val="both"/>
      </w:pPr>
    </w:p>
    <w:p w14:paraId="6B9747F1" w14:textId="77777777" w:rsidR="00DA337A" w:rsidRPr="002147B2" w:rsidRDefault="00DA337A" w:rsidP="00DA337A">
      <w:pPr>
        <w:ind w:right="-1"/>
        <w:jc w:val="both"/>
      </w:pPr>
      <w:r w:rsidRPr="002147B2">
        <w:t xml:space="preserve">Se o segundo comando terminar com </w:t>
      </w:r>
      <w:r w:rsidRPr="0011752E">
        <w:t xml:space="preserve">Still capture </w:t>
      </w:r>
      <w:proofErr w:type="spellStart"/>
      <w:r w:rsidRPr="0011752E">
        <w:t>image</w:t>
      </w:r>
      <w:proofErr w:type="spellEnd"/>
      <w:r w:rsidRPr="0011752E">
        <w:t xml:space="preserve"> </w:t>
      </w:r>
      <w:proofErr w:type="spellStart"/>
      <w:r w:rsidRPr="0011752E">
        <w:t>received</w:t>
      </w:r>
      <w:proofErr w:type="spellEnd"/>
      <w:r w:rsidRPr="002147B2">
        <w:t xml:space="preserve">, a câmera está operacional dentro do container e o </w:t>
      </w:r>
      <w:proofErr w:type="spellStart"/>
      <w:r w:rsidRPr="002147B2">
        <w:t>endpoint</w:t>
      </w:r>
      <w:proofErr w:type="spellEnd"/>
      <w:r w:rsidRPr="002147B2">
        <w:t xml:space="preserve"> deve funcionar.</w:t>
      </w:r>
    </w:p>
    <w:p w14:paraId="25AFDA72" w14:textId="77777777" w:rsidR="00DA337A" w:rsidRPr="002147B2" w:rsidRDefault="00DA337A" w:rsidP="00DA337A">
      <w:pPr>
        <w:ind w:right="-1"/>
        <w:jc w:val="both"/>
      </w:pPr>
      <w:r w:rsidRPr="002147B2">
        <w:t xml:space="preserve">Abra o navegador no computador e acesse </w:t>
      </w:r>
      <w:r w:rsidRPr="0011752E">
        <w:t>http://&lt;IP_DO_RASPBERRY&gt;:8000/docs</w:t>
      </w:r>
      <w:r w:rsidRPr="002147B2">
        <w:t xml:space="preserve">. Localize o </w:t>
      </w:r>
      <w:proofErr w:type="spellStart"/>
      <w:r w:rsidRPr="002147B2">
        <w:t>endpoint</w:t>
      </w:r>
      <w:proofErr w:type="spellEnd"/>
      <w:r w:rsidRPr="002147B2">
        <w:t xml:space="preserve"> </w:t>
      </w:r>
      <w:r w:rsidRPr="0011752E">
        <w:t>GET /</w:t>
      </w:r>
      <w:proofErr w:type="spellStart"/>
      <w:r w:rsidRPr="0011752E">
        <w:t>predict</w:t>
      </w:r>
      <w:proofErr w:type="spellEnd"/>
      <w:r w:rsidRPr="0011752E">
        <w:t>/</w:t>
      </w:r>
      <w:proofErr w:type="spellStart"/>
      <w:r w:rsidRPr="0011752E">
        <w:t>camera</w:t>
      </w:r>
      <w:proofErr w:type="spellEnd"/>
      <w:r w:rsidRPr="0011752E">
        <w:t>/</w:t>
      </w:r>
      <w:proofErr w:type="spellStart"/>
      <w:r w:rsidRPr="0011752E">
        <w:t>image</w:t>
      </w:r>
      <w:proofErr w:type="spellEnd"/>
      <w:r w:rsidRPr="002147B2">
        <w:t xml:space="preserve">, clique em </w:t>
      </w:r>
      <w:proofErr w:type="spellStart"/>
      <w:r w:rsidRPr="002147B2">
        <w:rPr>
          <w:b/>
          <w:bCs/>
        </w:rPr>
        <w:t>Try</w:t>
      </w:r>
      <w:proofErr w:type="spellEnd"/>
      <w:r w:rsidRPr="002147B2">
        <w:rPr>
          <w:b/>
          <w:bCs/>
        </w:rPr>
        <w:t xml:space="preserve"> it out</w:t>
      </w:r>
      <w:r w:rsidRPr="002147B2">
        <w:t xml:space="preserve"> e depois em </w:t>
      </w:r>
      <w:r w:rsidRPr="002147B2">
        <w:rPr>
          <w:b/>
          <w:bCs/>
        </w:rPr>
        <w:t>Execute</w:t>
      </w:r>
      <w:r w:rsidRPr="002147B2">
        <w:t>. O sensor da câmera capturará a cena real instantaneamente e a Swagger UI exibirá a fotografia colorida com as pessoas, objetos e caixas delimitadoras sobrepostas.</w:t>
      </w: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6D96B8A4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23EC84A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3B00EB5" wp14:editId="54311776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672938" name="Forma Livre: Forma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326A7094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B00EB5" id="_x0000_s1041" style="position:absolute;margin-left:125pt;margin-top:5.4pt;width:220.5pt;height:2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GoQgQYAAEM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ThZ5e0C/OtTH7x8RQdGi0E51&#10;+7ejrji/2zvmr4esLRxV/lrhgCx1A/oC6fgmCGP6CG+nLYdpS1blsNo7eYd51N+87XCPh3BOBzQf&#10;qs9NjjCG0bx56Gp97gjhU0zDDU7qeLoOp4p0FDi9Z9XT2efdP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BlLGoQ&#10;gQYAAEM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326A7094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74928A04" w14:textId="77777777" w:rsidTr="004D3CC0">
        <w:trPr>
          <w:trHeight w:val="2986"/>
        </w:trPr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A364BDC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drawing>
                <wp:inline distT="0" distB="0" distL="0" distR="0" wp14:anchorId="7A5DDE4F" wp14:editId="7E2671BC">
                  <wp:extent cx="937895" cy="974090"/>
                  <wp:effectExtent l="0" t="0" r="0" b="0"/>
                  <wp:docPr id="727185700" name="Imagem 83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0092080" w14:textId="77777777" w:rsidR="00DA337A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D10940">
              <w:rPr>
                <w:rFonts w:eastAsia="Times New Roman"/>
                <w:b/>
                <w:bCs/>
                <w:color w:val="FFFFFF"/>
              </w:rPr>
              <w:t>Diagnóstico rápido</w:t>
            </w:r>
          </w:p>
          <w:p w14:paraId="19307F5B" w14:textId="77777777" w:rsidR="00DA337A" w:rsidRPr="00D10940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D10940">
              <w:rPr>
                <w:rFonts w:eastAsia="Times New Roman"/>
                <w:b/>
                <w:bCs/>
                <w:color w:val="FFFFFF"/>
              </w:rPr>
              <w:t xml:space="preserve">Se </w:t>
            </w:r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/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predict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/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camera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/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image</w:t>
            </w:r>
            <w:proofErr w:type="spellEnd"/>
            <w:r w:rsidRPr="00D10940">
              <w:rPr>
                <w:rFonts w:eastAsia="Times New Roman"/>
                <w:b/>
                <w:bCs/>
                <w:color w:val="FFFFFF"/>
              </w:rPr>
              <w:t xml:space="preserve"> retornar 500 com a mensagem "Falha ao capturar imagem da câmera", o 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except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Exception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 xml:space="preserve">: 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pass</w:t>
            </w:r>
            <w:proofErr w:type="spellEnd"/>
            <w:r w:rsidRPr="00D10940">
              <w:rPr>
                <w:rFonts w:eastAsia="Times New Roman"/>
                <w:b/>
                <w:bCs/>
                <w:color w:val="FFFFFF"/>
              </w:rPr>
              <w:t xml:space="preserve"> dentro de </w:t>
            </w:r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_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capture_frame_from_camera</w:t>
            </w:r>
            <w:proofErr w:type="spellEnd"/>
            <w:r w:rsidRPr="00D10940">
              <w:rPr>
                <w:rFonts w:eastAsia="Times New Roman"/>
                <w:b/>
                <w:bCs/>
                <w:color w:val="FFFFFF"/>
              </w:rPr>
              <w:t xml:space="preserve"> esconde o erro real. Entre no container (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docker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compose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exec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yolo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 xml:space="preserve">-api 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bash</w:t>
            </w:r>
            <w:proofErr w:type="spellEnd"/>
            <w:r w:rsidRPr="00D10940">
              <w:rPr>
                <w:rFonts w:eastAsia="Times New Roman"/>
                <w:b/>
                <w:bCs/>
                <w:color w:val="FFFFFF"/>
              </w:rPr>
              <w:t xml:space="preserve">) e rode 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rpicam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-still</w:t>
            </w:r>
            <w:r w:rsidRPr="00D10940">
              <w:rPr>
                <w:rFonts w:eastAsia="Times New Roman"/>
                <w:b/>
                <w:bCs/>
                <w:color w:val="FFFFFF"/>
              </w:rPr>
              <w:t xml:space="preserve"> manualmente para ver a causa exata — geralmente é um dos dois problemas descritos nos Passos 2 e 3 acima (repositório/pacote errado, ou volume </w:t>
            </w:r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/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run</w:t>
            </w:r>
            <w:proofErr w:type="spellEnd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/</w:t>
            </w:r>
            <w:proofErr w:type="spellStart"/>
            <w:r w:rsidRPr="00D10940">
              <w:rPr>
                <w:rFonts w:ascii="Courier New" w:hAnsi="Courier New"/>
                <w:color w:val="auto"/>
                <w:sz w:val="24"/>
                <w:szCs w:val="24"/>
              </w:rPr>
              <w:t>udev</w:t>
            </w:r>
            <w:proofErr w:type="spellEnd"/>
            <w:r w:rsidRPr="00D10940">
              <w:rPr>
                <w:rFonts w:eastAsia="Times New Roman"/>
                <w:b/>
                <w:bCs/>
                <w:color w:val="FFFFFF"/>
              </w:rPr>
              <w:t xml:space="preserve"> ausente).</w:t>
            </w:r>
          </w:p>
        </w:tc>
      </w:tr>
    </w:tbl>
    <w:p w14:paraId="34C5B1FE" w14:textId="77777777" w:rsidR="00DA337A" w:rsidRDefault="00DA337A" w:rsidP="00DA337A">
      <w:pPr>
        <w:ind w:right="-1"/>
      </w:pPr>
    </w:p>
    <w:p w14:paraId="1F4A1E8A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t xml:space="preserve">Tabela Atualizada de </w:t>
      </w:r>
      <w:proofErr w:type="spellStart"/>
      <w:r>
        <w:rPr>
          <w:rFonts w:eastAsia="MS Mincho"/>
          <w:b/>
          <w:bCs/>
          <w:color w:val="1FA2D6"/>
        </w:rPr>
        <w:t>Endpoints</w:t>
      </w:r>
      <w:proofErr w:type="spellEnd"/>
      <w:r>
        <w:rPr>
          <w:rFonts w:eastAsia="MS Mincho"/>
          <w:b/>
          <w:bCs/>
          <w:color w:val="1FA2D6"/>
        </w:rPr>
        <w:t xml:space="preserve"> da API</w:t>
      </w:r>
    </w:p>
    <w:tbl>
      <w:tblPr>
        <w:tblW w:w="948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2470"/>
        <w:gridCol w:w="2666"/>
        <w:gridCol w:w="2649"/>
      </w:tblGrid>
      <w:tr w:rsidR="00DA337A" w:rsidRPr="002929B8" w14:paraId="5380F76E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824F9F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7358F8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Endpoint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CCF34BB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Descrição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</w:tcPr>
          <w:p w14:paraId="3426E737" w14:textId="77777777" w:rsidR="00DA337A" w:rsidRPr="0051176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 xml:space="preserve">Tempo </w:t>
            </w: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aprox</w:t>
            </w:r>
            <w:proofErr w:type="spellEnd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.</w:t>
            </w:r>
          </w:p>
        </w:tc>
      </w:tr>
      <w:tr w:rsidR="00DA337A" w:rsidRPr="002929B8" w14:paraId="29E20FB7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5A1179F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13EE60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health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7ACBAE1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Verifica se a API e o modelo estão prontos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A3A0E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&lt; 5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  <w:tr w:rsidR="00DA337A" w:rsidRPr="002929B8" w14:paraId="5ED432F1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81B725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B5BF436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1B4996D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Inferência em uma única imagem (base64 ou URL)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ED45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80–400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  <w:tr w:rsidR="00DA337A" w:rsidRPr="002929B8" w14:paraId="799E57ED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DB329A3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D50FCC7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image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6FE185D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262231">
              <w:rPr>
                <w:rFonts w:ascii="Abadi MT Std" w:eastAsia="Abadi MT Std" w:hAnsi="Abadi MT Std" w:cs="Abadi MT Std"/>
                <w:sz w:val="22"/>
                <w:szCs w:val="22"/>
              </w:rPr>
              <w:t>Retorna a imagem anotada com as caixas delimitadoras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978DC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100-450ms</w:t>
            </w:r>
          </w:p>
        </w:tc>
      </w:tr>
      <w:tr w:rsidR="00DA337A" w:rsidRPr="002929B8" w14:paraId="612C9E8A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AA00E4A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9511C00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camera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7AC1427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5178FA">
              <w:rPr>
                <w:rFonts w:ascii="Abadi MT Std" w:eastAsia="Abadi MT Std" w:hAnsi="Abadi MT Std" w:cs="Abadi MT Std"/>
                <w:sz w:val="22"/>
                <w:szCs w:val="22"/>
              </w:rPr>
              <w:t>Dispara a foto pela câmera física e retorna as detecções em JSON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8DE239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5178FA">
              <w:rPr>
                <w:rFonts w:ascii="Abadi MT Std" w:eastAsia="Abadi MT Std" w:hAnsi="Abadi MT Std" w:cs="Abadi MT Std"/>
                <w:sz w:val="22"/>
                <w:szCs w:val="22"/>
              </w:rPr>
              <w:t xml:space="preserve">150–450 </w:t>
            </w:r>
            <w:proofErr w:type="spellStart"/>
            <w:r w:rsidRPr="005178FA"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  <w:tr w:rsidR="00DA337A" w:rsidRPr="002929B8" w14:paraId="523585AA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7CAFB50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117E41D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/câmera/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image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C96DAEA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5178FA">
              <w:rPr>
                <w:rFonts w:ascii="Abadi MT Std" w:eastAsia="Abadi MT Std" w:hAnsi="Abadi MT Std" w:cs="Abadi MT Std"/>
                <w:sz w:val="22"/>
                <w:szCs w:val="22"/>
              </w:rPr>
              <w:t>Dispara a foto pela câmera física e renderiza a imagem anotada na web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92D8F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5178FA">
              <w:rPr>
                <w:rFonts w:ascii="Abadi MT Std" w:eastAsia="Abadi MT Std" w:hAnsi="Abadi MT Std" w:cs="Abadi MT Std"/>
                <w:sz w:val="22"/>
                <w:szCs w:val="22"/>
              </w:rPr>
              <w:t xml:space="preserve">180–500 </w:t>
            </w:r>
            <w:proofErr w:type="spellStart"/>
            <w:r w:rsidRPr="005178FA"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  <w:tr w:rsidR="00DA337A" w:rsidRPr="002929B8" w14:paraId="0DCD4BA0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A55A5DE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2C9310D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/batch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B6BC625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Inferência em lote (lista de imagens)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D4E2F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N × 80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  <w:tr w:rsidR="00DA337A" w:rsidRPr="002929B8" w14:paraId="61BF9FC6" w14:textId="77777777" w:rsidTr="004D3CC0">
        <w:trPr>
          <w:trHeight w:val="435"/>
        </w:trPr>
        <w:tc>
          <w:tcPr>
            <w:tcW w:w="17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7DAF7D8" w14:textId="77777777" w:rsidR="00DA337A" w:rsidRPr="0051176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62CE38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metrics</w:t>
            </w:r>
            <w:proofErr w:type="spellEnd"/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78E0F63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Contadores de requisições e latência média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12905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 xml:space="preserve">&lt; 5 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ms</w:t>
            </w:r>
            <w:proofErr w:type="spellEnd"/>
          </w:p>
        </w:tc>
      </w:tr>
    </w:tbl>
    <w:p w14:paraId="0F614B9F" w14:textId="77777777" w:rsidR="00DA337A" w:rsidRDefault="00DA337A" w:rsidP="00DA337A">
      <w:pPr>
        <w:ind w:right="-1"/>
      </w:pPr>
    </w:p>
    <w:p w14:paraId="229EBA53" w14:textId="77777777" w:rsidR="00DA337A" w:rsidRDefault="00DA337A" w:rsidP="00DA337A">
      <w:pPr>
        <w:ind w:right="-1"/>
      </w:pPr>
    </w:p>
    <w:p w14:paraId="4ABD93FD" w14:textId="77777777" w:rsidR="00B6474E" w:rsidRDefault="00B6474E" w:rsidP="00DA337A">
      <w:pPr>
        <w:ind w:right="-1"/>
      </w:pPr>
    </w:p>
    <w:p w14:paraId="3E5ED865" w14:textId="77777777" w:rsidR="00DA337A" w:rsidRPr="00D10940" w:rsidRDefault="00DA337A" w:rsidP="00DA337A">
      <w:pPr>
        <w:ind w:right="-1"/>
        <w:rPr>
          <w:b/>
          <w:bCs/>
        </w:rPr>
      </w:pPr>
      <w:r w:rsidRPr="00D10940">
        <w:rPr>
          <w:b/>
          <w:bCs/>
        </w:rPr>
        <w:lastRenderedPageBreak/>
        <w:t>Conclusão</w:t>
      </w:r>
    </w:p>
    <w:p w14:paraId="57A07727" w14:textId="77777777" w:rsidR="00DA337A" w:rsidRDefault="00DA337A" w:rsidP="00DA337A">
      <w:pPr>
        <w:ind w:right="-1"/>
        <w:jc w:val="both"/>
      </w:pPr>
      <w:r w:rsidRPr="00D10940">
        <w:t xml:space="preserve">Com a integração direta do sensor óptico à API REST </w:t>
      </w:r>
      <w:proofErr w:type="spellStart"/>
      <w:r w:rsidRPr="00D10940">
        <w:t>containerizada</w:t>
      </w:r>
      <w:proofErr w:type="spellEnd"/>
      <w:r w:rsidRPr="00D10940">
        <w:t xml:space="preserve">, consolidamos a transição de um simples script isolado para um sistema completo de percepção visual em borda. A </w:t>
      </w:r>
      <w:proofErr w:type="spellStart"/>
      <w:r w:rsidRPr="00D10940">
        <w:t>Raspberry</w:t>
      </w:r>
      <w:proofErr w:type="spellEnd"/>
      <w:r w:rsidRPr="00D10940">
        <w:t xml:space="preserve"> Pi 5 passa a operar de forma autônoma: ela captura eventos do mundo físico sob demanda, executa o modelo de rede neural profunda localmente e expõe tanto os metadados analíticos quanto a imagem visual inspecionada para qualquer aplicação consumidora da rede</w:t>
      </w:r>
      <w:r>
        <w:t>,</w:t>
      </w:r>
      <w:r w:rsidRPr="00D10940">
        <w:t xml:space="preserve"> unindo portabilidade, eficiência térmica e alto desempenho em Edge AI.</w:t>
      </w:r>
    </w:p>
    <w:p w14:paraId="4207F28D" w14:textId="77777777" w:rsidR="00DA337A" w:rsidRDefault="00DA337A" w:rsidP="00DA337A">
      <w:pPr>
        <w:ind w:right="-1"/>
        <w:jc w:val="both"/>
      </w:pPr>
    </w:p>
    <w:p w14:paraId="45F0EDD4" w14:textId="324F6A21" w:rsidR="00DA337A" w:rsidRDefault="00DA337A" w:rsidP="00DA337A">
      <w:pPr>
        <w:spacing w:after="0" w:line="240" w:lineRule="auto"/>
        <w:ind w:right="-1"/>
        <w:rPr>
          <w:rFonts w:eastAsia="MS Mincho"/>
          <w:b/>
          <w:bCs/>
          <w:color w:val="1FA2D6"/>
        </w:rPr>
      </w:pPr>
    </w:p>
    <w:p w14:paraId="4BE31561" w14:textId="77777777" w:rsidR="00DA337A" w:rsidRDefault="00DA337A">
      <w:pPr>
        <w:spacing w:line="278" w:lineRule="auto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br w:type="page"/>
      </w:r>
    </w:p>
    <w:p w14:paraId="46E0B95A" w14:textId="2BA74A88" w:rsidR="00DA337A" w:rsidRPr="007D65F4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 w:rsidRPr="007D65F4">
        <w:rPr>
          <w:rFonts w:eastAsia="MS Mincho"/>
          <w:b/>
          <w:bCs/>
          <w:color w:val="1FA2D6"/>
        </w:rPr>
        <w:lastRenderedPageBreak/>
        <w:t>Streaming de Vídeo: Inferência Contínua em Edge AI (MJPEG)</w:t>
      </w:r>
    </w:p>
    <w:p w14:paraId="36339BA5" w14:textId="77777777" w:rsidR="00DA337A" w:rsidRDefault="00DA337A" w:rsidP="00DA337A">
      <w:pPr>
        <w:ind w:right="-1"/>
        <w:jc w:val="both"/>
      </w:pPr>
      <w:r w:rsidRPr="007D65F4">
        <w:t>Até aqui, a câmera era acionada sob demanda: cada requisição HTTP disparava uma captura única (</w:t>
      </w:r>
      <w:proofErr w:type="spellStart"/>
      <w:r w:rsidRPr="0011752E">
        <w:t>rpicam</w:t>
      </w:r>
      <w:proofErr w:type="spellEnd"/>
      <w:r w:rsidRPr="0011752E">
        <w:t>-still</w:t>
      </w:r>
      <w:r w:rsidRPr="007D65F4">
        <w:t xml:space="preserve">), rodava a inferência e devolvia um resultado pontual. Agora vamos evoluir para um </w:t>
      </w:r>
      <w:r w:rsidRPr="007D65F4">
        <w:rPr>
          <w:b/>
          <w:bCs/>
        </w:rPr>
        <w:t>stream contínuo</w:t>
      </w:r>
      <w:r w:rsidRPr="007D65F4">
        <w:t xml:space="preserve">: a </w:t>
      </w:r>
      <w:proofErr w:type="spellStart"/>
      <w:r w:rsidRPr="007D65F4">
        <w:t>Raspberry</w:t>
      </w:r>
      <w:proofErr w:type="spellEnd"/>
      <w:r w:rsidRPr="007D65F4">
        <w:t xml:space="preserve"> Pi 5 mantém a câmera aberta, captura frames em sequência, roda o YOLOv8 em cada um e transmite o vídeo já anotado ao vivo para o navegador — sem precisar de </w:t>
      </w:r>
      <w:proofErr w:type="spellStart"/>
      <w:r w:rsidRPr="007D65F4">
        <w:t>JavaScript</w:t>
      </w:r>
      <w:proofErr w:type="spellEnd"/>
      <w:r w:rsidRPr="007D65F4">
        <w:t xml:space="preserve">, </w:t>
      </w:r>
      <w:proofErr w:type="spellStart"/>
      <w:r w:rsidRPr="007D65F4">
        <w:t>WebSocket</w:t>
      </w:r>
      <w:proofErr w:type="spellEnd"/>
      <w:r w:rsidRPr="007D65F4">
        <w:t xml:space="preserve"> ou player externo.</w:t>
      </w:r>
    </w:p>
    <w:p w14:paraId="74E6DCA2" w14:textId="77777777" w:rsidR="00DA337A" w:rsidRDefault="00DA337A" w:rsidP="00DA337A">
      <w:pPr>
        <w:ind w:right="-1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5D3458DF" w14:textId="77777777" w:rsidTr="004D3CC0">
        <w:tc>
          <w:tcPr>
            <w:tcW w:w="9736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7AB2EEF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3E62F03" wp14:editId="50A6475A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802305967" name="Forma Livre: Forma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63B0CC69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E62F03" id="_x0000_s1042" style="position:absolute;margin-left:125pt;margin-top:5.4pt;width:220.5pt;height:2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2kUgAYAAEM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63B0CC69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73E4211C" w14:textId="77777777" w:rsidTr="004D3CC0">
        <w:trPr>
          <w:trHeight w:val="2986"/>
        </w:trPr>
        <w:tc>
          <w:tcPr>
            <w:tcW w:w="1980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C4238E1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drawing>
                <wp:inline distT="0" distB="0" distL="0" distR="0" wp14:anchorId="160C298E" wp14:editId="6BA2E89A">
                  <wp:extent cx="937895" cy="974090"/>
                  <wp:effectExtent l="0" t="0" r="0" b="0"/>
                  <wp:docPr id="744094882" name="Imagem 83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38CEFB8" w14:textId="77777777" w:rsidR="00DA337A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7D65F4">
              <w:rPr>
                <w:rFonts w:eastAsia="Times New Roman"/>
                <w:b/>
                <w:bCs/>
                <w:color w:val="FFFFFF"/>
              </w:rPr>
              <w:t>O que é streaming MJPEG (</w:t>
            </w:r>
            <w:proofErr w:type="spellStart"/>
            <w:r w:rsidRPr="007D65F4">
              <w:rPr>
                <w:rFonts w:eastAsia="Times New Roman"/>
                <w:b/>
                <w:bCs/>
                <w:color w:val="FFFFFF"/>
              </w:rPr>
              <w:t>multipart</w:t>
            </w:r>
            <w:proofErr w:type="spellEnd"/>
            <w:r w:rsidRPr="007D65F4">
              <w:rPr>
                <w:rFonts w:eastAsia="Times New Roman"/>
                <w:b/>
                <w:bCs/>
                <w:color w:val="FFFFFF"/>
              </w:rPr>
              <w:t>/x-</w:t>
            </w:r>
            <w:proofErr w:type="spellStart"/>
            <w:r w:rsidRPr="007D65F4">
              <w:rPr>
                <w:rFonts w:eastAsia="Times New Roman"/>
                <w:b/>
                <w:bCs/>
                <w:color w:val="FFFFFF"/>
              </w:rPr>
              <w:t>mixed</w:t>
            </w:r>
            <w:proofErr w:type="spellEnd"/>
            <w:r w:rsidRPr="007D65F4">
              <w:rPr>
                <w:rFonts w:eastAsia="Times New Roman"/>
                <w:b/>
                <w:bCs/>
                <w:color w:val="FFFFFF"/>
              </w:rPr>
              <w:t>-</w:t>
            </w:r>
            <w:proofErr w:type="spellStart"/>
            <w:r w:rsidRPr="007D65F4">
              <w:rPr>
                <w:rFonts w:eastAsia="Times New Roman"/>
                <w:b/>
                <w:bCs/>
                <w:color w:val="FFFFFF"/>
              </w:rPr>
              <w:t>replace</w:t>
            </w:r>
            <w:proofErr w:type="spellEnd"/>
            <w:r w:rsidRPr="007D65F4">
              <w:rPr>
                <w:rFonts w:eastAsia="Times New Roman"/>
                <w:b/>
                <w:bCs/>
                <w:color w:val="FFFFFF"/>
              </w:rPr>
              <w:t>)</w:t>
            </w:r>
          </w:p>
          <w:p w14:paraId="60D559D5" w14:textId="77777777" w:rsidR="00DA337A" w:rsidRPr="00D10940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7D65F4">
              <w:rPr>
                <w:rFonts w:eastAsia="Times New Roman"/>
                <w:b/>
                <w:bCs/>
                <w:color w:val="FFFFFF"/>
              </w:rPr>
              <w:t>É a técnica clássica usada por câmeras IP: a resposta HTTP nunca termina — o servidor envia uma sequência infinita de imagens JPEG separadas por um delimitador (</w:t>
            </w:r>
            <w:proofErr w:type="spellStart"/>
            <w:r w:rsidRPr="007D65F4">
              <w:rPr>
                <w:rFonts w:ascii="Courier New" w:hAnsi="Courier New"/>
                <w:color w:val="auto"/>
                <w:sz w:val="24"/>
                <w:szCs w:val="24"/>
              </w:rPr>
              <w:t>boundary</w:t>
            </w:r>
            <w:proofErr w:type="spellEnd"/>
            <w:r w:rsidRPr="007D65F4">
              <w:rPr>
                <w:rFonts w:eastAsia="Times New Roman"/>
                <w:b/>
                <w:bCs/>
                <w:color w:val="FFFFFF"/>
              </w:rPr>
              <w:t xml:space="preserve">), e o navegador substitui a imagem exibida a cada novo frame recebido. Qualquer </w:t>
            </w:r>
            <w:r w:rsidRPr="007D65F4">
              <w:rPr>
                <w:rFonts w:ascii="Courier New" w:hAnsi="Courier New"/>
                <w:color w:val="auto"/>
                <w:sz w:val="24"/>
                <w:szCs w:val="24"/>
              </w:rPr>
              <w:t>&lt;</w:t>
            </w:r>
            <w:proofErr w:type="spellStart"/>
            <w:r w:rsidRPr="007D65F4">
              <w:rPr>
                <w:rFonts w:ascii="Courier New" w:hAnsi="Courier New"/>
                <w:color w:val="auto"/>
                <w:sz w:val="24"/>
                <w:szCs w:val="24"/>
              </w:rPr>
              <w:t>img</w:t>
            </w:r>
            <w:proofErr w:type="spellEnd"/>
            <w:r w:rsidRPr="007D65F4">
              <w:rPr>
                <w:rFonts w:ascii="Courier New" w:hAnsi="Courier Ne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7D65F4">
              <w:rPr>
                <w:rFonts w:ascii="Courier New" w:hAnsi="Courier New"/>
                <w:color w:val="auto"/>
                <w:sz w:val="24"/>
                <w:szCs w:val="24"/>
              </w:rPr>
              <w:t>src</w:t>
            </w:r>
            <w:proofErr w:type="spellEnd"/>
            <w:r w:rsidRPr="007D65F4">
              <w:rPr>
                <w:rFonts w:ascii="Courier New" w:hAnsi="Courier New"/>
                <w:color w:val="auto"/>
                <w:sz w:val="24"/>
                <w:szCs w:val="24"/>
              </w:rPr>
              <w:t>="..."&gt;</w:t>
            </w:r>
            <w:r w:rsidRPr="007D65F4">
              <w:rPr>
                <w:rFonts w:eastAsia="Times New Roman"/>
                <w:b/>
                <w:bCs/>
                <w:color w:val="FFFFFF"/>
              </w:rPr>
              <w:t xml:space="preserve"> apontando para esse </w:t>
            </w:r>
            <w:proofErr w:type="spellStart"/>
            <w:r w:rsidRPr="007D65F4">
              <w:rPr>
                <w:rFonts w:eastAsia="Times New Roman"/>
                <w:b/>
                <w:bCs/>
                <w:color w:val="FFFFFF"/>
              </w:rPr>
              <w:t>endpoint</w:t>
            </w:r>
            <w:proofErr w:type="spellEnd"/>
            <w:r w:rsidRPr="007D65F4">
              <w:rPr>
                <w:rFonts w:eastAsia="Times New Roman"/>
                <w:b/>
                <w:bCs/>
                <w:color w:val="FFFFFF"/>
              </w:rPr>
              <w:t xml:space="preserve"> já exibe o vídeo, sem nenhum código de front-</w:t>
            </w:r>
            <w:proofErr w:type="spellStart"/>
            <w:r w:rsidRPr="007D65F4">
              <w:rPr>
                <w:rFonts w:eastAsia="Times New Roman"/>
                <w:b/>
                <w:bCs/>
                <w:color w:val="FFFFFF"/>
              </w:rPr>
              <w:t>end</w:t>
            </w:r>
            <w:proofErr w:type="spellEnd"/>
            <w:r w:rsidRPr="007D65F4">
              <w:rPr>
                <w:rFonts w:eastAsia="Times New Roman"/>
                <w:b/>
                <w:bCs/>
                <w:color w:val="FFFFFF"/>
              </w:rPr>
              <w:t xml:space="preserve"> adicional.</w:t>
            </w:r>
          </w:p>
        </w:tc>
      </w:tr>
    </w:tbl>
    <w:p w14:paraId="11D71C1F" w14:textId="77777777" w:rsidR="00DA337A" w:rsidRDefault="00DA337A" w:rsidP="00DA337A">
      <w:pPr>
        <w:ind w:right="-1"/>
        <w:jc w:val="both"/>
      </w:pPr>
    </w:p>
    <w:p w14:paraId="045E88F0" w14:textId="77777777" w:rsidR="00DA337A" w:rsidRDefault="00DA337A" w:rsidP="00DA337A">
      <w:pPr>
        <w:spacing w:after="0" w:line="240" w:lineRule="auto"/>
        <w:ind w:right="-1"/>
      </w:pPr>
      <w:r>
        <w:br w:type="page"/>
      </w: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65747825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9B81117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3C248BD" wp14:editId="2F6D70F9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40456979" name="Forma Livre: Forma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35FEC11D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C248BD" id="_x0000_s1043" style="position:absolute;margin-left:125pt;margin-top:5.4pt;width:220.5pt;height:2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EehgQYAAEM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ThZ5ItGvDvXx+0dEULQotFPd&#10;/u2oK87v9o756yFrC0eVv1Y4IEvdgL5AOr4Jwpg+wttpy2HaklU5rPZO3mEe9TdvO9zjIZzTAc2H&#10;6nOTI4xhNG8eulqfO0L4FNNwg5M6nq7DqSIdBU7vWfV09nn3DwA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CwtEeh&#10;gQYAAEM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35FEC11D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6F95379A" w14:textId="77777777" w:rsidTr="004D3CC0">
        <w:trPr>
          <w:trHeight w:val="5242"/>
        </w:trPr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03206A6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1493D308" wp14:editId="061393D4">
                  <wp:extent cx="914400" cy="937895"/>
                  <wp:effectExtent l="0" t="0" r="0" b="0"/>
                  <wp:docPr id="546804674" name="Imagem 84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A35D4A9" w14:textId="77777777" w:rsidR="00DA337A" w:rsidRPr="004609BC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4609BC">
              <w:rPr>
                <w:rFonts w:eastAsia="Times New Roman"/>
                <w:b/>
                <w:bCs/>
                <w:color w:val="FFFFFF"/>
              </w:rPr>
              <w:t>Duas restrições importantes</w:t>
            </w:r>
          </w:p>
          <w:p w14:paraId="5E2C46BD" w14:textId="77777777" w:rsidR="00DA337A" w:rsidRPr="004609BC" w:rsidRDefault="00DA337A">
            <w:pPr>
              <w:keepNext/>
              <w:keepLines/>
              <w:numPr>
                <w:ilvl w:val="0"/>
                <w:numId w:val="29"/>
              </w:numPr>
              <w:spacing w:before="400" w:after="240" w:line="240" w:lineRule="auto"/>
              <w:ind w:left="0" w:right="-1" w:firstLine="0"/>
              <w:jc w:val="both"/>
              <w:rPr>
                <w:rFonts w:eastAsia="Times New Roman"/>
                <w:color w:val="FFFFFF"/>
              </w:rPr>
            </w:pPr>
            <w:r w:rsidRPr="004609BC">
              <w:rPr>
                <w:rFonts w:eastAsia="Times New Roman"/>
                <w:b/>
                <w:bCs/>
                <w:color w:val="FFFFFF"/>
              </w:rPr>
              <w:t>A câmera só pode ser aberta por um processo por vez.</w:t>
            </w:r>
            <w:r w:rsidRPr="004609BC">
              <w:rPr>
                <w:rFonts w:eastAsia="Times New Roman"/>
                <w:color w:val="FFFFFF"/>
              </w:rPr>
              <w:t xml:space="preserve"> Diferente do </w:t>
            </w:r>
            <w:r w:rsidRPr="00F861EB">
              <w:rPr>
                <w:rFonts w:eastAsia="Times New Roman"/>
                <w:color w:val="FFFFFF"/>
              </w:rPr>
              <w:t>/</w:t>
            </w:r>
            <w:proofErr w:type="spellStart"/>
            <w:r w:rsidRPr="00F861EB">
              <w:rPr>
                <w:rFonts w:eastAsia="Times New Roman"/>
                <w:color w:val="FFFFFF"/>
              </w:rPr>
              <w:t>predict</w:t>
            </w:r>
            <w:proofErr w:type="spellEnd"/>
            <w:r w:rsidRPr="00F861EB">
              <w:rPr>
                <w:rFonts w:eastAsia="Times New Roman"/>
                <w:color w:val="FFFFFF"/>
              </w:rPr>
              <w:t>/</w:t>
            </w:r>
            <w:proofErr w:type="spellStart"/>
            <w:r w:rsidRPr="00F861EB">
              <w:rPr>
                <w:rFonts w:eastAsia="Times New Roman"/>
                <w:color w:val="FFFFFF"/>
              </w:rPr>
              <w:t>camera</w:t>
            </w:r>
            <w:proofErr w:type="spellEnd"/>
            <w:r w:rsidRPr="004609BC">
              <w:rPr>
                <w:rFonts w:eastAsia="Times New Roman"/>
                <w:color w:val="FFFFFF"/>
              </w:rPr>
              <w:t xml:space="preserve">, que abre e fecha a câmera a cada requisição, o stream mantém a câmera aberta continuamente. Por isso, o </w:t>
            </w:r>
            <w:proofErr w:type="spellStart"/>
            <w:r w:rsidRPr="004609BC">
              <w:rPr>
                <w:rFonts w:eastAsia="Times New Roman"/>
                <w:color w:val="FFFFFF"/>
              </w:rPr>
              <w:t>endpoint</w:t>
            </w:r>
            <w:proofErr w:type="spellEnd"/>
            <w:r w:rsidRPr="004609BC">
              <w:rPr>
                <w:rFonts w:eastAsia="Times New Roman"/>
                <w:color w:val="FFFFFF"/>
              </w:rPr>
              <w:t xml:space="preserve"> usa um </w:t>
            </w:r>
            <w:proofErr w:type="spellStart"/>
            <w:r w:rsidRPr="004609BC">
              <w:rPr>
                <w:rFonts w:eastAsia="Times New Roman"/>
                <w:color w:val="FFFFFF"/>
              </w:rPr>
              <w:t>lock</w:t>
            </w:r>
            <w:proofErr w:type="spellEnd"/>
            <w:r w:rsidRPr="004609BC">
              <w:rPr>
                <w:rFonts w:eastAsia="Times New Roman"/>
                <w:color w:val="FFFFFF"/>
              </w:rPr>
              <w:t xml:space="preserve"> para impedir dois streams simultâneos.</w:t>
            </w:r>
          </w:p>
          <w:p w14:paraId="63A2975A" w14:textId="77777777" w:rsidR="00DA337A" w:rsidRPr="004609BC" w:rsidRDefault="00DA337A">
            <w:pPr>
              <w:keepNext/>
              <w:keepLines/>
              <w:numPr>
                <w:ilvl w:val="0"/>
                <w:numId w:val="29"/>
              </w:numPr>
              <w:spacing w:before="400" w:after="240" w:line="240" w:lineRule="auto"/>
              <w:ind w:left="0" w:right="-1" w:firstLine="0"/>
              <w:jc w:val="both"/>
              <w:rPr>
                <w:rFonts w:eastAsia="Times New Roman"/>
                <w:color w:val="FFFFFF"/>
              </w:rPr>
            </w:pPr>
            <w:r w:rsidRPr="004609BC">
              <w:rPr>
                <w:rFonts w:eastAsia="Times New Roman"/>
                <w:b/>
                <w:bCs/>
                <w:color w:val="FFFFFF"/>
              </w:rPr>
              <w:t xml:space="preserve">Isso exige rodar a API com um único </w:t>
            </w:r>
            <w:proofErr w:type="spellStart"/>
            <w:r w:rsidRPr="004609BC">
              <w:rPr>
                <w:rFonts w:eastAsia="Times New Roman"/>
                <w:b/>
                <w:bCs/>
                <w:color w:val="FFFFFF"/>
              </w:rPr>
              <w:t>worker</w:t>
            </w:r>
            <w:proofErr w:type="spellEnd"/>
            <w:r w:rsidRPr="004609BC">
              <w:rPr>
                <w:rFonts w:eastAsia="Times New Roman"/>
                <w:b/>
                <w:bCs/>
                <w:color w:val="FFFFFF"/>
              </w:rPr>
              <w:t xml:space="preserve"> do </w:t>
            </w:r>
            <w:proofErr w:type="spellStart"/>
            <w:r w:rsidRPr="004609BC">
              <w:rPr>
                <w:rFonts w:eastAsia="Times New Roman"/>
                <w:b/>
                <w:bCs/>
                <w:color w:val="FFFFFF"/>
              </w:rPr>
              <w:t>Uvicorn</w:t>
            </w:r>
            <w:proofErr w:type="spellEnd"/>
            <w:r w:rsidRPr="004609BC">
              <w:rPr>
                <w:rFonts w:eastAsia="Times New Roman"/>
                <w:b/>
                <w:bCs/>
                <w:color w:val="FFFFFF"/>
              </w:rPr>
              <w:t>.</w:t>
            </w:r>
            <w:r w:rsidRPr="004609BC">
              <w:rPr>
                <w:rFonts w:eastAsia="Times New Roman"/>
                <w:color w:val="FFFFFF"/>
              </w:rPr>
              <w:t xml:space="preserve"> Com </w:t>
            </w:r>
            <w:r w:rsidRPr="00F861EB">
              <w:rPr>
                <w:rFonts w:eastAsia="Times New Roman"/>
                <w:color w:val="FFFFFF"/>
              </w:rPr>
              <w:t>--</w:t>
            </w:r>
            <w:proofErr w:type="spellStart"/>
            <w:r w:rsidRPr="00F861EB">
              <w:rPr>
                <w:rFonts w:eastAsia="Times New Roman"/>
                <w:color w:val="FFFFFF"/>
              </w:rPr>
              <w:t>workers</w:t>
            </w:r>
            <w:proofErr w:type="spellEnd"/>
            <w:r w:rsidRPr="00F861EB">
              <w:rPr>
                <w:rFonts w:eastAsia="Times New Roman"/>
                <w:color w:val="FFFFFF"/>
              </w:rPr>
              <w:t xml:space="preserve"> 2</w:t>
            </w:r>
            <w:r w:rsidRPr="004609BC">
              <w:rPr>
                <w:rFonts w:eastAsia="Times New Roman"/>
                <w:color w:val="FFFFFF"/>
              </w:rPr>
              <w:t xml:space="preserve"> (configuração atual), cada </w:t>
            </w:r>
            <w:proofErr w:type="spellStart"/>
            <w:r w:rsidRPr="004609BC">
              <w:rPr>
                <w:rFonts w:eastAsia="Times New Roman"/>
                <w:color w:val="FFFFFF"/>
              </w:rPr>
              <w:t>worker</w:t>
            </w:r>
            <w:proofErr w:type="spellEnd"/>
            <w:r w:rsidRPr="004609BC">
              <w:rPr>
                <w:rFonts w:eastAsia="Times New Roman"/>
                <w:color w:val="FFFFFF"/>
              </w:rPr>
              <w:t xml:space="preserve"> é um processo separado, com seu próprio </w:t>
            </w:r>
            <w:proofErr w:type="spellStart"/>
            <w:r w:rsidRPr="004609BC">
              <w:rPr>
                <w:rFonts w:eastAsia="Times New Roman"/>
                <w:color w:val="FFFFFF"/>
              </w:rPr>
              <w:t>lock</w:t>
            </w:r>
            <w:proofErr w:type="spellEnd"/>
            <w:r w:rsidRPr="004609BC">
              <w:rPr>
                <w:rFonts w:eastAsia="Times New Roman"/>
                <w:color w:val="FFFFFF"/>
              </w:rPr>
              <w:t xml:space="preserve"> em memória — dois clientes poderiam cair em </w:t>
            </w:r>
            <w:proofErr w:type="spellStart"/>
            <w:r w:rsidRPr="004609BC">
              <w:rPr>
                <w:rFonts w:eastAsia="Times New Roman"/>
                <w:color w:val="FFFFFF"/>
              </w:rPr>
              <w:t>workers</w:t>
            </w:r>
            <w:proofErr w:type="spellEnd"/>
            <w:r w:rsidRPr="004609BC">
              <w:rPr>
                <w:rFonts w:eastAsia="Times New Roman"/>
                <w:color w:val="FFFFFF"/>
              </w:rPr>
              <w:t xml:space="preserve"> diferentes e abrir dois processos de câmera ao mesmo tempo, o que trava o hardware. A correção está no Passo 1.</w:t>
            </w:r>
          </w:p>
        </w:tc>
      </w:tr>
    </w:tbl>
    <w:p w14:paraId="4A82FBF7" w14:textId="77777777" w:rsidR="00DA337A" w:rsidRDefault="00DA337A" w:rsidP="00DA337A">
      <w:pPr>
        <w:ind w:right="-1"/>
        <w:jc w:val="both"/>
      </w:pPr>
    </w:p>
    <w:p w14:paraId="1E0917A9" w14:textId="77777777" w:rsidR="00DA337A" w:rsidRPr="00D84B36" w:rsidRDefault="00DA337A" w:rsidP="00DA337A">
      <w:pPr>
        <w:ind w:right="-1"/>
        <w:jc w:val="both"/>
        <w:rPr>
          <w:b/>
          <w:bCs/>
        </w:rPr>
      </w:pPr>
      <w:r w:rsidRPr="00D84B36">
        <w:rPr>
          <w:b/>
          <w:bCs/>
        </w:rPr>
        <w:t xml:space="preserve">Passo 1 — Ajustar o Número de Workers do </w:t>
      </w:r>
      <w:proofErr w:type="spellStart"/>
      <w:r w:rsidRPr="00D84B36">
        <w:rPr>
          <w:b/>
          <w:bCs/>
        </w:rPr>
        <w:t>Uvicorn</w:t>
      </w:r>
      <w:proofErr w:type="spellEnd"/>
    </w:p>
    <w:p w14:paraId="5DDD7B92" w14:textId="77777777" w:rsidR="00DA337A" w:rsidRDefault="00DA337A" w:rsidP="00DA337A">
      <w:pPr>
        <w:ind w:right="-1"/>
        <w:jc w:val="both"/>
      </w:pPr>
      <w:r w:rsidRPr="00D84B36">
        <w:t xml:space="preserve">Abra o </w:t>
      </w:r>
      <w:proofErr w:type="spellStart"/>
      <w:r w:rsidRPr="0011752E">
        <w:t>Dockerfile.api</w:t>
      </w:r>
      <w:proofErr w:type="spellEnd"/>
      <w:r w:rsidRPr="00D84B36">
        <w:t>:</w:t>
      </w:r>
    </w:p>
    <w:p w14:paraId="14DA6D54" w14:textId="77777777" w:rsidR="00DA337A" w:rsidRDefault="00DA337A" w:rsidP="00DA337A">
      <w:pPr>
        <w:pStyle w:val="CodeDark"/>
        <w:ind w:right="-1"/>
        <w:rPr>
          <w:szCs w:val="24"/>
        </w:rPr>
      </w:pPr>
      <w:r w:rsidRPr="00D84B36">
        <w:rPr>
          <w:szCs w:val="24"/>
        </w:rPr>
        <w:t>nano ~/</w:t>
      </w:r>
      <w:proofErr w:type="spellStart"/>
      <w:r w:rsidRPr="00D84B36">
        <w:rPr>
          <w:szCs w:val="24"/>
        </w:rPr>
        <w:t>yolo</w:t>
      </w:r>
      <w:proofErr w:type="spellEnd"/>
      <w:r w:rsidRPr="00D84B36">
        <w:rPr>
          <w:szCs w:val="24"/>
        </w:rPr>
        <w:t>-api/</w:t>
      </w:r>
      <w:proofErr w:type="spellStart"/>
      <w:r w:rsidRPr="00D84B36">
        <w:rPr>
          <w:szCs w:val="24"/>
        </w:rPr>
        <w:t>Dockerfile.api</w:t>
      </w:r>
      <w:proofErr w:type="spellEnd"/>
    </w:p>
    <w:p w14:paraId="1AA0E877" w14:textId="77777777" w:rsidR="00DA337A" w:rsidRDefault="00DA337A" w:rsidP="00DA337A">
      <w:pPr>
        <w:ind w:right="-1"/>
        <w:jc w:val="both"/>
      </w:pPr>
      <w:r w:rsidRPr="00D84B36">
        <w:t>Altere a última linha (</w:t>
      </w:r>
      <w:r w:rsidRPr="0011752E">
        <w:t>CMD</w:t>
      </w:r>
      <w:r w:rsidRPr="00D84B36">
        <w:t>) de:</w:t>
      </w:r>
    </w:p>
    <w:p w14:paraId="2A02D282" w14:textId="77777777" w:rsidR="00DA337A" w:rsidRPr="002716A1" w:rsidRDefault="00DA337A" w:rsidP="00DA337A">
      <w:pPr>
        <w:pStyle w:val="CodeDark"/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CMD ["</w:t>
      </w:r>
      <w:proofErr w:type="spellStart"/>
      <w:r w:rsidRPr="002716A1">
        <w:rPr>
          <w:szCs w:val="24"/>
          <w:lang w:val="en-US"/>
        </w:rPr>
        <w:t>uvicorn</w:t>
      </w:r>
      <w:proofErr w:type="spellEnd"/>
      <w:r w:rsidRPr="002716A1">
        <w:rPr>
          <w:szCs w:val="24"/>
          <w:lang w:val="en-US"/>
        </w:rPr>
        <w:t>", "</w:t>
      </w:r>
      <w:proofErr w:type="spellStart"/>
      <w:r w:rsidRPr="002716A1">
        <w:rPr>
          <w:szCs w:val="24"/>
          <w:lang w:val="en-US"/>
        </w:rPr>
        <w:t>main:app</w:t>
      </w:r>
      <w:proofErr w:type="spellEnd"/>
      <w:r w:rsidRPr="002716A1">
        <w:rPr>
          <w:szCs w:val="24"/>
          <w:lang w:val="en-US"/>
        </w:rPr>
        <w:t>", "--host", "0.0.0.0", "--port", "8000", "--workers", "2"]</w:t>
      </w:r>
    </w:p>
    <w:p w14:paraId="49527E52" w14:textId="77777777" w:rsidR="00DA337A" w:rsidRPr="002716A1" w:rsidRDefault="00DA337A" w:rsidP="00DA337A">
      <w:pPr>
        <w:ind w:right="-1"/>
        <w:jc w:val="both"/>
        <w:rPr>
          <w:lang w:val="en-US"/>
        </w:rPr>
      </w:pPr>
      <w:r w:rsidRPr="002716A1">
        <w:rPr>
          <w:lang w:val="en-US"/>
        </w:rPr>
        <w:t>Para:</w:t>
      </w:r>
    </w:p>
    <w:p w14:paraId="7CC4F95C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CMD ["</w:t>
      </w:r>
      <w:proofErr w:type="spellStart"/>
      <w:r w:rsidRPr="002716A1">
        <w:rPr>
          <w:szCs w:val="24"/>
          <w:lang w:val="en-US"/>
        </w:rPr>
        <w:t>uvicorn</w:t>
      </w:r>
      <w:proofErr w:type="spellEnd"/>
      <w:r w:rsidRPr="002716A1">
        <w:rPr>
          <w:szCs w:val="24"/>
          <w:lang w:val="en-US"/>
        </w:rPr>
        <w:t>", "</w:t>
      </w:r>
      <w:proofErr w:type="spellStart"/>
      <w:r w:rsidRPr="002716A1">
        <w:rPr>
          <w:szCs w:val="24"/>
          <w:lang w:val="en-US"/>
        </w:rPr>
        <w:t>main:app</w:t>
      </w:r>
      <w:proofErr w:type="spellEnd"/>
      <w:r w:rsidRPr="002716A1">
        <w:rPr>
          <w:szCs w:val="24"/>
          <w:lang w:val="en-US"/>
        </w:rPr>
        <w:t>", "--host", "0.0.0.0", "--port", "8000", "--workers", "1"]</w:t>
      </w:r>
    </w:p>
    <w:p w14:paraId="2B9F3C01" w14:textId="77777777" w:rsidR="00DA337A" w:rsidRPr="00F861EB" w:rsidRDefault="00DA337A" w:rsidP="00DA337A">
      <w:pPr>
        <w:ind w:right="-1"/>
        <w:jc w:val="both"/>
        <w:rPr>
          <w:lang w:val="en-US"/>
        </w:rPr>
      </w:pPr>
    </w:p>
    <w:p w14:paraId="16CDB653" w14:textId="77777777" w:rsidR="00DA337A" w:rsidRDefault="00DA337A" w:rsidP="00DA337A">
      <w:pPr>
        <w:ind w:right="-1"/>
        <w:jc w:val="both"/>
      </w:pPr>
      <w:r w:rsidRPr="00D84B36">
        <w:t xml:space="preserve">Com um único </w:t>
      </w:r>
      <w:proofErr w:type="spellStart"/>
      <w:r w:rsidRPr="00D84B36">
        <w:t>worker</w:t>
      </w:r>
      <w:proofErr w:type="spellEnd"/>
      <w:r w:rsidRPr="00D84B36">
        <w:t xml:space="preserve">, o </w:t>
      </w:r>
      <w:proofErr w:type="spellStart"/>
      <w:r w:rsidRPr="00D84B36">
        <w:t>lock</w:t>
      </w:r>
      <w:proofErr w:type="spellEnd"/>
      <w:r w:rsidRPr="00D84B36">
        <w:t xml:space="preserve"> de streaming e o cache de modelos (</w:t>
      </w:r>
      <w:r w:rsidRPr="0011752E">
        <w:t>_cache</w:t>
      </w:r>
      <w:r w:rsidRPr="00D84B36">
        <w:t xml:space="preserve"> em </w:t>
      </w:r>
      <w:r w:rsidRPr="0011752E">
        <w:t>model.py</w:t>
      </w:r>
      <w:r w:rsidRPr="00D84B36">
        <w:t xml:space="preserve">) passam a ser realmente compartilhados entre todas as </w:t>
      </w:r>
      <w:proofErr w:type="spellStart"/>
      <w:r w:rsidRPr="00D84B36">
        <w:t>requisições</w:t>
      </w:r>
      <w:r>
        <w:t>m</w:t>
      </w:r>
      <w:proofErr w:type="spellEnd"/>
      <w:r w:rsidRPr="00D84B36">
        <w:t xml:space="preserve"> condição necessária para controlar o acesso exclusivo à câmera.</w:t>
      </w:r>
    </w:p>
    <w:p w14:paraId="6CD85E53" w14:textId="77777777" w:rsidR="00DA337A" w:rsidRDefault="00DA337A" w:rsidP="00DA337A">
      <w:pPr>
        <w:ind w:right="-1"/>
        <w:jc w:val="both"/>
      </w:pPr>
      <w:r w:rsidRPr="00D84B36">
        <w:t xml:space="preserve">Não é necessário nenhum pacote novo: o </w:t>
      </w:r>
      <w:proofErr w:type="spellStart"/>
      <w:r w:rsidRPr="0011752E">
        <w:t>rpicam-vid</w:t>
      </w:r>
      <w:proofErr w:type="spellEnd"/>
      <w:r w:rsidRPr="00D84B36">
        <w:t xml:space="preserve"> já vem incluído no </w:t>
      </w:r>
      <w:proofErr w:type="spellStart"/>
      <w:r w:rsidRPr="0011752E">
        <w:t>rpicam</w:t>
      </w:r>
      <w:proofErr w:type="spellEnd"/>
      <w:r w:rsidRPr="0011752E">
        <w:t>-apps-lite</w:t>
      </w:r>
      <w:r w:rsidRPr="00D84B36">
        <w:t xml:space="preserve"> instalado na aula anterior, junto com </w:t>
      </w:r>
      <w:proofErr w:type="spellStart"/>
      <w:r w:rsidRPr="0011752E">
        <w:t>rpicam</w:t>
      </w:r>
      <w:proofErr w:type="spellEnd"/>
      <w:r w:rsidRPr="0011752E">
        <w:t>-still</w:t>
      </w:r>
      <w:r w:rsidRPr="00D84B36">
        <w:t>.</w:t>
      </w:r>
    </w:p>
    <w:p w14:paraId="43A77DA1" w14:textId="77777777" w:rsidR="00DA337A" w:rsidRDefault="00DA337A" w:rsidP="00DA337A">
      <w:pPr>
        <w:ind w:right="-1"/>
        <w:jc w:val="both"/>
      </w:pPr>
    </w:p>
    <w:p w14:paraId="0B8B5D7D" w14:textId="77777777" w:rsidR="00DA337A" w:rsidRPr="00D729B5" w:rsidRDefault="00DA337A" w:rsidP="00DA337A">
      <w:pPr>
        <w:ind w:right="-1"/>
        <w:jc w:val="both"/>
        <w:rPr>
          <w:b/>
          <w:bCs/>
        </w:rPr>
      </w:pPr>
      <w:r w:rsidRPr="00D729B5">
        <w:rPr>
          <w:b/>
          <w:bCs/>
        </w:rPr>
        <w:lastRenderedPageBreak/>
        <w:t xml:space="preserve">Passo 2 — Adicionar os </w:t>
      </w:r>
      <w:proofErr w:type="spellStart"/>
      <w:r w:rsidRPr="00D729B5">
        <w:rPr>
          <w:b/>
          <w:bCs/>
        </w:rPr>
        <w:t>Imports</w:t>
      </w:r>
      <w:proofErr w:type="spellEnd"/>
      <w:r w:rsidRPr="00D729B5">
        <w:rPr>
          <w:b/>
          <w:bCs/>
        </w:rPr>
        <w:t xml:space="preserve"> Necessários em app/main.py</w:t>
      </w:r>
    </w:p>
    <w:p w14:paraId="7C8E2946" w14:textId="77777777" w:rsidR="00DA337A" w:rsidRDefault="00DA337A" w:rsidP="00DA337A">
      <w:pPr>
        <w:ind w:right="-1"/>
        <w:jc w:val="both"/>
      </w:pPr>
      <w:r w:rsidRPr="00D729B5">
        <w:t xml:space="preserve">No topo do </w:t>
      </w:r>
      <w:r w:rsidRPr="0011752E">
        <w:t>app/main.py</w:t>
      </w:r>
      <w:r w:rsidRPr="00D729B5">
        <w:t xml:space="preserve">, adicione </w:t>
      </w:r>
      <w:proofErr w:type="spellStart"/>
      <w:r w:rsidRPr="0011752E">
        <w:t>asyncio</w:t>
      </w:r>
      <w:proofErr w:type="spellEnd"/>
      <w:r w:rsidRPr="00D729B5">
        <w:t xml:space="preserve"> e dois símbolos do </w:t>
      </w:r>
      <w:proofErr w:type="spellStart"/>
      <w:r w:rsidRPr="00D729B5">
        <w:t>FastAPI</w:t>
      </w:r>
      <w:proofErr w:type="spellEnd"/>
      <w:r w:rsidRPr="00D729B5">
        <w:t>/</w:t>
      </w:r>
      <w:proofErr w:type="spellStart"/>
      <w:r w:rsidRPr="00D729B5">
        <w:t>Starlette</w:t>
      </w:r>
      <w:proofErr w:type="spellEnd"/>
      <w:r w:rsidRPr="00D729B5">
        <w:t>:</w:t>
      </w:r>
    </w:p>
    <w:p w14:paraId="74D24A5A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nano app</w:t>
      </w:r>
      <w:r>
        <w:rPr>
          <w:szCs w:val="24"/>
          <w:lang w:val="en-US"/>
        </w:rPr>
        <w:t>/</w:t>
      </w:r>
      <w:r w:rsidRPr="002716A1">
        <w:rPr>
          <w:szCs w:val="24"/>
          <w:lang w:val="en-US"/>
        </w:rPr>
        <w:t>main.py</w:t>
      </w:r>
    </w:p>
    <w:p w14:paraId="427B5C80" w14:textId="77777777" w:rsidR="00DA337A" w:rsidRPr="002716A1" w:rsidRDefault="00DA337A" w:rsidP="00DA337A">
      <w:pPr>
        <w:ind w:right="-1"/>
        <w:jc w:val="both"/>
        <w:rPr>
          <w:lang w:val="en-US"/>
        </w:rPr>
      </w:pPr>
    </w:p>
    <w:p w14:paraId="11987371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import </w:t>
      </w:r>
      <w:proofErr w:type="spellStart"/>
      <w:r w:rsidRPr="002716A1">
        <w:rPr>
          <w:szCs w:val="24"/>
          <w:lang w:val="en-US"/>
        </w:rPr>
        <w:t>asyncio</w:t>
      </w:r>
      <w:proofErr w:type="spellEnd"/>
    </w:p>
    <w:p w14:paraId="209180D5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proofErr w:type="gramStart"/>
      <w:r w:rsidRPr="002716A1">
        <w:rPr>
          <w:szCs w:val="24"/>
          <w:lang w:val="en-US"/>
        </w:rPr>
        <w:t>from</w:t>
      </w:r>
      <w:proofErr w:type="gramEnd"/>
      <w:r w:rsidRPr="002716A1">
        <w:rPr>
          <w:szCs w:val="24"/>
          <w:lang w:val="en-US"/>
        </w:rPr>
        <w:t xml:space="preserve"> </w:t>
      </w:r>
      <w:proofErr w:type="spellStart"/>
      <w:r w:rsidRPr="002716A1">
        <w:rPr>
          <w:szCs w:val="24"/>
          <w:lang w:val="en-US"/>
        </w:rPr>
        <w:t>fastapi</w:t>
      </w:r>
      <w:proofErr w:type="spellEnd"/>
      <w:r w:rsidRPr="002716A1">
        <w:rPr>
          <w:szCs w:val="24"/>
          <w:lang w:val="en-US"/>
        </w:rPr>
        <w:t xml:space="preserve"> import </w:t>
      </w:r>
      <w:proofErr w:type="spellStart"/>
      <w:r w:rsidRPr="002716A1">
        <w:rPr>
          <w:szCs w:val="24"/>
          <w:lang w:val="en-US"/>
        </w:rPr>
        <w:t>FastAPI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, Response, Query, Request</w:t>
      </w:r>
    </w:p>
    <w:p w14:paraId="09082980" w14:textId="77777777" w:rsidR="00DA337A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proofErr w:type="spellStart"/>
      <w:r w:rsidRPr="00D729B5">
        <w:rPr>
          <w:szCs w:val="24"/>
        </w:rPr>
        <w:t>from</w:t>
      </w:r>
      <w:proofErr w:type="spellEnd"/>
      <w:r w:rsidRPr="00D729B5">
        <w:rPr>
          <w:szCs w:val="24"/>
        </w:rPr>
        <w:t xml:space="preserve"> </w:t>
      </w:r>
      <w:proofErr w:type="spellStart"/>
      <w:proofErr w:type="gramStart"/>
      <w:r w:rsidRPr="00D729B5">
        <w:rPr>
          <w:szCs w:val="24"/>
        </w:rPr>
        <w:t>fastapi.responses</w:t>
      </w:r>
      <w:proofErr w:type="spellEnd"/>
      <w:proofErr w:type="gramEnd"/>
      <w:r w:rsidRPr="00D729B5">
        <w:rPr>
          <w:szCs w:val="24"/>
        </w:rPr>
        <w:t xml:space="preserve"> </w:t>
      </w:r>
      <w:proofErr w:type="spellStart"/>
      <w:r w:rsidRPr="00D729B5">
        <w:rPr>
          <w:szCs w:val="24"/>
        </w:rPr>
        <w:t>import</w:t>
      </w:r>
      <w:proofErr w:type="spellEnd"/>
      <w:r w:rsidRPr="00D729B5">
        <w:rPr>
          <w:szCs w:val="24"/>
        </w:rPr>
        <w:t xml:space="preserve"> </w:t>
      </w:r>
      <w:proofErr w:type="spellStart"/>
      <w:r w:rsidRPr="00D729B5">
        <w:rPr>
          <w:szCs w:val="24"/>
        </w:rPr>
        <w:t>HTMLResponse</w:t>
      </w:r>
      <w:proofErr w:type="spellEnd"/>
      <w:r w:rsidRPr="00D729B5">
        <w:rPr>
          <w:szCs w:val="24"/>
        </w:rPr>
        <w:t xml:space="preserve">, </w:t>
      </w:r>
      <w:proofErr w:type="spellStart"/>
      <w:r w:rsidRPr="00D729B5">
        <w:rPr>
          <w:szCs w:val="24"/>
        </w:rPr>
        <w:t>StreamingResponse</w:t>
      </w:r>
      <w:proofErr w:type="spellEnd"/>
    </w:p>
    <w:p w14:paraId="192CB6DE" w14:textId="77777777" w:rsidR="00DA337A" w:rsidRPr="00D729B5" w:rsidRDefault="00DA337A" w:rsidP="00DA337A">
      <w:pPr>
        <w:ind w:right="-1"/>
        <w:jc w:val="both"/>
      </w:pPr>
      <w:r w:rsidRPr="00D729B5">
        <w:t>(</w:t>
      </w:r>
      <w:proofErr w:type="spellStart"/>
      <w:r w:rsidRPr="0011752E">
        <w:t>FastAPI</w:t>
      </w:r>
      <w:proofErr w:type="spellEnd"/>
      <w:r w:rsidRPr="00D729B5">
        <w:t xml:space="preserve">, </w:t>
      </w:r>
      <w:proofErr w:type="spellStart"/>
      <w:r w:rsidRPr="0011752E">
        <w:t>HTTPException</w:t>
      </w:r>
      <w:proofErr w:type="spellEnd"/>
      <w:r w:rsidRPr="00D729B5">
        <w:t xml:space="preserve">, </w:t>
      </w:r>
      <w:r w:rsidRPr="0011752E">
        <w:t>Response</w:t>
      </w:r>
      <w:r w:rsidRPr="00D729B5">
        <w:t xml:space="preserve"> e </w:t>
      </w:r>
      <w:r w:rsidRPr="0011752E">
        <w:t>Query</w:t>
      </w:r>
      <w:r w:rsidRPr="00D729B5">
        <w:t xml:space="preserve"> já existiam — só está sendo adicionado </w:t>
      </w:r>
      <w:proofErr w:type="spellStart"/>
      <w:r w:rsidRPr="0011752E">
        <w:t>Request</w:t>
      </w:r>
      <w:proofErr w:type="spellEnd"/>
      <w:r w:rsidRPr="00D729B5">
        <w:t xml:space="preserve">, </w:t>
      </w:r>
      <w:proofErr w:type="spellStart"/>
      <w:r w:rsidRPr="0011752E">
        <w:t>HTMLResponse</w:t>
      </w:r>
      <w:proofErr w:type="spellEnd"/>
      <w:r w:rsidRPr="00D729B5">
        <w:t xml:space="preserve"> e </w:t>
      </w:r>
      <w:proofErr w:type="spellStart"/>
      <w:r w:rsidRPr="0011752E">
        <w:t>StreamingResponse</w:t>
      </w:r>
      <w:proofErr w:type="spellEnd"/>
      <w:r w:rsidRPr="00D729B5">
        <w:t xml:space="preserve"> à mesma linha de import.)</w:t>
      </w:r>
    </w:p>
    <w:p w14:paraId="6370324C" w14:textId="77777777" w:rsidR="00DA337A" w:rsidRPr="00D729B5" w:rsidRDefault="00DA337A" w:rsidP="00DA337A">
      <w:pPr>
        <w:ind w:right="-1"/>
        <w:jc w:val="both"/>
      </w:pPr>
      <w:r w:rsidRPr="00D729B5">
        <w:t xml:space="preserve">Logo abaixo da definição de </w:t>
      </w:r>
      <w:r w:rsidRPr="0011752E">
        <w:t>_</w:t>
      </w:r>
      <w:proofErr w:type="spellStart"/>
      <w:r w:rsidRPr="0011752E">
        <w:t>metrics</w:t>
      </w:r>
      <w:proofErr w:type="spellEnd"/>
      <w:r w:rsidRPr="00D729B5">
        <w:t xml:space="preserve">, adicione o </w:t>
      </w:r>
      <w:proofErr w:type="spellStart"/>
      <w:r w:rsidRPr="00D729B5">
        <w:t>lock</w:t>
      </w:r>
      <w:proofErr w:type="spellEnd"/>
      <w:r w:rsidRPr="00D729B5">
        <w:t xml:space="preserve"> global que garante um único stream por vez:</w:t>
      </w:r>
    </w:p>
    <w:p w14:paraId="62466AAB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_</w:t>
      </w:r>
      <w:proofErr w:type="spellStart"/>
      <w:r w:rsidRPr="002716A1">
        <w:rPr>
          <w:szCs w:val="24"/>
          <w:lang w:val="en-US"/>
        </w:rPr>
        <w:t>streaming_lock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proofErr w:type="gramStart"/>
      <w:r w:rsidRPr="002716A1">
        <w:rPr>
          <w:szCs w:val="24"/>
          <w:lang w:val="en-US"/>
        </w:rPr>
        <w:t>asyncio.Lock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427712E3" w14:textId="77777777" w:rsidR="00DA337A" w:rsidRPr="002716A1" w:rsidRDefault="00DA337A" w:rsidP="00DA337A">
      <w:pPr>
        <w:ind w:right="-1"/>
        <w:jc w:val="both"/>
        <w:rPr>
          <w:lang w:val="en-US"/>
        </w:rPr>
      </w:pPr>
    </w:p>
    <w:p w14:paraId="6D1C7676" w14:textId="77777777" w:rsidR="00DA337A" w:rsidRPr="002716A1" w:rsidRDefault="00DA337A" w:rsidP="00DA337A">
      <w:pPr>
        <w:ind w:right="-1"/>
        <w:jc w:val="both"/>
        <w:rPr>
          <w:b/>
          <w:bCs/>
          <w:lang w:val="en-US"/>
        </w:rPr>
      </w:pPr>
      <w:r w:rsidRPr="002716A1">
        <w:rPr>
          <w:b/>
          <w:bCs/>
          <w:lang w:val="en-US"/>
        </w:rPr>
        <w:t xml:space="preserve">Passo 3 — </w:t>
      </w:r>
      <w:proofErr w:type="spellStart"/>
      <w:r w:rsidRPr="002716A1">
        <w:rPr>
          <w:b/>
          <w:bCs/>
          <w:lang w:val="en-US"/>
        </w:rPr>
        <w:t>Implementar</w:t>
      </w:r>
      <w:proofErr w:type="spellEnd"/>
      <w:r w:rsidRPr="002716A1">
        <w:rPr>
          <w:b/>
          <w:bCs/>
          <w:lang w:val="en-US"/>
        </w:rPr>
        <w:t xml:space="preserve"> </w:t>
      </w:r>
      <w:proofErr w:type="spellStart"/>
      <w:r w:rsidRPr="002716A1">
        <w:rPr>
          <w:b/>
          <w:bCs/>
          <w:lang w:val="en-US"/>
        </w:rPr>
        <w:t>os</w:t>
      </w:r>
      <w:proofErr w:type="spellEnd"/>
      <w:r w:rsidRPr="002716A1">
        <w:rPr>
          <w:b/>
          <w:bCs/>
          <w:lang w:val="en-US"/>
        </w:rPr>
        <w:t xml:space="preserve"> Endpoints de Streaming</w:t>
      </w:r>
    </w:p>
    <w:p w14:paraId="77F99190" w14:textId="77777777" w:rsidR="00DA337A" w:rsidRDefault="00DA337A" w:rsidP="00DA337A">
      <w:pPr>
        <w:ind w:right="-1"/>
        <w:jc w:val="both"/>
      </w:pPr>
      <w:r w:rsidRPr="00917875">
        <w:t xml:space="preserve">Adicione este bloco ao final de </w:t>
      </w:r>
      <w:r w:rsidRPr="0011752E">
        <w:t>app/main.py</w:t>
      </w:r>
      <w:r w:rsidRPr="00917875">
        <w:t xml:space="preserve"> (após os </w:t>
      </w:r>
      <w:proofErr w:type="spellStart"/>
      <w:r w:rsidRPr="00917875">
        <w:t>endpoints</w:t>
      </w:r>
      <w:proofErr w:type="spellEnd"/>
      <w:r w:rsidRPr="00917875">
        <w:t xml:space="preserve"> de câmera já existentes):</w:t>
      </w:r>
    </w:p>
    <w:p w14:paraId="3C523587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# ── Streaming de </w:t>
      </w:r>
      <w:proofErr w:type="spellStart"/>
      <w:r w:rsidRPr="002716A1">
        <w:rPr>
          <w:szCs w:val="24"/>
          <w:lang w:val="en-US"/>
        </w:rPr>
        <w:t>Vídeo</w:t>
      </w:r>
      <w:proofErr w:type="spellEnd"/>
      <w:r w:rsidRPr="002716A1">
        <w:rPr>
          <w:szCs w:val="24"/>
          <w:lang w:val="en-US"/>
        </w:rPr>
        <w:t xml:space="preserve"> (MJPEG) ──────────────────────────────</w:t>
      </w:r>
    </w:p>
    <w:p w14:paraId="38DC4B65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764522E0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@app.get("/stream/camera")</w:t>
      </w:r>
    </w:p>
    <w:p w14:paraId="5557ECA0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async def </w:t>
      </w:r>
      <w:proofErr w:type="spellStart"/>
      <w:r w:rsidRPr="002716A1">
        <w:rPr>
          <w:szCs w:val="24"/>
          <w:lang w:val="en-US"/>
        </w:rPr>
        <w:t>stream_</w:t>
      </w:r>
      <w:proofErr w:type="gramStart"/>
      <w:r w:rsidRPr="002716A1">
        <w:rPr>
          <w:szCs w:val="24"/>
          <w:lang w:val="en-US"/>
        </w:rPr>
        <w:t>camera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291D9CB4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request: Request,</w:t>
      </w:r>
    </w:p>
    <w:p w14:paraId="7011726A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confidence: float = </w:t>
      </w:r>
      <w:proofErr w:type="gramStart"/>
      <w:r w:rsidRPr="002716A1">
        <w:rPr>
          <w:szCs w:val="24"/>
          <w:lang w:val="en-US"/>
        </w:rPr>
        <w:t>Query(</w:t>
      </w:r>
      <w:proofErr w:type="gramEnd"/>
      <w:r w:rsidRPr="002716A1">
        <w:rPr>
          <w:szCs w:val="24"/>
          <w:lang w:val="en-US"/>
        </w:rPr>
        <w:t xml:space="preserve">0.25, </w:t>
      </w:r>
      <w:proofErr w:type="spellStart"/>
      <w:r w:rsidRPr="002716A1">
        <w:rPr>
          <w:szCs w:val="24"/>
          <w:lang w:val="en-US"/>
        </w:rPr>
        <w:t>ge</w:t>
      </w:r>
      <w:proofErr w:type="spellEnd"/>
      <w:r w:rsidRPr="002716A1">
        <w:rPr>
          <w:szCs w:val="24"/>
          <w:lang w:val="en-US"/>
        </w:rPr>
        <w:t>=0.0, le=1.0, description="</w:t>
      </w:r>
      <w:proofErr w:type="spellStart"/>
      <w:r w:rsidRPr="002716A1">
        <w:rPr>
          <w:szCs w:val="24"/>
          <w:lang w:val="en-US"/>
        </w:rPr>
        <w:t>Limiar</w:t>
      </w:r>
      <w:proofErr w:type="spellEnd"/>
      <w:r w:rsidRPr="002716A1">
        <w:rPr>
          <w:szCs w:val="24"/>
          <w:lang w:val="en-US"/>
        </w:rPr>
        <w:t xml:space="preserve"> de </w:t>
      </w:r>
      <w:proofErr w:type="spellStart"/>
      <w:r w:rsidRPr="002716A1">
        <w:rPr>
          <w:szCs w:val="24"/>
          <w:lang w:val="en-US"/>
        </w:rPr>
        <w:t>confiança</w:t>
      </w:r>
      <w:proofErr w:type="spellEnd"/>
      <w:r w:rsidRPr="002716A1">
        <w:rPr>
          <w:szCs w:val="24"/>
          <w:lang w:val="en-US"/>
        </w:rPr>
        <w:t>"),</w:t>
      </w:r>
    </w:p>
    <w:p w14:paraId="685F4238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 xml:space="preserve">: str = </w:t>
      </w:r>
      <w:proofErr w:type="gramStart"/>
      <w:r w:rsidRPr="002716A1">
        <w:rPr>
          <w:szCs w:val="24"/>
          <w:lang w:val="en-US"/>
        </w:rPr>
        <w:t>Query(</w:t>
      </w:r>
      <w:proofErr w:type="gramEnd"/>
      <w:r w:rsidRPr="002716A1">
        <w:rPr>
          <w:szCs w:val="24"/>
          <w:lang w:val="en-US"/>
        </w:rPr>
        <w:t xml:space="preserve">"yolov8n.pt", description="Modelo YOLO a ser </w:t>
      </w:r>
      <w:proofErr w:type="spellStart"/>
      <w:r w:rsidRPr="002716A1">
        <w:rPr>
          <w:szCs w:val="24"/>
          <w:lang w:val="en-US"/>
        </w:rPr>
        <w:t>utilizado</w:t>
      </w:r>
      <w:proofErr w:type="spellEnd"/>
      <w:r w:rsidRPr="002716A1">
        <w:rPr>
          <w:szCs w:val="24"/>
          <w:lang w:val="en-US"/>
        </w:rPr>
        <w:t>"),</w:t>
      </w:r>
    </w:p>
    <w:p w14:paraId="297C45F9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</w:t>
      </w:r>
      <w:proofErr w:type="spellStart"/>
      <w:r w:rsidRPr="00E97C65">
        <w:rPr>
          <w:szCs w:val="24"/>
        </w:rPr>
        <w:t>framerate</w:t>
      </w:r>
      <w:proofErr w:type="spellEnd"/>
      <w:r w:rsidRPr="00E97C65">
        <w:rPr>
          <w:szCs w:val="24"/>
        </w:rPr>
        <w:t xml:space="preserve">: </w:t>
      </w:r>
      <w:proofErr w:type="spellStart"/>
      <w:r w:rsidRPr="00E97C65">
        <w:rPr>
          <w:szCs w:val="24"/>
        </w:rPr>
        <w:t>int</w:t>
      </w:r>
      <w:proofErr w:type="spellEnd"/>
      <w:r w:rsidRPr="00E97C65">
        <w:rPr>
          <w:szCs w:val="24"/>
        </w:rPr>
        <w:t xml:space="preserve"> = </w:t>
      </w:r>
      <w:proofErr w:type="gramStart"/>
      <w:r w:rsidRPr="00E97C65">
        <w:rPr>
          <w:szCs w:val="24"/>
        </w:rPr>
        <w:t>Query(</w:t>
      </w:r>
      <w:proofErr w:type="gramEnd"/>
      <w:r w:rsidRPr="00E97C65">
        <w:rPr>
          <w:szCs w:val="24"/>
        </w:rPr>
        <w:t xml:space="preserve">15, </w:t>
      </w:r>
      <w:proofErr w:type="spellStart"/>
      <w:r w:rsidRPr="00E97C65">
        <w:rPr>
          <w:szCs w:val="24"/>
        </w:rPr>
        <w:t>ge</w:t>
      </w:r>
      <w:proofErr w:type="spellEnd"/>
      <w:r w:rsidRPr="00E97C65">
        <w:rPr>
          <w:szCs w:val="24"/>
        </w:rPr>
        <w:t xml:space="preserve">=1, </w:t>
      </w:r>
      <w:proofErr w:type="spellStart"/>
      <w:r w:rsidRPr="00E97C65">
        <w:rPr>
          <w:szCs w:val="24"/>
        </w:rPr>
        <w:t>le</w:t>
      </w:r>
      <w:proofErr w:type="spellEnd"/>
      <w:r w:rsidRPr="00E97C65">
        <w:rPr>
          <w:szCs w:val="24"/>
        </w:rPr>
        <w:t xml:space="preserve">=30, </w:t>
      </w:r>
      <w:proofErr w:type="spellStart"/>
      <w:r w:rsidRPr="00E97C65">
        <w:rPr>
          <w:szCs w:val="24"/>
        </w:rPr>
        <w:t>description</w:t>
      </w:r>
      <w:proofErr w:type="spellEnd"/>
      <w:r w:rsidRPr="00E97C65">
        <w:rPr>
          <w:szCs w:val="24"/>
        </w:rPr>
        <w:t>="FPS de captura solicitados ao sensor"),</w:t>
      </w:r>
    </w:p>
    <w:p w14:paraId="1F951CF4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>):</w:t>
      </w:r>
    </w:p>
    <w:p w14:paraId="368478A9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"""Transmite vídeo contínuo da câmera com detecções YOLO sobrepostas em cada frame."""</w:t>
      </w:r>
    </w:p>
    <w:p w14:paraId="1315B1D5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E97C65">
        <w:rPr>
          <w:szCs w:val="24"/>
        </w:rPr>
        <w:t xml:space="preserve">    </w:t>
      </w:r>
      <w:r w:rsidRPr="002716A1">
        <w:rPr>
          <w:szCs w:val="24"/>
          <w:lang w:val="en-US"/>
        </w:rPr>
        <w:t>if _</w:t>
      </w:r>
      <w:proofErr w:type="spellStart"/>
      <w:r w:rsidRPr="002716A1">
        <w:rPr>
          <w:szCs w:val="24"/>
          <w:lang w:val="en-US"/>
        </w:rPr>
        <w:t>streaming_</w:t>
      </w:r>
      <w:proofErr w:type="gramStart"/>
      <w:r w:rsidRPr="002716A1">
        <w:rPr>
          <w:szCs w:val="24"/>
          <w:lang w:val="en-US"/>
        </w:rPr>
        <w:t>lock.locked</w:t>
      </w:r>
      <w:proofErr w:type="spellEnd"/>
      <w:proofErr w:type="gramEnd"/>
      <w:r w:rsidRPr="002716A1">
        <w:rPr>
          <w:szCs w:val="24"/>
          <w:lang w:val="en-US"/>
        </w:rPr>
        <w:t>():</w:t>
      </w:r>
    </w:p>
    <w:p w14:paraId="4253E1F7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raise </w:t>
      </w:r>
      <w:proofErr w:type="spellStart"/>
      <w:proofErr w:type="gramStart"/>
      <w:r w:rsidRPr="002716A1">
        <w:rPr>
          <w:szCs w:val="24"/>
          <w:lang w:val="en-US"/>
        </w:rPr>
        <w:t>HTTPException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2710934E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        </w:t>
      </w:r>
      <w:proofErr w:type="spellStart"/>
      <w:r w:rsidRPr="00E97C65">
        <w:rPr>
          <w:szCs w:val="24"/>
        </w:rPr>
        <w:t>status_code</w:t>
      </w:r>
      <w:proofErr w:type="spellEnd"/>
      <w:r w:rsidRPr="00E97C65">
        <w:rPr>
          <w:szCs w:val="24"/>
        </w:rPr>
        <w:t>=409,</w:t>
      </w:r>
    </w:p>
    <w:p w14:paraId="41EFD141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lastRenderedPageBreak/>
        <w:t xml:space="preserve">            </w:t>
      </w:r>
      <w:proofErr w:type="spellStart"/>
      <w:r w:rsidRPr="00E97C65">
        <w:rPr>
          <w:szCs w:val="24"/>
        </w:rPr>
        <w:t>detail</w:t>
      </w:r>
      <w:proofErr w:type="spellEnd"/>
      <w:r w:rsidRPr="00E97C65">
        <w:rPr>
          <w:szCs w:val="24"/>
        </w:rPr>
        <w:t>="Já existe um stream de câmera em andamento. Feche a aba atual antes de abrir outra.",</w:t>
      </w:r>
    </w:p>
    <w:p w14:paraId="283B941D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E97C65">
        <w:rPr>
          <w:szCs w:val="24"/>
        </w:rPr>
        <w:t xml:space="preserve">        </w:t>
      </w:r>
      <w:r w:rsidRPr="002716A1">
        <w:rPr>
          <w:szCs w:val="24"/>
          <w:lang w:val="en-US"/>
        </w:rPr>
        <w:t>)</w:t>
      </w:r>
    </w:p>
    <w:p w14:paraId="10ADECC9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7B61A319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model = </w:t>
      </w:r>
      <w:proofErr w:type="spellStart"/>
      <w:r w:rsidRPr="002716A1">
        <w:rPr>
          <w:szCs w:val="24"/>
          <w:lang w:val="en-US"/>
        </w:rPr>
        <w:t>load_model</w:t>
      </w:r>
      <w:proofErr w:type="spell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model_name</w:t>
      </w:r>
      <w:proofErr w:type="spellEnd"/>
      <w:r w:rsidRPr="002716A1">
        <w:rPr>
          <w:szCs w:val="24"/>
          <w:lang w:val="en-US"/>
        </w:rPr>
        <w:t>)</w:t>
      </w:r>
    </w:p>
    <w:p w14:paraId="6BBAEC3E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7D05F198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async def </w:t>
      </w:r>
      <w:proofErr w:type="spellStart"/>
      <w:r w:rsidRPr="002716A1">
        <w:rPr>
          <w:szCs w:val="24"/>
          <w:lang w:val="en-US"/>
        </w:rPr>
        <w:t>frame_</w:t>
      </w:r>
      <w:proofErr w:type="gramStart"/>
      <w:r w:rsidRPr="002716A1">
        <w:rPr>
          <w:szCs w:val="24"/>
          <w:lang w:val="en-US"/>
        </w:rPr>
        <w:t>generator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):</w:t>
      </w:r>
    </w:p>
    <w:p w14:paraId="681243C9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cmd</w:t>
      </w:r>
      <w:proofErr w:type="spellEnd"/>
      <w:r w:rsidRPr="002716A1">
        <w:rPr>
          <w:szCs w:val="24"/>
          <w:lang w:val="en-US"/>
        </w:rPr>
        <w:t xml:space="preserve"> = [</w:t>
      </w:r>
    </w:p>
    <w:p w14:paraId="1FBF61B2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        </w:t>
      </w:r>
      <w:r w:rsidRPr="00E97C65">
        <w:rPr>
          <w:szCs w:val="24"/>
        </w:rPr>
        <w:t>"</w:t>
      </w:r>
      <w:proofErr w:type="spellStart"/>
      <w:r w:rsidRPr="00E97C65">
        <w:rPr>
          <w:szCs w:val="24"/>
        </w:rPr>
        <w:t>rpicam-vid</w:t>
      </w:r>
      <w:proofErr w:type="spellEnd"/>
      <w:r w:rsidRPr="00E97C65">
        <w:rPr>
          <w:szCs w:val="24"/>
        </w:rPr>
        <w:t>",</w:t>
      </w:r>
    </w:p>
    <w:p w14:paraId="0C139DD1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        "-t", "0</w:t>
      </w:r>
      <w:proofErr w:type="gramStart"/>
      <w:r w:rsidRPr="00E97C65">
        <w:rPr>
          <w:szCs w:val="24"/>
        </w:rPr>
        <w:t xml:space="preserve">",   </w:t>
      </w:r>
      <w:proofErr w:type="gramEnd"/>
      <w:r w:rsidRPr="00E97C65">
        <w:rPr>
          <w:szCs w:val="24"/>
        </w:rPr>
        <w:t xml:space="preserve">               # sem limite de tempo — roda até ser encerrado</w:t>
      </w:r>
    </w:p>
    <w:p w14:paraId="679A1E95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        "-n</w:t>
      </w:r>
      <w:proofErr w:type="gramStart"/>
      <w:r w:rsidRPr="00E97C65">
        <w:rPr>
          <w:szCs w:val="24"/>
        </w:rPr>
        <w:t xml:space="preserve">",   </w:t>
      </w:r>
      <w:proofErr w:type="gramEnd"/>
      <w:r w:rsidRPr="00E97C65">
        <w:rPr>
          <w:szCs w:val="24"/>
        </w:rPr>
        <w:t xml:space="preserve">                    # sem janela de preview</w:t>
      </w:r>
    </w:p>
    <w:p w14:paraId="1E943B28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        "--codec", "</w:t>
      </w:r>
      <w:proofErr w:type="spellStart"/>
      <w:r w:rsidRPr="00E97C65">
        <w:rPr>
          <w:szCs w:val="24"/>
        </w:rPr>
        <w:t>mjpeg</w:t>
      </w:r>
      <w:proofErr w:type="spellEnd"/>
      <w:r w:rsidRPr="00E97C65">
        <w:rPr>
          <w:szCs w:val="24"/>
        </w:rPr>
        <w:t>",</w:t>
      </w:r>
    </w:p>
    <w:p w14:paraId="37AE3F21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E97C65">
        <w:rPr>
          <w:szCs w:val="24"/>
        </w:rPr>
        <w:t xml:space="preserve">            </w:t>
      </w:r>
      <w:r w:rsidRPr="002716A1">
        <w:rPr>
          <w:szCs w:val="24"/>
          <w:lang w:val="en-US"/>
        </w:rPr>
        <w:t>"--quality", "80",</w:t>
      </w:r>
    </w:p>
    <w:p w14:paraId="32B8A769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"--width", "640",</w:t>
      </w:r>
    </w:p>
    <w:p w14:paraId="70FB397D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"--height", "480",</w:t>
      </w:r>
    </w:p>
    <w:p w14:paraId="70D96226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"--framerate", str(framerate),</w:t>
      </w:r>
    </w:p>
    <w:p w14:paraId="5E9741D1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"-o", "-</w:t>
      </w:r>
      <w:proofErr w:type="gramStart"/>
      <w:r w:rsidRPr="002716A1">
        <w:rPr>
          <w:szCs w:val="24"/>
          <w:lang w:val="en-US"/>
        </w:rPr>
        <w:t xml:space="preserve">",   </w:t>
      </w:r>
      <w:proofErr w:type="gramEnd"/>
      <w:r w:rsidRPr="002716A1">
        <w:rPr>
          <w:szCs w:val="24"/>
          <w:lang w:val="en-US"/>
        </w:rPr>
        <w:t xml:space="preserve">               # </w:t>
      </w:r>
      <w:proofErr w:type="spellStart"/>
      <w:r w:rsidRPr="002716A1">
        <w:rPr>
          <w:szCs w:val="24"/>
          <w:lang w:val="en-US"/>
        </w:rPr>
        <w:t>saída</w:t>
      </w:r>
      <w:proofErr w:type="spellEnd"/>
      <w:r w:rsidRPr="002716A1">
        <w:rPr>
          <w:szCs w:val="24"/>
          <w:lang w:val="en-US"/>
        </w:rPr>
        <w:t xml:space="preserve"> </w:t>
      </w:r>
      <w:proofErr w:type="spellStart"/>
      <w:r w:rsidRPr="002716A1">
        <w:rPr>
          <w:szCs w:val="24"/>
          <w:lang w:val="en-US"/>
        </w:rPr>
        <w:t>em</w:t>
      </w:r>
      <w:proofErr w:type="spellEnd"/>
      <w:r w:rsidRPr="002716A1">
        <w:rPr>
          <w:szCs w:val="24"/>
          <w:lang w:val="en-US"/>
        </w:rPr>
        <w:t xml:space="preserve"> </w:t>
      </w:r>
      <w:proofErr w:type="spellStart"/>
      <w:r w:rsidRPr="002716A1">
        <w:rPr>
          <w:szCs w:val="24"/>
          <w:lang w:val="en-US"/>
        </w:rPr>
        <w:t>stdout</w:t>
      </w:r>
      <w:proofErr w:type="spellEnd"/>
    </w:p>
    <w:p w14:paraId="6BC4CC0F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]</w:t>
      </w:r>
    </w:p>
    <w:p w14:paraId="77D5532E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proc = </w:t>
      </w:r>
      <w:proofErr w:type="spellStart"/>
      <w:proofErr w:type="gramStart"/>
      <w:r w:rsidRPr="002716A1">
        <w:rPr>
          <w:szCs w:val="24"/>
          <w:lang w:val="en-US"/>
        </w:rPr>
        <w:t>subprocess.Popen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cmd</w:t>
      </w:r>
      <w:proofErr w:type="spellEnd"/>
      <w:r w:rsidRPr="002716A1">
        <w:rPr>
          <w:szCs w:val="24"/>
          <w:lang w:val="en-US"/>
        </w:rPr>
        <w:t xml:space="preserve">, </w:t>
      </w:r>
      <w:proofErr w:type="spellStart"/>
      <w:r w:rsidRPr="002716A1">
        <w:rPr>
          <w:szCs w:val="24"/>
          <w:lang w:val="en-US"/>
        </w:rPr>
        <w:t>stdout</w:t>
      </w:r>
      <w:proofErr w:type="spellEnd"/>
      <w:r w:rsidRPr="002716A1">
        <w:rPr>
          <w:szCs w:val="24"/>
          <w:lang w:val="en-US"/>
        </w:rPr>
        <w:t>=</w:t>
      </w:r>
      <w:proofErr w:type="spellStart"/>
      <w:proofErr w:type="gramStart"/>
      <w:r w:rsidRPr="002716A1">
        <w:rPr>
          <w:szCs w:val="24"/>
          <w:lang w:val="en-US"/>
        </w:rPr>
        <w:t>subprocess.PIPE</w:t>
      </w:r>
      <w:proofErr w:type="spellEnd"/>
      <w:proofErr w:type="gramEnd"/>
      <w:r w:rsidRPr="002716A1">
        <w:rPr>
          <w:szCs w:val="24"/>
          <w:lang w:val="en-US"/>
        </w:rPr>
        <w:t>, stderr=</w:t>
      </w:r>
      <w:proofErr w:type="spellStart"/>
      <w:proofErr w:type="gramStart"/>
      <w:r w:rsidRPr="002716A1">
        <w:rPr>
          <w:szCs w:val="24"/>
          <w:lang w:val="en-US"/>
        </w:rPr>
        <w:t>subprocess.PIPE</w:t>
      </w:r>
      <w:proofErr w:type="spellEnd"/>
      <w:proofErr w:type="gramEnd"/>
      <w:r w:rsidRPr="002716A1">
        <w:rPr>
          <w:szCs w:val="24"/>
          <w:lang w:val="en-US"/>
        </w:rPr>
        <w:t>)</w:t>
      </w:r>
    </w:p>
    <w:p w14:paraId="4DE5161A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print(f"[stream/camera] </w:t>
      </w:r>
      <w:proofErr w:type="spellStart"/>
      <w:r w:rsidRPr="002716A1">
        <w:rPr>
          <w:szCs w:val="24"/>
          <w:lang w:val="en-US"/>
        </w:rPr>
        <w:t>rpicam</w:t>
      </w:r>
      <w:proofErr w:type="spellEnd"/>
      <w:r w:rsidRPr="002716A1">
        <w:rPr>
          <w:szCs w:val="24"/>
          <w:lang w:val="en-US"/>
        </w:rPr>
        <w:t xml:space="preserve">-vid </w:t>
      </w:r>
      <w:proofErr w:type="spellStart"/>
      <w:r w:rsidRPr="002716A1">
        <w:rPr>
          <w:szCs w:val="24"/>
          <w:lang w:val="en-US"/>
        </w:rPr>
        <w:t>iniciado</w:t>
      </w:r>
      <w:proofErr w:type="spellEnd"/>
      <w:r w:rsidRPr="002716A1">
        <w:rPr>
          <w:szCs w:val="24"/>
          <w:lang w:val="en-US"/>
        </w:rPr>
        <w:t xml:space="preserve"> (</w:t>
      </w:r>
      <w:proofErr w:type="spellStart"/>
      <w:r w:rsidRPr="002716A1">
        <w:rPr>
          <w:szCs w:val="24"/>
          <w:lang w:val="en-US"/>
        </w:rPr>
        <w:t>pid</w:t>
      </w:r>
      <w:proofErr w:type="spellEnd"/>
      <w:r w:rsidRPr="002716A1">
        <w:rPr>
          <w:szCs w:val="24"/>
          <w:lang w:val="en-US"/>
        </w:rPr>
        <w:t>={</w:t>
      </w:r>
      <w:proofErr w:type="spellStart"/>
      <w:r w:rsidRPr="002716A1">
        <w:rPr>
          <w:szCs w:val="24"/>
          <w:lang w:val="en-US"/>
        </w:rPr>
        <w:t>proc.pid</w:t>
      </w:r>
      <w:proofErr w:type="spellEnd"/>
      <w:r w:rsidRPr="002716A1">
        <w:rPr>
          <w:szCs w:val="24"/>
          <w:lang w:val="en-US"/>
        </w:rPr>
        <w:t>})", flush=True)</w:t>
      </w:r>
    </w:p>
    <w:p w14:paraId="688DD02A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loop = </w:t>
      </w:r>
      <w:proofErr w:type="spellStart"/>
      <w:r w:rsidRPr="002716A1">
        <w:rPr>
          <w:szCs w:val="24"/>
          <w:lang w:val="en-US"/>
        </w:rPr>
        <w:t>asyncio.get_event_</w:t>
      </w:r>
      <w:proofErr w:type="gramStart"/>
      <w:r w:rsidRPr="002716A1">
        <w:rPr>
          <w:szCs w:val="24"/>
          <w:lang w:val="en-US"/>
        </w:rPr>
        <w:t>loop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</w:t>
      </w:r>
    </w:p>
    <w:p w14:paraId="2377CA9A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45A44CA3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async with _</w:t>
      </w:r>
      <w:proofErr w:type="spellStart"/>
      <w:r w:rsidRPr="002716A1">
        <w:rPr>
          <w:szCs w:val="24"/>
          <w:lang w:val="en-US"/>
        </w:rPr>
        <w:t>streaming_lock</w:t>
      </w:r>
      <w:proofErr w:type="spellEnd"/>
      <w:r w:rsidRPr="002716A1">
        <w:rPr>
          <w:szCs w:val="24"/>
          <w:lang w:val="en-US"/>
        </w:rPr>
        <w:t>:</w:t>
      </w:r>
    </w:p>
    <w:p w14:paraId="4B1CE91F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try:</w:t>
      </w:r>
    </w:p>
    <w:p w14:paraId="2F283749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buffer = b""</w:t>
      </w:r>
    </w:p>
    <w:p w14:paraId="34DDAA03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while True:</w:t>
      </w:r>
    </w:p>
    <w:p w14:paraId="36CFFB4C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if await </w:t>
      </w:r>
      <w:proofErr w:type="spellStart"/>
      <w:r w:rsidRPr="002716A1">
        <w:rPr>
          <w:szCs w:val="24"/>
          <w:lang w:val="en-US"/>
        </w:rPr>
        <w:t>request.is_</w:t>
      </w:r>
      <w:proofErr w:type="gramStart"/>
      <w:r w:rsidRPr="002716A1">
        <w:rPr>
          <w:szCs w:val="24"/>
          <w:lang w:val="en-US"/>
        </w:rPr>
        <w:t>disconnected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):</w:t>
      </w:r>
    </w:p>
    <w:p w14:paraId="63E87404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</w:t>
      </w:r>
      <w:proofErr w:type="gramStart"/>
      <w:r w:rsidRPr="002716A1">
        <w:rPr>
          <w:szCs w:val="24"/>
          <w:lang w:val="en-US"/>
        </w:rPr>
        <w:t>break</w:t>
      </w:r>
      <w:proofErr w:type="gramEnd"/>
    </w:p>
    <w:p w14:paraId="67B79C63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09F76121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try:</w:t>
      </w:r>
    </w:p>
    <w:p w14:paraId="7255D653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chunk = await </w:t>
      </w:r>
      <w:proofErr w:type="spellStart"/>
      <w:proofErr w:type="gramStart"/>
      <w:r w:rsidRPr="002716A1">
        <w:rPr>
          <w:szCs w:val="24"/>
          <w:lang w:val="en-US"/>
        </w:rPr>
        <w:t>asyncio.wait</w:t>
      </w:r>
      <w:proofErr w:type="gramEnd"/>
      <w:r w:rsidRPr="002716A1">
        <w:rPr>
          <w:szCs w:val="24"/>
          <w:lang w:val="en-US"/>
        </w:rPr>
        <w:t>_</w:t>
      </w:r>
      <w:proofErr w:type="gramStart"/>
      <w:r w:rsidRPr="002716A1">
        <w:rPr>
          <w:szCs w:val="24"/>
          <w:lang w:val="en-US"/>
        </w:rPr>
        <w:t>for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620C15DA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                            </w:t>
      </w:r>
      <w:proofErr w:type="spellStart"/>
      <w:r w:rsidRPr="002716A1">
        <w:rPr>
          <w:szCs w:val="24"/>
          <w:lang w:val="en-US"/>
        </w:rPr>
        <w:t>loop.run_in_</w:t>
      </w:r>
      <w:proofErr w:type="gramStart"/>
      <w:r w:rsidRPr="002716A1">
        <w:rPr>
          <w:szCs w:val="24"/>
          <w:lang w:val="en-US"/>
        </w:rPr>
        <w:t>executor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 xml:space="preserve">None, </w:t>
      </w:r>
      <w:proofErr w:type="spellStart"/>
      <w:proofErr w:type="gramStart"/>
      <w:r w:rsidRPr="002716A1">
        <w:rPr>
          <w:szCs w:val="24"/>
          <w:lang w:val="en-US"/>
        </w:rPr>
        <w:t>proc.stdout</w:t>
      </w:r>
      <w:proofErr w:type="gramEnd"/>
      <w:r w:rsidRPr="002716A1">
        <w:rPr>
          <w:szCs w:val="24"/>
          <w:lang w:val="en-US"/>
        </w:rPr>
        <w:t>.read</w:t>
      </w:r>
      <w:proofErr w:type="spellEnd"/>
      <w:r w:rsidRPr="002716A1">
        <w:rPr>
          <w:szCs w:val="24"/>
          <w:lang w:val="en-US"/>
        </w:rPr>
        <w:t>, 4096),</w:t>
      </w:r>
    </w:p>
    <w:p w14:paraId="04AF3506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                        </w:t>
      </w:r>
      <w:r w:rsidRPr="00E97C65">
        <w:rPr>
          <w:szCs w:val="24"/>
        </w:rPr>
        <w:t>timeout=5.0,</w:t>
      </w:r>
    </w:p>
    <w:p w14:paraId="5091DF13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                    )</w:t>
      </w:r>
    </w:p>
    <w:p w14:paraId="0727C914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                </w:t>
      </w:r>
      <w:proofErr w:type="spellStart"/>
      <w:r w:rsidRPr="00E97C65">
        <w:rPr>
          <w:szCs w:val="24"/>
        </w:rPr>
        <w:t>except</w:t>
      </w:r>
      <w:proofErr w:type="spellEnd"/>
      <w:r w:rsidRPr="00E97C65">
        <w:rPr>
          <w:szCs w:val="24"/>
        </w:rPr>
        <w:t xml:space="preserve"> </w:t>
      </w:r>
      <w:proofErr w:type="spellStart"/>
      <w:proofErr w:type="gramStart"/>
      <w:r w:rsidRPr="00E97C65">
        <w:rPr>
          <w:szCs w:val="24"/>
        </w:rPr>
        <w:t>asyncio.TimeoutError</w:t>
      </w:r>
      <w:proofErr w:type="spellEnd"/>
      <w:proofErr w:type="gramEnd"/>
      <w:r w:rsidRPr="00E97C65">
        <w:rPr>
          <w:szCs w:val="24"/>
        </w:rPr>
        <w:t>:</w:t>
      </w:r>
    </w:p>
    <w:p w14:paraId="1C59AA55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                    print("[stream/</w:t>
      </w:r>
      <w:proofErr w:type="spellStart"/>
      <w:r w:rsidRPr="00E97C65">
        <w:rPr>
          <w:szCs w:val="24"/>
        </w:rPr>
        <w:t>camera</w:t>
      </w:r>
      <w:proofErr w:type="spellEnd"/>
      <w:proofErr w:type="gramStart"/>
      <w:r w:rsidRPr="00E97C65">
        <w:rPr>
          <w:szCs w:val="24"/>
        </w:rPr>
        <w:t>] Nenhum</w:t>
      </w:r>
      <w:proofErr w:type="gramEnd"/>
      <w:r w:rsidRPr="00E97C65">
        <w:rPr>
          <w:szCs w:val="24"/>
        </w:rPr>
        <w:t xml:space="preserve"> frame em 5s — encerrando (câmera pode estar ocupada ou não detectada).", flush=</w:t>
      </w:r>
      <w:proofErr w:type="spellStart"/>
      <w:r w:rsidRPr="00E97C65">
        <w:rPr>
          <w:szCs w:val="24"/>
        </w:rPr>
        <w:t>True</w:t>
      </w:r>
      <w:proofErr w:type="spellEnd"/>
      <w:r w:rsidRPr="00E97C65">
        <w:rPr>
          <w:szCs w:val="24"/>
        </w:rPr>
        <w:t>)</w:t>
      </w:r>
    </w:p>
    <w:p w14:paraId="36E83CD8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E97C65">
        <w:rPr>
          <w:szCs w:val="24"/>
        </w:rPr>
        <w:t xml:space="preserve">                        </w:t>
      </w:r>
      <w:proofErr w:type="gramStart"/>
      <w:r w:rsidRPr="002716A1">
        <w:rPr>
          <w:szCs w:val="24"/>
          <w:lang w:val="en-US"/>
        </w:rPr>
        <w:t>break</w:t>
      </w:r>
      <w:proofErr w:type="gramEnd"/>
    </w:p>
    <w:p w14:paraId="06730CA1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06B82E05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if not chunk:</w:t>
      </w:r>
    </w:p>
    <w:p w14:paraId="62CA2BC3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</w:t>
      </w:r>
      <w:proofErr w:type="gramStart"/>
      <w:r w:rsidRPr="002716A1">
        <w:rPr>
          <w:szCs w:val="24"/>
          <w:lang w:val="en-US"/>
        </w:rPr>
        <w:t>break</w:t>
      </w:r>
      <w:proofErr w:type="gramEnd"/>
    </w:p>
    <w:p w14:paraId="00FDCFA8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buffer += chunk</w:t>
      </w:r>
    </w:p>
    <w:p w14:paraId="2413FE28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2E09F8C2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                </w:t>
      </w:r>
      <w:r w:rsidRPr="00E97C65">
        <w:rPr>
          <w:szCs w:val="24"/>
        </w:rPr>
        <w:t># Extrai todos os frames JPEG completos já disponíveis no buffer</w:t>
      </w:r>
    </w:p>
    <w:p w14:paraId="4F99009B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E97C65">
        <w:rPr>
          <w:szCs w:val="24"/>
        </w:rPr>
        <w:t xml:space="preserve">                    </w:t>
      </w:r>
      <w:r w:rsidRPr="002716A1">
        <w:rPr>
          <w:szCs w:val="24"/>
          <w:lang w:val="en-US"/>
        </w:rPr>
        <w:t>while True:</w:t>
      </w:r>
    </w:p>
    <w:p w14:paraId="3BB91F80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start = </w:t>
      </w:r>
      <w:proofErr w:type="spellStart"/>
      <w:proofErr w:type="gramStart"/>
      <w:r w:rsidRPr="002716A1">
        <w:rPr>
          <w:szCs w:val="24"/>
          <w:lang w:val="en-US"/>
        </w:rPr>
        <w:t>buffer.find</w:t>
      </w:r>
      <w:proofErr w:type="spellEnd"/>
      <w:proofErr w:type="gramEnd"/>
      <w:r w:rsidRPr="002716A1">
        <w:rPr>
          <w:szCs w:val="24"/>
          <w:lang w:val="en-US"/>
        </w:rPr>
        <w:t>(b"\</w:t>
      </w:r>
      <w:proofErr w:type="spellStart"/>
      <w:r w:rsidRPr="002716A1">
        <w:rPr>
          <w:szCs w:val="24"/>
          <w:lang w:val="en-US"/>
        </w:rPr>
        <w:t>xff</w:t>
      </w:r>
      <w:proofErr w:type="spellEnd"/>
      <w:r w:rsidRPr="002716A1">
        <w:rPr>
          <w:szCs w:val="24"/>
          <w:lang w:val="en-US"/>
        </w:rPr>
        <w:t>\xd8")</w:t>
      </w:r>
    </w:p>
    <w:p w14:paraId="47FA43EC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end = </w:t>
      </w:r>
      <w:proofErr w:type="spellStart"/>
      <w:proofErr w:type="gramStart"/>
      <w:r w:rsidRPr="002716A1">
        <w:rPr>
          <w:szCs w:val="24"/>
          <w:lang w:val="en-US"/>
        </w:rPr>
        <w:t>buffer.find</w:t>
      </w:r>
      <w:proofErr w:type="spellEnd"/>
      <w:proofErr w:type="gramEnd"/>
      <w:r w:rsidRPr="002716A1">
        <w:rPr>
          <w:szCs w:val="24"/>
          <w:lang w:val="en-US"/>
        </w:rPr>
        <w:t>(b"\</w:t>
      </w:r>
      <w:proofErr w:type="spellStart"/>
      <w:r w:rsidRPr="002716A1">
        <w:rPr>
          <w:szCs w:val="24"/>
          <w:lang w:val="en-US"/>
        </w:rPr>
        <w:t>xff</w:t>
      </w:r>
      <w:proofErr w:type="spellEnd"/>
      <w:r w:rsidRPr="002716A1">
        <w:rPr>
          <w:szCs w:val="24"/>
          <w:lang w:val="en-US"/>
        </w:rPr>
        <w:t xml:space="preserve">\xd9", start + 2) if </w:t>
      </w:r>
      <w:proofErr w:type="gramStart"/>
      <w:r w:rsidRPr="002716A1">
        <w:rPr>
          <w:szCs w:val="24"/>
          <w:lang w:val="en-US"/>
        </w:rPr>
        <w:t>start !</w:t>
      </w:r>
      <w:proofErr w:type="gramEnd"/>
      <w:r w:rsidRPr="002716A1">
        <w:rPr>
          <w:szCs w:val="24"/>
          <w:lang w:val="en-US"/>
        </w:rPr>
        <w:t>= -1 else -1</w:t>
      </w:r>
    </w:p>
    <w:p w14:paraId="670C8714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if start == -1 or end == -1:</w:t>
      </w:r>
    </w:p>
    <w:p w14:paraId="66A6FC01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    </w:t>
      </w:r>
      <w:proofErr w:type="gramStart"/>
      <w:r w:rsidRPr="002716A1">
        <w:rPr>
          <w:szCs w:val="24"/>
          <w:lang w:val="en-US"/>
        </w:rPr>
        <w:t>break</w:t>
      </w:r>
      <w:proofErr w:type="gramEnd"/>
    </w:p>
    <w:p w14:paraId="2F1EA83A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46288832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</w:t>
      </w:r>
      <w:proofErr w:type="spellStart"/>
      <w:r w:rsidRPr="002716A1">
        <w:rPr>
          <w:szCs w:val="24"/>
          <w:lang w:val="en-US"/>
        </w:rPr>
        <w:t>raw_frame</w:t>
      </w:r>
      <w:proofErr w:type="spellEnd"/>
      <w:r w:rsidRPr="002716A1">
        <w:rPr>
          <w:szCs w:val="24"/>
          <w:lang w:val="en-US"/>
        </w:rPr>
        <w:t xml:space="preserve"> = </w:t>
      </w:r>
      <w:proofErr w:type="gramStart"/>
      <w:r w:rsidRPr="002716A1">
        <w:rPr>
          <w:szCs w:val="24"/>
          <w:lang w:val="en-US"/>
        </w:rPr>
        <w:t>buffer[</w:t>
      </w:r>
      <w:proofErr w:type="spellStart"/>
      <w:r w:rsidRPr="002716A1">
        <w:rPr>
          <w:szCs w:val="24"/>
          <w:lang w:val="en-US"/>
        </w:rPr>
        <w:t>start:end</w:t>
      </w:r>
      <w:proofErr w:type="spellEnd"/>
      <w:proofErr w:type="gramEnd"/>
      <w:r w:rsidRPr="002716A1">
        <w:rPr>
          <w:szCs w:val="24"/>
          <w:lang w:val="en-US"/>
        </w:rPr>
        <w:t xml:space="preserve"> + 2]</w:t>
      </w:r>
    </w:p>
    <w:p w14:paraId="1BFDB8D0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buffer = </w:t>
      </w:r>
      <w:proofErr w:type="gramStart"/>
      <w:r w:rsidRPr="002716A1">
        <w:rPr>
          <w:szCs w:val="24"/>
          <w:lang w:val="en-US"/>
        </w:rPr>
        <w:t>buffer[</w:t>
      </w:r>
      <w:proofErr w:type="gramEnd"/>
      <w:r w:rsidRPr="002716A1">
        <w:rPr>
          <w:szCs w:val="24"/>
          <w:lang w:val="en-US"/>
        </w:rPr>
        <w:t>end + 2:]</w:t>
      </w:r>
    </w:p>
    <w:p w14:paraId="6FA7C473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12285529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r w:rsidRPr="002716A1">
        <w:rPr>
          <w:szCs w:val="24"/>
          <w:lang w:val="en-US"/>
        </w:rPr>
        <w:t>Image.open</w:t>
      </w:r>
      <w:proofErr w:type="spellEnd"/>
      <w:r w:rsidRPr="002716A1">
        <w:rPr>
          <w:szCs w:val="24"/>
          <w:lang w:val="en-US"/>
        </w:rPr>
        <w:t>(</w:t>
      </w:r>
      <w:proofErr w:type="spellStart"/>
      <w:proofErr w:type="gramStart"/>
      <w:r w:rsidRPr="002716A1">
        <w:rPr>
          <w:szCs w:val="24"/>
          <w:lang w:val="en-US"/>
        </w:rPr>
        <w:t>io.BytesIO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raw_frame</w:t>
      </w:r>
      <w:proofErr w:type="spellEnd"/>
      <w:r w:rsidRPr="002716A1">
        <w:rPr>
          <w:szCs w:val="24"/>
          <w:lang w:val="en-US"/>
        </w:rPr>
        <w:t>)</w:t>
      </w:r>
      <w:proofErr w:type="gramStart"/>
      <w:r w:rsidRPr="002716A1">
        <w:rPr>
          <w:szCs w:val="24"/>
          <w:lang w:val="en-US"/>
        </w:rPr>
        <w:t>).convert</w:t>
      </w:r>
      <w:proofErr w:type="gramEnd"/>
      <w:r w:rsidRPr="002716A1">
        <w:rPr>
          <w:szCs w:val="24"/>
          <w:lang w:val="en-US"/>
        </w:rPr>
        <w:t>("RGB")</w:t>
      </w:r>
    </w:p>
    <w:p w14:paraId="3057B03B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</w:t>
      </w:r>
      <w:proofErr w:type="spellStart"/>
      <w:r w:rsidRPr="002716A1">
        <w:rPr>
          <w:szCs w:val="24"/>
          <w:lang w:val="en-US"/>
        </w:rPr>
        <w:t>img_np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proofErr w:type="gramStart"/>
      <w:r w:rsidRPr="002716A1">
        <w:rPr>
          <w:szCs w:val="24"/>
          <w:lang w:val="en-US"/>
        </w:rPr>
        <w:t>np.array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>)</w:t>
      </w:r>
    </w:p>
    <w:p w14:paraId="2F1092F6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29E2C4CE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results = </w:t>
      </w:r>
      <w:proofErr w:type="gramStart"/>
      <w:r w:rsidRPr="002716A1">
        <w:rPr>
          <w:szCs w:val="24"/>
          <w:lang w:val="en-US"/>
        </w:rPr>
        <w:t>model(</w:t>
      </w:r>
      <w:proofErr w:type="spellStart"/>
      <w:proofErr w:type="gramEnd"/>
      <w:r w:rsidRPr="002716A1">
        <w:rPr>
          <w:szCs w:val="24"/>
          <w:lang w:val="en-US"/>
        </w:rPr>
        <w:t>img_np</w:t>
      </w:r>
      <w:proofErr w:type="spellEnd"/>
      <w:r w:rsidRPr="002716A1">
        <w:rPr>
          <w:szCs w:val="24"/>
          <w:lang w:val="en-US"/>
        </w:rPr>
        <w:t>, conf=confidence, verbose=False)</w:t>
      </w:r>
    </w:p>
    <w:p w14:paraId="7BA4D9B7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annotated = results[0</w:t>
      </w:r>
      <w:proofErr w:type="gramStart"/>
      <w:r w:rsidRPr="002716A1">
        <w:rPr>
          <w:szCs w:val="24"/>
          <w:lang w:val="en-US"/>
        </w:rPr>
        <w:t>].plot</w:t>
      </w:r>
      <w:proofErr w:type="gramEnd"/>
      <w:r w:rsidRPr="002716A1">
        <w:rPr>
          <w:szCs w:val="24"/>
          <w:lang w:val="en-US"/>
        </w:rPr>
        <w:t>()</w:t>
      </w:r>
    </w:p>
    <w:p w14:paraId="7E413B3C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</w:t>
      </w:r>
      <w:proofErr w:type="spellStart"/>
      <w:r w:rsidRPr="002716A1">
        <w:rPr>
          <w:szCs w:val="24"/>
          <w:lang w:val="en-US"/>
        </w:rPr>
        <w:t>annotated_pil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r w:rsidRPr="002716A1">
        <w:rPr>
          <w:szCs w:val="24"/>
          <w:lang w:val="en-US"/>
        </w:rPr>
        <w:t>Image.fromarray</w:t>
      </w:r>
      <w:proofErr w:type="spellEnd"/>
      <w:r w:rsidRPr="002716A1">
        <w:rPr>
          <w:szCs w:val="24"/>
          <w:lang w:val="en-US"/>
        </w:rPr>
        <w:t>(annotated)</w:t>
      </w:r>
    </w:p>
    <w:p w14:paraId="278A7372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057B9FA1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</w:t>
      </w:r>
      <w:proofErr w:type="spellStart"/>
      <w:r w:rsidRPr="002716A1">
        <w:rPr>
          <w:szCs w:val="24"/>
          <w:lang w:val="en-US"/>
        </w:rPr>
        <w:t>out_buffer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proofErr w:type="gramStart"/>
      <w:r w:rsidRPr="002716A1">
        <w:rPr>
          <w:szCs w:val="24"/>
          <w:lang w:val="en-US"/>
        </w:rPr>
        <w:t>io.BytesIO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72A79457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                        </w:t>
      </w:r>
      <w:proofErr w:type="spellStart"/>
      <w:r w:rsidRPr="002716A1">
        <w:rPr>
          <w:szCs w:val="24"/>
          <w:lang w:val="en-US"/>
        </w:rPr>
        <w:t>annotated_</w:t>
      </w:r>
      <w:proofErr w:type="gramStart"/>
      <w:r w:rsidRPr="002716A1">
        <w:rPr>
          <w:szCs w:val="24"/>
          <w:lang w:val="en-US"/>
        </w:rPr>
        <w:t>pil.save</w:t>
      </w:r>
      <w:proofErr w:type="spellEnd"/>
      <w:proofErr w:type="gramEnd"/>
      <w:r w:rsidRPr="002716A1">
        <w:rPr>
          <w:szCs w:val="24"/>
          <w:lang w:val="en-US"/>
        </w:rPr>
        <w:t>(</w:t>
      </w:r>
      <w:proofErr w:type="spellStart"/>
      <w:r w:rsidRPr="002716A1">
        <w:rPr>
          <w:szCs w:val="24"/>
          <w:lang w:val="en-US"/>
        </w:rPr>
        <w:t>out_buffer</w:t>
      </w:r>
      <w:proofErr w:type="spellEnd"/>
      <w:r w:rsidRPr="002716A1">
        <w:rPr>
          <w:szCs w:val="24"/>
          <w:lang w:val="en-US"/>
        </w:rPr>
        <w:t>, format="JPEG", quality=85)</w:t>
      </w:r>
    </w:p>
    <w:p w14:paraId="21F2B7EE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</w:t>
      </w:r>
      <w:proofErr w:type="spellStart"/>
      <w:r w:rsidRPr="002716A1">
        <w:rPr>
          <w:szCs w:val="24"/>
          <w:lang w:val="en-US"/>
        </w:rPr>
        <w:t>jpeg_bytes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r w:rsidRPr="002716A1">
        <w:rPr>
          <w:szCs w:val="24"/>
          <w:lang w:val="en-US"/>
        </w:rPr>
        <w:t>out_</w:t>
      </w:r>
      <w:proofErr w:type="gramStart"/>
      <w:r w:rsidRPr="002716A1">
        <w:rPr>
          <w:szCs w:val="24"/>
          <w:lang w:val="en-US"/>
        </w:rPr>
        <w:t>buffer.getvalue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7786F5B5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0F8D0F34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                    </w:t>
      </w:r>
      <w:proofErr w:type="spellStart"/>
      <w:r w:rsidRPr="00E97C65">
        <w:rPr>
          <w:szCs w:val="24"/>
        </w:rPr>
        <w:t>yield</w:t>
      </w:r>
      <w:proofErr w:type="spellEnd"/>
      <w:r w:rsidRPr="00E97C65">
        <w:rPr>
          <w:szCs w:val="24"/>
        </w:rPr>
        <w:t xml:space="preserve"> (</w:t>
      </w:r>
    </w:p>
    <w:p w14:paraId="318CE77A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                        b"--frame\r\n"</w:t>
      </w:r>
    </w:p>
    <w:p w14:paraId="059905E5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                        </w:t>
      </w:r>
      <w:proofErr w:type="spellStart"/>
      <w:r w:rsidRPr="00E97C65">
        <w:rPr>
          <w:szCs w:val="24"/>
        </w:rPr>
        <w:t>b"Content-Type</w:t>
      </w:r>
      <w:proofErr w:type="spellEnd"/>
      <w:r w:rsidRPr="00E97C65">
        <w:rPr>
          <w:szCs w:val="24"/>
        </w:rPr>
        <w:t xml:space="preserve">: </w:t>
      </w:r>
      <w:proofErr w:type="spellStart"/>
      <w:r w:rsidRPr="00E97C65">
        <w:rPr>
          <w:szCs w:val="24"/>
        </w:rPr>
        <w:t>image</w:t>
      </w:r>
      <w:proofErr w:type="spellEnd"/>
      <w:r w:rsidRPr="00E97C65">
        <w:rPr>
          <w:szCs w:val="24"/>
        </w:rPr>
        <w:t xml:space="preserve">/jpeg\r\n\r\n" + </w:t>
      </w:r>
      <w:proofErr w:type="spellStart"/>
      <w:r w:rsidRPr="00E97C65">
        <w:rPr>
          <w:szCs w:val="24"/>
        </w:rPr>
        <w:t>jpeg_bytes</w:t>
      </w:r>
      <w:proofErr w:type="spellEnd"/>
      <w:r w:rsidRPr="00E97C65">
        <w:rPr>
          <w:szCs w:val="24"/>
        </w:rPr>
        <w:t xml:space="preserve"> + b"\r\n"</w:t>
      </w:r>
    </w:p>
    <w:p w14:paraId="5A83DC1C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E97C65">
        <w:rPr>
          <w:szCs w:val="24"/>
        </w:rPr>
        <w:t xml:space="preserve">                        </w:t>
      </w:r>
      <w:r w:rsidRPr="002716A1">
        <w:rPr>
          <w:szCs w:val="24"/>
          <w:lang w:val="en-US"/>
        </w:rPr>
        <w:t>)</w:t>
      </w:r>
    </w:p>
    <w:p w14:paraId="0FA007AD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finally:</w:t>
      </w:r>
    </w:p>
    <w:p w14:paraId="095321BC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</w:t>
      </w:r>
      <w:proofErr w:type="spellStart"/>
      <w:proofErr w:type="gramStart"/>
      <w:r w:rsidRPr="002716A1">
        <w:rPr>
          <w:szCs w:val="24"/>
          <w:lang w:val="en-US"/>
        </w:rPr>
        <w:t>proc.terminate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5541F160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try:</w:t>
      </w:r>
    </w:p>
    <w:p w14:paraId="5DD5E609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</w:t>
      </w:r>
      <w:proofErr w:type="spellStart"/>
      <w:proofErr w:type="gramStart"/>
      <w:r w:rsidRPr="002716A1">
        <w:rPr>
          <w:szCs w:val="24"/>
          <w:lang w:val="en-US"/>
        </w:rPr>
        <w:t>proc.wait</w:t>
      </w:r>
      <w:proofErr w:type="spellEnd"/>
      <w:proofErr w:type="gramEnd"/>
      <w:r w:rsidRPr="002716A1">
        <w:rPr>
          <w:szCs w:val="24"/>
          <w:lang w:val="en-US"/>
        </w:rPr>
        <w:t>(timeout=2)</w:t>
      </w:r>
    </w:p>
    <w:p w14:paraId="71E6D244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except </w:t>
      </w:r>
      <w:proofErr w:type="spellStart"/>
      <w:proofErr w:type="gramStart"/>
      <w:r w:rsidRPr="002716A1">
        <w:rPr>
          <w:szCs w:val="24"/>
          <w:lang w:val="en-US"/>
        </w:rPr>
        <w:t>subprocess.TimeoutExpired</w:t>
      </w:r>
      <w:proofErr w:type="spellEnd"/>
      <w:proofErr w:type="gramEnd"/>
      <w:r w:rsidRPr="002716A1">
        <w:rPr>
          <w:szCs w:val="24"/>
          <w:lang w:val="en-US"/>
        </w:rPr>
        <w:t>:</w:t>
      </w:r>
    </w:p>
    <w:p w14:paraId="3F1D633A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</w:t>
      </w:r>
      <w:proofErr w:type="spellStart"/>
      <w:proofErr w:type="gramStart"/>
      <w:r w:rsidRPr="002716A1">
        <w:rPr>
          <w:szCs w:val="24"/>
          <w:lang w:val="en-US"/>
        </w:rPr>
        <w:t>proc.kill</w:t>
      </w:r>
      <w:proofErr w:type="spellEnd"/>
      <w:proofErr w:type="gramEnd"/>
      <w:r w:rsidRPr="002716A1">
        <w:rPr>
          <w:szCs w:val="24"/>
          <w:lang w:val="en-US"/>
        </w:rPr>
        <w:t>()</w:t>
      </w:r>
    </w:p>
    <w:p w14:paraId="657490E5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</w:t>
      </w:r>
      <w:proofErr w:type="spellStart"/>
      <w:proofErr w:type="gramStart"/>
      <w:r w:rsidRPr="002716A1">
        <w:rPr>
          <w:szCs w:val="24"/>
          <w:lang w:val="en-US"/>
        </w:rPr>
        <w:t>proc.wait</w:t>
      </w:r>
      <w:proofErr w:type="spellEnd"/>
      <w:proofErr w:type="gramEnd"/>
      <w:r w:rsidRPr="002716A1">
        <w:rPr>
          <w:szCs w:val="24"/>
          <w:lang w:val="en-US"/>
        </w:rPr>
        <w:t>(timeout=2)</w:t>
      </w:r>
    </w:p>
    <w:p w14:paraId="43E77F74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if </w:t>
      </w:r>
      <w:proofErr w:type="spellStart"/>
      <w:proofErr w:type="gramStart"/>
      <w:r w:rsidRPr="002716A1">
        <w:rPr>
          <w:szCs w:val="24"/>
          <w:lang w:val="en-US"/>
        </w:rPr>
        <w:t>proc.stderr</w:t>
      </w:r>
      <w:proofErr w:type="spellEnd"/>
      <w:proofErr w:type="gramEnd"/>
      <w:r w:rsidRPr="002716A1">
        <w:rPr>
          <w:szCs w:val="24"/>
          <w:lang w:val="en-US"/>
        </w:rPr>
        <w:t>:</w:t>
      </w:r>
    </w:p>
    <w:p w14:paraId="23114BF3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</w:t>
      </w:r>
      <w:proofErr w:type="spellStart"/>
      <w:r w:rsidRPr="002716A1">
        <w:rPr>
          <w:szCs w:val="24"/>
          <w:lang w:val="en-US"/>
        </w:rPr>
        <w:t>stderr_output</w:t>
      </w:r>
      <w:proofErr w:type="spellEnd"/>
      <w:r w:rsidRPr="002716A1">
        <w:rPr>
          <w:szCs w:val="24"/>
          <w:lang w:val="en-US"/>
        </w:rPr>
        <w:t xml:space="preserve"> = </w:t>
      </w:r>
      <w:proofErr w:type="spellStart"/>
      <w:proofErr w:type="gramStart"/>
      <w:r w:rsidRPr="002716A1">
        <w:rPr>
          <w:szCs w:val="24"/>
          <w:lang w:val="en-US"/>
        </w:rPr>
        <w:t>proc.stderr</w:t>
      </w:r>
      <w:proofErr w:type="gramEnd"/>
      <w:r w:rsidRPr="002716A1">
        <w:rPr>
          <w:szCs w:val="24"/>
          <w:lang w:val="en-US"/>
        </w:rPr>
        <w:t>.read</w:t>
      </w:r>
      <w:proofErr w:type="spellEnd"/>
      <w:r w:rsidRPr="002716A1">
        <w:rPr>
          <w:szCs w:val="24"/>
          <w:lang w:val="en-US"/>
        </w:rPr>
        <w:t>(</w:t>
      </w:r>
      <w:proofErr w:type="gramStart"/>
      <w:r w:rsidRPr="002716A1">
        <w:rPr>
          <w:szCs w:val="24"/>
          <w:lang w:val="en-US"/>
        </w:rPr>
        <w:t>).decode</w:t>
      </w:r>
      <w:proofErr w:type="gramEnd"/>
      <w:r w:rsidRPr="002716A1">
        <w:rPr>
          <w:szCs w:val="24"/>
          <w:lang w:val="en-US"/>
        </w:rPr>
        <w:t>(errors="ignore"</w:t>
      </w:r>
      <w:proofErr w:type="gramStart"/>
      <w:r w:rsidRPr="002716A1">
        <w:rPr>
          <w:szCs w:val="24"/>
          <w:lang w:val="en-US"/>
        </w:rPr>
        <w:t>).strip</w:t>
      </w:r>
      <w:proofErr w:type="gramEnd"/>
      <w:r w:rsidRPr="002716A1">
        <w:rPr>
          <w:szCs w:val="24"/>
          <w:lang w:val="en-US"/>
        </w:rPr>
        <w:t>()</w:t>
      </w:r>
    </w:p>
    <w:p w14:paraId="699B75B4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if </w:t>
      </w:r>
      <w:proofErr w:type="spellStart"/>
      <w:r w:rsidRPr="002716A1">
        <w:rPr>
          <w:szCs w:val="24"/>
          <w:lang w:val="en-US"/>
        </w:rPr>
        <w:t>stderr_output</w:t>
      </w:r>
      <w:proofErr w:type="spellEnd"/>
      <w:r w:rsidRPr="002716A1">
        <w:rPr>
          <w:szCs w:val="24"/>
          <w:lang w:val="en-US"/>
        </w:rPr>
        <w:t>:</w:t>
      </w:r>
    </w:p>
    <w:p w14:paraId="0BFF5EB9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                print(f"[stream/camera] </w:t>
      </w:r>
      <w:proofErr w:type="spellStart"/>
      <w:r w:rsidRPr="002716A1">
        <w:rPr>
          <w:szCs w:val="24"/>
          <w:lang w:val="en-US"/>
        </w:rPr>
        <w:t>rpicam</w:t>
      </w:r>
      <w:proofErr w:type="spellEnd"/>
      <w:r w:rsidRPr="002716A1">
        <w:rPr>
          <w:szCs w:val="24"/>
          <w:lang w:val="en-US"/>
        </w:rPr>
        <w:t xml:space="preserve">-vid </w:t>
      </w:r>
      <w:proofErr w:type="gramStart"/>
      <w:r w:rsidRPr="002716A1">
        <w:rPr>
          <w:szCs w:val="24"/>
          <w:lang w:val="en-US"/>
        </w:rPr>
        <w:t>stderr:\n{</w:t>
      </w:r>
      <w:proofErr w:type="spellStart"/>
      <w:r w:rsidRPr="002716A1">
        <w:rPr>
          <w:szCs w:val="24"/>
          <w:lang w:val="en-US"/>
        </w:rPr>
        <w:t>stderr_output</w:t>
      </w:r>
      <w:proofErr w:type="spellEnd"/>
      <w:r w:rsidRPr="002716A1">
        <w:rPr>
          <w:szCs w:val="24"/>
          <w:lang w:val="en-US"/>
        </w:rPr>
        <w:t>}</w:t>
      </w:r>
      <w:proofErr w:type="gramEnd"/>
      <w:r w:rsidRPr="002716A1">
        <w:rPr>
          <w:szCs w:val="24"/>
          <w:lang w:val="en-US"/>
        </w:rPr>
        <w:t>", flush=True)</w:t>
      </w:r>
    </w:p>
    <w:p w14:paraId="5EE19B00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100426E5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return </w:t>
      </w:r>
      <w:proofErr w:type="spellStart"/>
      <w:proofErr w:type="gramStart"/>
      <w:r w:rsidRPr="002716A1">
        <w:rPr>
          <w:szCs w:val="24"/>
          <w:lang w:val="en-US"/>
        </w:rPr>
        <w:t>StreamingResponse</w:t>
      </w:r>
      <w:proofErr w:type="spellEnd"/>
      <w:r w:rsidRPr="002716A1">
        <w:rPr>
          <w:szCs w:val="24"/>
          <w:lang w:val="en-US"/>
        </w:rPr>
        <w:t>(</w:t>
      </w:r>
      <w:proofErr w:type="gramEnd"/>
    </w:p>
    <w:p w14:paraId="0A54D525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frame_</w:t>
      </w:r>
      <w:proofErr w:type="gramStart"/>
      <w:r w:rsidRPr="002716A1">
        <w:rPr>
          <w:szCs w:val="24"/>
          <w:lang w:val="en-US"/>
        </w:rPr>
        <w:t>generator</w:t>
      </w:r>
      <w:proofErr w:type="spellEnd"/>
      <w:r w:rsidRPr="002716A1">
        <w:rPr>
          <w:szCs w:val="24"/>
          <w:lang w:val="en-US"/>
        </w:rPr>
        <w:t>(</w:t>
      </w:r>
      <w:proofErr w:type="gramEnd"/>
      <w:r w:rsidRPr="002716A1">
        <w:rPr>
          <w:szCs w:val="24"/>
          <w:lang w:val="en-US"/>
        </w:rPr>
        <w:t>),</w:t>
      </w:r>
    </w:p>
    <w:p w14:paraId="73819786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</w:t>
      </w:r>
      <w:proofErr w:type="spellStart"/>
      <w:r w:rsidRPr="002716A1">
        <w:rPr>
          <w:szCs w:val="24"/>
          <w:lang w:val="en-US"/>
        </w:rPr>
        <w:t>media_type</w:t>
      </w:r>
      <w:proofErr w:type="spellEnd"/>
      <w:r w:rsidRPr="002716A1">
        <w:rPr>
          <w:szCs w:val="24"/>
          <w:lang w:val="en-US"/>
        </w:rPr>
        <w:t>="multipart/x-mixed-replace; boundary=frame",</w:t>
      </w:r>
    </w:p>
    <w:p w14:paraId="4D9EDA87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)</w:t>
      </w:r>
    </w:p>
    <w:p w14:paraId="623247C8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</w:p>
    <w:p w14:paraId="3DF89C39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@</w:t>
      </w:r>
      <w:proofErr w:type="gramStart"/>
      <w:r w:rsidRPr="002716A1">
        <w:rPr>
          <w:szCs w:val="24"/>
          <w:lang w:val="en-US"/>
        </w:rPr>
        <w:t>app.get(</w:t>
      </w:r>
      <w:proofErr w:type="gramEnd"/>
      <w:r w:rsidRPr="002716A1">
        <w:rPr>
          <w:szCs w:val="24"/>
          <w:lang w:val="en-US"/>
        </w:rPr>
        <w:t xml:space="preserve">"/stream/view", </w:t>
      </w:r>
      <w:proofErr w:type="spellStart"/>
      <w:r w:rsidRPr="002716A1">
        <w:rPr>
          <w:szCs w:val="24"/>
          <w:lang w:val="en-US"/>
        </w:rPr>
        <w:t>response_class</w:t>
      </w:r>
      <w:proofErr w:type="spellEnd"/>
      <w:r w:rsidRPr="002716A1">
        <w:rPr>
          <w:szCs w:val="24"/>
          <w:lang w:val="en-US"/>
        </w:rPr>
        <w:t>=</w:t>
      </w:r>
      <w:proofErr w:type="spellStart"/>
      <w:r w:rsidRPr="002716A1">
        <w:rPr>
          <w:szCs w:val="24"/>
          <w:lang w:val="en-US"/>
        </w:rPr>
        <w:t>HTMLResponse</w:t>
      </w:r>
      <w:proofErr w:type="spellEnd"/>
      <w:r w:rsidRPr="002716A1">
        <w:rPr>
          <w:szCs w:val="24"/>
          <w:lang w:val="en-US"/>
        </w:rPr>
        <w:t>)</w:t>
      </w:r>
    </w:p>
    <w:p w14:paraId="058E0503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proofErr w:type="spellStart"/>
      <w:r w:rsidRPr="00E97C65">
        <w:rPr>
          <w:szCs w:val="24"/>
        </w:rPr>
        <w:t>async</w:t>
      </w:r>
      <w:proofErr w:type="spellEnd"/>
      <w:r w:rsidRPr="00E97C65">
        <w:rPr>
          <w:szCs w:val="24"/>
        </w:rPr>
        <w:t xml:space="preserve"> </w:t>
      </w:r>
      <w:proofErr w:type="spellStart"/>
      <w:r w:rsidRPr="00E97C65">
        <w:rPr>
          <w:szCs w:val="24"/>
        </w:rPr>
        <w:t>def</w:t>
      </w:r>
      <w:proofErr w:type="spellEnd"/>
      <w:r w:rsidRPr="00E97C65">
        <w:rPr>
          <w:szCs w:val="24"/>
        </w:rPr>
        <w:t xml:space="preserve"> </w:t>
      </w:r>
      <w:proofErr w:type="spellStart"/>
      <w:r w:rsidRPr="00E97C65">
        <w:rPr>
          <w:szCs w:val="24"/>
        </w:rPr>
        <w:t>stream_</w:t>
      </w:r>
      <w:proofErr w:type="gramStart"/>
      <w:r w:rsidRPr="00E97C65">
        <w:rPr>
          <w:szCs w:val="24"/>
        </w:rPr>
        <w:t>view</w:t>
      </w:r>
      <w:proofErr w:type="spellEnd"/>
      <w:r w:rsidRPr="00E97C65">
        <w:rPr>
          <w:szCs w:val="24"/>
        </w:rPr>
        <w:t>(</w:t>
      </w:r>
      <w:proofErr w:type="gramEnd"/>
      <w:r w:rsidRPr="00E97C65">
        <w:rPr>
          <w:szCs w:val="24"/>
        </w:rPr>
        <w:t>):</w:t>
      </w:r>
    </w:p>
    <w:p w14:paraId="3462F073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"""Página simples para visualizar o stream anotado no navegador."""</w:t>
      </w:r>
    </w:p>
    <w:p w14:paraId="52AF33A2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E97C65">
        <w:rPr>
          <w:szCs w:val="24"/>
        </w:rPr>
        <w:t xml:space="preserve">    </w:t>
      </w:r>
      <w:proofErr w:type="gramStart"/>
      <w:r w:rsidRPr="002716A1">
        <w:rPr>
          <w:szCs w:val="24"/>
          <w:lang w:val="en-US"/>
        </w:rPr>
        <w:t>return ""</w:t>
      </w:r>
      <w:proofErr w:type="gramEnd"/>
      <w:r w:rsidRPr="002716A1">
        <w:rPr>
          <w:szCs w:val="24"/>
          <w:lang w:val="en-US"/>
        </w:rPr>
        <w:t>"</w:t>
      </w:r>
    </w:p>
    <w:p w14:paraId="265CAF1C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&lt;!DOCTYPE html&gt;</w:t>
      </w:r>
    </w:p>
    <w:p w14:paraId="4CB6962B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&lt;html&gt;</w:t>
      </w:r>
    </w:p>
    <w:p w14:paraId="13ABD706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lastRenderedPageBreak/>
        <w:t xml:space="preserve">    &lt;head&gt;&lt;title&gt;YOLO Live Stream — Raspberry Pi 5&lt;/title&gt;&lt;/head&gt;</w:t>
      </w:r>
    </w:p>
    <w:p w14:paraId="4264CE22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&lt;body style="margin:0; </w:t>
      </w:r>
      <w:proofErr w:type="gramStart"/>
      <w:r w:rsidRPr="002716A1">
        <w:rPr>
          <w:szCs w:val="24"/>
          <w:lang w:val="en-US"/>
        </w:rPr>
        <w:t>background:#</w:t>
      </w:r>
      <w:proofErr w:type="gramEnd"/>
      <w:r w:rsidRPr="002716A1">
        <w:rPr>
          <w:szCs w:val="24"/>
          <w:lang w:val="en-US"/>
        </w:rPr>
        <w:t xml:space="preserve">111; </w:t>
      </w:r>
      <w:proofErr w:type="spellStart"/>
      <w:proofErr w:type="gramStart"/>
      <w:r w:rsidRPr="002716A1">
        <w:rPr>
          <w:szCs w:val="24"/>
          <w:lang w:val="en-US"/>
        </w:rPr>
        <w:t>display:flex</w:t>
      </w:r>
      <w:proofErr w:type="spellEnd"/>
      <w:proofErr w:type="gramEnd"/>
      <w:r w:rsidRPr="002716A1">
        <w:rPr>
          <w:szCs w:val="24"/>
          <w:lang w:val="en-US"/>
        </w:rPr>
        <w:t xml:space="preserve">; </w:t>
      </w:r>
      <w:proofErr w:type="spellStart"/>
      <w:r w:rsidRPr="002716A1">
        <w:rPr>
          <w:szCs w:val="24"/>
          <w:lang w:val="en-US"/>
        </w:rPr>
        <w:t>justify-</w:t>
      </w:r>
      <w:proofErr w:type="gramStart"/>
      <w:r w:rsidRPr="002716A1">
        <w:rPr>
          <w:szCs w:val="24"/>
          <w:lang w:val="en-US"/>
        </w:rPr>
        <w:t>content:center</w:t>
      </w:r>
      <w:proofErr w:type="spellEnd"/>
      <w:proofErr w:type="gramEnd"/>
      <w:r w:rsidRPr="002716A1">
        <w:rPr>
          <w:szCs w:val="24"/>
          <w:lang w:val="en-US"/>
        </w:rPr>
        <w:t xml:space="preserve">; </w:t>
      </w:r>
      <w:proofErr w:type="spellStart"/>
      <w:r w:rsidRPr="002716A1">
        <w:rPr>
          <w:szCs w:val="24"/>
          <w:lang w:val="en-US"/>
        </w:rPr>
        <w:t>align-</w:t>
      </w:r>
      <w:proofErr w:type="gramStart"/>
      <w:r w:rsidRPr="002716A1">
        <w:rPr>
          <w:szCs w:val="24"/>
          <w:lang w:val="en-US"/>
        </w:rPr>
        <w:t>items:center</w:t>
      </w:r>
      <w:proofErr w:type="spellEnd"/>
      <w:proofErr w:type="gramEnd"/>
      <w:r w:rsidRPr="002716A1">
        <w:rPr>
          <w:szCs w:val="24"/>
          <w:lang w:val="en-US"/>
        </w:rPr>
        <w:t>; height:100vh;"&gt;</w:t>
      </w:r>
    </w:p>
    <w:p w14:paraId="3044B6BC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        &lt;</w:t>
      </w:r>
      <w:proofErr w:type="spellStart"/>
      <w:r w:rsidRPr="002716A1">
        <w:rPr>
          <w:szCs w:val="24"/>
          <w:lang w:val="en-US"/>
        </w:rPr>
        <w:t>img</w:t>
      </w:r>
      <w:proofErr w:type="spellEnd"/>
      <w:r w:rsidRPr="002716A1">
        <w:rPr>
          <w:szCs w:val="24"/>
          <w:lang w:val="en-US"/>
        </w:rPr>
        <w:t xml:space="preserve"> </w:t>
      </w:r>
      <w:proofErr w:type="spellStart"/>
      <w:r w:rsidRPr="002716A1">
        <w:rPr>
          <w:szCs w:val="24"/>
          <w:lang w:val="en-US"/>
        </w:rPr>
        <w:t>src</w:t>
      </w:r>
      <w:proofErr w:type="spellEnd"/>
      <w:r w:rsidRPr="002716A1">
        <w:rPr>
          <w:szCs w:val="24"/>
          <w:lang w:val="en-US"/>
        </w:rPr>
        <w:t>="/stream/camera" style="</w:t>
      </w:r>
      <w:proofErr w:type="gramStart"/>
      <w:r w:rsidRPr="002716A1">
        <w:rPr>
          <w:szCs w:val="24"/>
          <w:lang w:val="en-US"/>
        </w:rPr>
        <w:t>max-width</w:t>
      </w:r>
      <w:proofErr w:type="gramEnd"/>
      <w:r w:rsidRPr="002716A1">
        <w:rPr>
          <w:szCs w:val="24"/>
          <w:lang w:val="en-US"/>
        </w:rPr>
        <w:t xml:space="preserve">:100%; </w:t>
      </w:r>
      <w:proofErr w:type="spellStart"/>
      <w:proofErr w:type="gramStart"/>
      <w:r w:rsidRPr="002716A1">
        <w:rPr>
          <w:szCs w:val="24"/>
          <w:lang w:val="en-US"/>
        </w:rPr>
        <w:t>height:auto</w:t>
      </w:r>
      <w:proofErr w:type="spellEnd"/>
      <w:proofErr w:type="gramEnd"/>
      <w:r w:rsidRPr="002716A1">
        <w:rPr>
          <w:szCs w:val="24"/>
          <w:lang w:val="en-US"/>
        </w:rPr>
        <w:t>;" /&gt;</w:t>
      </w:r>
    </w:p>
    <w:p w14:paraId="57230F9B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2716A1">
        <w:rPr>
          <w:szCs w:val="24"/>
          <w:lang w:val="en-US"/>
        </w:rPr>
        <w:t xml:space="preserve">    </w:t>
      </w:r>
      <w:r w:rsidRPr="00E97C65">
        <w:rPr>
          <w:szCs w:val="24"/>
        </w:rPr>
        <w:t>&lt;/body&gt;</w:t>
      </w:r>
    </w:p>
    <w:p w14:paraId="771A87D2" w14:textId="77777777" w:rsidR="00DA337A" w:rsidRPr="00E97C65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&lt;/</w:t>
      </w:r>
      <w:proofErr w:type="spellStart"/>
      <w:r w:rsidRPr="00E97C65">
        <w:rPr>
          <w:szCs w:val="24"/>
        </w:rPr>
        <w:t>html</w:t>
      </w:r>
      <w:proofErr w:type="spellEnd"/>
      <w:r w:rsidRPr="00E97C65">
        <w:rPr>
          <w:szCs w:val="24"/>
        </w:rPr>
        <w:t>&gt;</w:t>
      </w:r>
    </w:p>
    <w:p w14:paraId="4FD96D50" w14:textId="77777777" w:rsidR="00DA337A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 xml:space="preserve">    """</w:t>
      </w:r>
    </w:p>
    <w:tbl>
      <w:tblPr>
        <w:tblW w:w="10065" w:type="dxa"/>
        <w:tblInd w:w="-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7943"/>
      </w:tblGrid>
      <w:tr w:rsidR="00DA337A" w:rsidRPr="002929B8" w14:paraId="2D4B410A" w14:textId="77777777" w:rsidTr="004D3CC0">
        <w:tc>
          <w:tcPr>
            <w:tcW w:w="10065" w:type="dxa"/>
            <w:gridSpan w:val="2"/>
            <w:shd w:val="clear" w:color="auto" w:fill="00BC29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34370CD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81AEF27" wp14:editId="7C557B6A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1091104877" name="Forma Livre: Forma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7357C96D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TOME NOTA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1AEF27" id="_x0000_s1044" style="position:absolute;margin-left:125pt;margin-top:5.4pt;width:220.5pt;height:2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Uu1gAYAAEM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7357C96D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TOME NOTA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63C554BC" w14:textId="77777777" w:rsidTr="004D3CC0">
        <w:trPr>
          <w:trHeight w:val="2986"/>
        </w:trPr>
        <w:tc>
          <w:tcPr>
            <w:tcW w:w="2122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B0AEAEF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drawing>
                <wp:inline distT="0" distB="0" distL="0" distR="0" wp14:anchorId="766C7FF3" wp14:editId="3B758397">
                  <wp:extent cx="937895" cy="974090"/>
                  <wp:effectExtent l="0" t="0" r="0" b="0"/>
                  <wp:docPr id="824485152" name="Imagem 83" descr="A white line drawing of a notebook and a pencil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A white line drawing of a notebook and a pencil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43" w:type="dxa"/>
            <w:shd w:val="clear" w:color="auto" w:fill="01093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2CE3A58C" w14:textId="77777777" w:rsidR="00DA337A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E97C65">
              <w:rPr>
                <w:rFonts w:eastAsia="Times New Roman"/>
                <w:b/>
                <w:bCs/>
                <w:color w:val="FFFFFF"/>
              </w:rPr>
              <w:t xml:space="preserve">Por que ler o </w:t>
            </w:r>
            <w:proofErr w:type="spell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stdout</w:t>
            </w:r>
            <w:proofErr w:type="spellEnd"/>
            <w:r w:rsidRPr="00E97C65">
              <w:rPr>
                <w:rFonts w:eastAsia="Times New Roman"/>
                <w:b/>
                <w:bCs/>
                <w:color w:val="FFFFFF"/>
              </w:rPr>
              <w:t xml:space="preserve"> em thread separada?</w:t>
            </w:r>
          </w:p>
          <w:p w14:paraId="3452B3B7" w14:textId="77777777" w:rsidR="00DA337A" w:rsidRPr="00D10940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b/>
                <w:bCs/>
                <w:color w:val="FFFFFF"/>
              </w:rPr>
            </w:pPr>
            <w:proofErr w:type="spellStart"/>
            <w:proofErr w:type="gram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proc.stdout</w:t>
            </w:r>
            <w:proofErr w:type="gram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.</w:t>
            </w:r>
            <w:proofErr w:type="gram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read</w:t>
            </w:r>
            <w:proofErr w:type="spell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(</w:t>
            </w:r>
            <w:proofErr w:type="gram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)</w:t>
            </w:r>
            <w:r w:rsidRPr="00E97C65">
              <w:rPr>
                <w:rFonts w:eastAsia="Times New Roman"/>
                <w:b/>
                <w:bCs/>
                <w:color w:val="FFFFFF"/>
              </w:rPr>
              <w:t xml:space="preserve"> é uma chamada bloqueante. Se ela fosse chamada diretamente dentro da </w:t>
            </w:r>
            <w:proofErr w:type="spellStart"/>
            <w:r w:rsidRPr="00E97C65">
              <w:rPr>
                <w:rFonts w:eastAsia="Times New Roman"/>
                <w:b/>
                <w:bCs/>
                <w:color w:val="FFFFFF"/>
              </w:rPr>
              <w:t>coroutine</w:t>
            </w:r>
            <w:proofErr w:type="spellEnd"/>
            <w:r w:rsidRPr="00E97C65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async</w:t>
            </w:r>
            <w:proofErr w:type="spell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def</w:t>
            </w:r>
            <w:proofErr w:type="spellEnd"/>
            <w:r w:rsidRPr="00E97C65">
              <w:rPr>
                <w:rFonts w:eastAsia="Times New Roman"/>
                <w:b/>
                <w:bCs/>
                <w:color w:val="FFFFFF"/>
              </w:rPr>
              <w:t xml:space="preserve">, travaria o </w:t>
            </w:r>
            <w:proofErr w:type="spellStart"/>
            <w:r w:rsidRPr="00E97C65">
              <w:rPr>
                <w:rFonts w:eastAsia="Times New Roman"/>
                <w:b/>
                <w:bCs/>
                <w:color w:val="FFFFFF"/>
              </w:rPr>
              <w:t>event</w:t>
            </w:r>
            <w:proofErr w:type="spellEnd"/>
            <w:r w:rsidRPr="00E97C65">
              <w:rPr>
                <w:rFonts w:eastAsia="Times New Roman"/>
                <w:b/>
                <w:bCs/>
                <w:color w:val="FFFFFF"/>
              </w:rPr>
              <w:t xml:space="preserve"> loop inteiro do </w:t>
            </w:r>
            <w:proofErr w:type="spellStart"/>
            <w:r w:rsidRPr="00E97C65">
              <w:rPr>
                <w:rFonts w:eastAsia="Times New Roman"/>
                <w:b/>
                <w:bCs/>
                <w:color w:val="FFFFFF"/>
              </w:rPr>
              <w:t>Uvicorn</w:t>
            </w:r>
            <w:proofErr w:type="spellEnd"/>
            <w:r w:rsidRPr="00E97C65">
              <w:rPr>
                <w:rFonts w:eastAsia="Times New Roman"/>
                <w:b/>
                <w:bCs/>
                <w:color w:val="FFFFFF"/>
              </w:rPr>
              <w:t xml:space="preserve"> até chegar o próximo </w:t>
            </w:r>
            <w:proofErr w:type="spellStart"/>
            <w:r w:rsidRPr="00E97C65">
              <w:rPr>
                <w:rFonts w:eastAsia="Times New Roman"/>
                <w:b/>
                <w:bCs/>
                <w:color w:val="FFFFFF"/>
              </w:rPr>
              <w:t>chunk</w:t>
            </w:r>
            <w:proofErr w:type="spellEnd"/>
            <w:r w:rsidRPr="00E97C65">
              <w:rPr>
                <w:rFonts w:eastAsia="Times New Roman"/>
                <w:b/>
                <w:bCs/>
                <w:color w:val="FFFFFF"/>
              </w:rPr>
              <w:t xml:space="preserve"> de dados — inclusive impedindo o próprio </w:t>
            </w:r>
            <w:proofErr w:type="spell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await</w:t>
            </w:r>
            <w:proofErr w:type="spell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request.is_</w:t>
            </w:r>
            <w:proofErr w:type="gram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disconnected</w:t>
            </w:r>
            <w:proofErr w:type="spell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(</w:t>
            </w:r>
            <w:proofErr w:type="gram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)</w:t>
            </w:r>
            <w:r w:rsidRPr="00E97C65">
              <w:rPr>
                <w:rFonts w:eastAsia="Times New Roman"/>
                <w:b/>
                <w:bCs/>
                <w:color w:val="FFFFFF"/>
              </w:rPr>
              <w:t xml:space="preserve"> de funcionar. </w:t>
            </w:r>
            <w:proofErr w:type="spell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loop.run_in_</w:t>
            </w:r>
            <w:proofErr w:type="gram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executor</w:t>
            </w:r>
            <w:proofErr w:type="spell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(</w:t>
            </w:r>
            <w:proofErr w:type="spellStart"/>
            <w:proofErr w:type="gram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None</w:t>
            </w:r>
            <w:proofErr w:type="spell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proc.stdout</w:t>
            </w:r>
            <w:proofErr w:type="gram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.read</w:t>
            </w:r>
            <w:proofErr w:type="spellEnd"/>
            <w:r w:rsidRPr="00E97C65">
              <w:rPr>
                <w:rFonts w:ascii="Courier New" w:hAnsi="Courier New"/>
                <w:color w:val="auto"/>
                <w:sz w:val="24"/>
                <w:szCs w:val="24"/>
              </w:rPr>
              <w:t>, 4096)</w:t>
            </w:r>
            <w:r w:rsidRPr="00E97C65">
              <w:rPr>
                <w:rFonts w:eastAsia="Times New Roman"/>
                <w:b/>
                <w:bCs/>
                <w:color w:val="FFFFFF"/>
              </w:rPr>
              <w:t xml:space="preserve"> delega essa leitura a </w:t>
            </w:r>
            <w:proofErr w:type="gramStart"/>
            <w:r w:rsidRPr="00E97C65">
              <w:rPr>
                <w:rFonts w:eastAsia="Times New Roman"/>
                <w:b/>
                <w:bCs/>
                <w:color w:val="FFFFFF"/>
              </w:rPr>
              <w:t>uma thread</w:t>
            </w:r>
            <w:proofErr w:type="gramEnd"/>
            <w:r w:rsidRPr="00E97C65">
              <w:rPr>
                <w:rFonts w:eastAsia="Times New Roman"/>
                <w:b/>
                <w:bCs/>
                <w:color w:val="FFFFFF"/>
              </w:rPr>
              <w:t xml:space="preserve"> do pool padrão, mantendo o </w:t>
            </w:r>
            <w:proofErr w:type="spellStart"/>
            <w:r w:rsidRPr="00E97C65">
              <w:rPr>
                <w:rFonts w:eastAsia="Times New Roman"/>
                <w:b/>
                <w:bCs/>
                <w:color w:val="FFFFFF"/>
              </w:rPr>
              <w:t>event</w:t>
            </w:r>
            <w:proofErr w:type="spellEnd"/>
            <w:r w:rsidRPr="00E97C65">
              <w:rPr>
                <w:rFonts w:eastAsia="Times New Roman"/>
                <w:b/>
                <w:bCs/>
                <w:color w:val="FFFFFF"/>
              </w:rPr>
              <w:t xml:space="preserve"> loop livre para checar a conexão do cliente a cada iteração.</w:t>
            </w:r>
          </w:p>
        </w:tc>
      </w:tr>
    </w:tbl>
    <w:p w14:paraId="2450A7A9" w14:textId="77777777" w:rsidR="00DA337A" w:rsidRDefault="00DA337A" w:rsidP="00DA337A">
      <w:pPr>
        <w:ind w:right="-1"/>
        <w:jc w:val="both"/>
      </w:pPr>
    </w:p>
    <w:p w14:paraId="453CBF6F" w14:textId="77777777" w:rsidR="00DA337A" w:rsidRPr="00E97C65" w:rsidRDefault="00DA337A" w:rsidP="00DA337A">
      <w:pPr>
        <w:ind w:right="-1"/>
        <w:jc w:val="both"/>
        <w:rPr>
          <w:b/>
          <w:bCs/>
        </w:rPr>
      </w:pPr>
      <w:r w:rsidRPr="00E97C65">
        <w:rPr>
          <w:b/>
          <w:bCs/>
        </w:rPr>
        <w:t>Passo 4 — Reconstruir e Validar</w:t>
      </w:r>
    </w:p>
    <w:p w14:paraId="4688D247" w14:textId="77777777" w:rsidR="00DA337A" w:rsidRDefault="00DA337A" w:rsidP="00DA337A">
      <w:pPr>
        <w:ind w:right="-1"/>
        <w:jc w:val="both"/>
      </w:pPr>
      <w:r w:rsidRPr="00E97C65">
        <w:t xml:space="preserve">Reconstrua o container com o novo </w:t>
      </w:r>
      <w:proofErr w:type="spellStart"/>
      <w:r w:rsidRPr="0011752E">
        <w:t>Dockerfile.api</w:t>
      </w:r>
      <w:proofErr w:type="spellEnd"/>
      <w:r w:rsidRPr="00E97C65">
        <w:t xml:space="preserve"> (</w:t>
      </w:r>
      <w:proofErr w:type="spellStart"/>
      <w:r w:rsidRPr="00E97C65">
        <w:t>workers</w:t>
      </w:r>
      <w:proofErr w:type="spellEnd"/>
      <w:r w:rsidRPr="00E97C65">
        <w:t xml:space="preserve">=1) e o </w:t>
      </w:r>
      <w:r w:rsidRPr="0011752E">
        <w:t>main.py</w:t>
      </w:r>
      <w:r w:rsidRPr="00E97C65">
        <w:t xml:space="preserve"> atualizado:</w:t>
      </w:r>
    </w:p>
    <w:p w14:paraId="09F7B62D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cd ~/yolo-</w:t>
      </w:r>
      <w:proofErr w:type="spellStart"/>
      <w:r w:rsidRPr="002716A1">
        <w:rPr>
          <w:szCs w:val="24"/>
          <w:lang w:val="en-US"/>
        </w:rPr>
        <w:t>api</w:t>
      </w:r>
      <w:proofErr w:type="spellEnd"/>
    </w:p>
    <w:p w14:paraId="7F14A1A7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docker compose down</w:t>
      </w:r>
    </w:p>
    <w:p w14:paraId="558A848B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docker compose build yolo-</w:t>
      </w:r>
      <w:proofErr w:type="spellStart"/>
      <w:r w:rsidRPr="002716A1">
        <w:rPr>
          <w:szCs w:val="24"/>
          <w:lang w:val="en-US"/>
        </w:rPr>
        <w:t>api</w:t>
      </w:r>
      <w:proofErr w:type="spellEnd"/>
    </w:p>
    <w:p w14:paraId="3E0BB285" w14:textId="77777777" w:rsidR="00DA337A" w:rsidRPr="002716A1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>docker compose up -d yolo-</w:t>
      </w:r>
      <w:proofErr w:type="spellStart"/>
      <w:r w:rsidRPr="002716A1">
        <w:rPr>
          <w:szCs w:val="24"/>
          <w:lang w:val="en-US"/>
        </w:rPr>
        <w:t>api</w:t>
      </w:r>
      <w:proofErr w:type="spellEnd"/>
    </w:p>
    <w:p w14:paraId="61CC72FA" w14:textId="77777777" w:rsidR="00DA337A" w:rsidRDefault="00DA337A" w:rsidP="00DA337A">
      <w:pPr>
        <w:ind w:right="-1"/>
        <w:jc w:val="both"/>
      </w:pPr>
      <w:r w:rsidRPr="00E97C65">
        <w:t>Abra o navegador do computador e acesse:</w:t>
      </w:r>
    </w:p>
    <w:p w14:paraId="7B63D8C7" w14:textId="77777777" w:rsidR="00DA337A" w:rsidRDefault="00DA337A" w:rsidP="00DA337A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r w:rsidRPr="00E97C65">
        <w:rPr>
          <w:szCs w:val="24"/>
        </w:rPr>
        <w:t>http://&lt;IP_DO_RASPBERRY&gt;:8000/stream/view</w:t>
      </w:r>
    </w:p>
    <w:p w14:paraId="40804314" w14:textId="77777777" w:rsidR="00DA337A" w:rsidRDefault="00DA337A" w:rsidP="00DA337A">
      <w:pPr>
        <w:ind w:right="-1"/>
        <w:jc w:val="both"/>
      </w:pPr>
      <w:r>
        <w:tab/>
      </w:r>
      <w:r w:rsidRPr="00E97C65">
        <w:t>O vídeo ao vivo deve aparecer com as caixas delimitadoras atualizando em tempo real sobre a cena capturada.</w:t>
      </w: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1C14DA6A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39A289D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6460A81" wp14:editId="680DB7C0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976157667" name="Forma Livre: Forma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2686B36D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60A81" id="_x0000_s1045" style="position:absolute;margin-left:125pt;margin-top:5.4pt;width:220.5pt;height:2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UAgAYAAEM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2686B36D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03D62F5C" w14:textId="77777777" w:rsidTr="004D3CC0"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670BE401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714F2620" wp14:editId="0476909D">
                  <wp:extent cx="914400" cy="937895"/>
                  <wp:effectExtent l="0" t="0" r="0" b="0"/>
                  <wp:docPr id="36046843" name="Imagem 84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E36EFDA" w14:textId="77777777" w:rsidR="00DA337A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BD2FAE">
              <w:rPr>
                <w:rFonts w:eastAsia="Times New Roman"/>
                <w:b/>
                <w:bCs/>
                <w:color w:val="FFFFFF"/>
              </w:rPr>
              <w:t xml:space="preserve">Não teste </w:t>
            </w:r>
            <w:r w:rsidRPr="00F861EB">
              <w:rPr>
                <w:rFonts w:eastAsia="Times New Roman"/>
                <w:b/>
                <w:bCs/>
                <w:color w:val="FFFFFF"/>
              </w:rPr>
              <w:t>/stream/</w:t>
            </w:r>
            <w:proofErr w:type="spellStart"/>
            <w:r w:rsidRPr="00F861EB">
              <w:rPr>
                <w:rFonts w:eastAsia="Times New Roman"/>
                <w:b/>
                <w:bCs/>
                <w:color w:val="FFFFFF"/>
              </w:rPr>
              <w:t>camera</w:t>
            </w:r>
            <w:proofErr w:type="spellEnd"/>
            <w:r w:rsidRPr="00BD2FAE">
              <w:rPr>
                <w:rFonts w:eastAsia="Times New Roman"/>
                <w:b/>
                <w:bCs/>
                <w:color w:val="FFFFFF"/>
              </w:rPr>
              <w:t xml:space="preserve"> pelo botão "</w:t>
            </w:r>
            <w:proofErr w:type="spellStart"/>
            <w:r w:rsidRPr="00BD2FAE">
              <w:rPr>
                <w:rFonts w:eastAsia="Times New Roman"/>
                <w:b/>
                <w:bCs/>
                <w:color w:val="FFFFFF"/>
              </w:rPr>
              <w:t>Try</w:t>
            </w:r>
            <w:proofErr w:type="spellEnd"/>
            <w:r w:rsidRPr="00BD2FAE">
              <w:rPr>
                <w:rFonts w:eastAsia="Times New Roman"/>
                <w:b/>
                <w:bCs/>
                <w:color w:val="FFFFFF"/>
              </w:rPr>
              <w:t xml:space="preserve"> it out" da Swagger UI</w:t>
            </w:r>
          </w:p>
          <w:p w14:paraId="2C9C50D8" w14:textId="77777777" w:rsidR="00DA337A" w:rsidRPr="004609BC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color w:val="FFFFFF"/>
              </w:rPr>
            </w:pPr>
            <w:r w:rsidRPr="00BD2FAE">
              <w:rPr>
                <w:rFonts w:eastAsia="Times New Roman"/>
                <w:color w:val="FFFFFF"/>
              </w:rPr>
              <w:t xml:space="preserve">A Swagger UI baixa a resposta inteira antes de exibi-la — ela não sabe lidar com uma resposta </w:t>
            </w:r>
            <w:proofErr w:type="spellStart"/>
            <w:r w:rsidRPr="00BD2FAE">
              <w:rPr>
                <w:rFonts w:eastAsia="Times New Roman"/>
                <w:color w:val="FFFFFF"/>
              </w:rPr>
              <w:t>multipart</w:t>
            </w:r>
            <w:proofErr w:type="spellEnd"/>
            <w:r w:rsidRPr="00BD2FAE">
              <w:rPr>
                <w:rFonts w:eastAsia="Times New Roman"/>
                <w:color w:val="FFFFFF"/>
              </w:rPr>
              <w:t xml:space="preserve"> que nunca termina. Ao clicar em Execute nesse </w:t>
            </w:r>
            <w:proofErr w:type="spellStart"/>
            <w:r w:rsidRPr="00BD2FAE">
              <w:rPr>
                <w:rFonts w:eastAsia="Times New Roman"/>
                <w:color w:val="FFFFFF"/>
              </w:rPr>
              <w:t>endpoint</w:t>
            </w:r>
            <w:proofErr w:type="spellEnd"/>
            <w:r w:rsidRPr="00BD2FAE">
              <w:rPr>
                <w:rFonts w:eastAsia="Times New Roman"/>
                <w:color w:val="FFFFFF"/>
              </w:rPr>
              <w:t>, o painel fica preso em "</w:t>
            </w:r>
            <w:proofErr w:type="spellStart"/>
            <w:r w:rsidRPr="00BD2FAE">
              <w:rPr>
                <w:rFonts w:eastAsia="Times New Roman"/>
                <w:color w:val="FFFFFF"/>
              </w:rPr>
              <w:t>Executing</w:t>
            </w:r>
            <w:proofErr w:type="spellEnd"/>
            <w:r w:rsidRPr="00BD2FAE">
              <w:rPr>
                <w:rFonts w:eastAsia="Times New Roman"/>
                <w:color w:val="FFFFFF"/>
              </w:rPr>
              <w:t xml:space="preserve">..." indefinidamente, mesmo que o stream esteja funcionando perfeitamente do lado do servidor. Use sempre o </w:t>
            </w:r>
            <w:r w:rsidRPr="00F861EB">
              <w:rPr>
                <w:rFonts w:eastAsia="Times New Roman"/>
                <w:color w:val="FFFFFF"/>
              </w:rPr>
              <w:t>/stream/</w:t>
            </w:r>
            <w:proofErr w:type="spellStart"/>
            <w:r w:rsidRPr="00F861EB">
              <w:rPr>
                <w:rFonts w:eastAsia="Times New Roman"/>
                <w:color w:val="FFFFFF"/>
              </w:rPr>
              <w:t>view</w:t>
            </w:r>
            <w:proofErr w:type="spellEnd"/>
            <w:r w:rsidRPr="00BD2FAE">
              <w:rPr>
                <w:rFonts w:eastAsia="Times New Roman"/>
                <w:color w:val="FFFFFF"/>
              </w:rPr>
              <w:t xml:space="preserve"> (ou abra </w:t>
            </w:r>
            <w:r w:rsidRPr="00F861EB">
              <w:rPr>
                <w:rFonts w:eastAsia="Times New Roman"/>
                <w:color w:val="FFFFFF"/>
              </w:rPr>
              <w:t>/stream/</w:t>
            </w:r>
            <w:proofErr w:type="spellStart"/>
            <w:r w:rsidRPr="00F861EB">
              <w:rPr>
                <w:rFonts w:eastAsia="Times New Roman"/>
                <w:color w:val="FFFFFF"/>
              </w:rPr>
              <w:t>camera</w:t>
            </w:r>
            <w:proofErr w:type="spellEnd"/>
            <w:r w:rsidRPr="00BD2FAE">
              <w:rPr>
                <w:rFonts w:eastAsia="Times New Roman"/>
                <w:color w:val="FFFFFF"/>
              </w:rPr>
              <w:t xml:space="preserve"> direto em uma nova aba do navegador) para visualizar o vídeo. Se travar um teste na Swagger por engano, feche a aba ou clique em </w:t>
            </w:r>
            <w:proofErr w:type="spellStart"/>
            <w:r w:rsidRPr="00BD2FAE">
              <w:rPr>
                <w:rFonts w:eastAsia="Times New Roman"/>
                <w:color w:val="FFFFFF"/>
              </w:rPr>
              <w:t>Cancel</w:t>
            </w:r>
            <w:proofErr w:type="spellEnd"/>
            <w:r w:rsidRPr="00BD2FAE">
              <w:rPr>
                <w:rFonts w:eastAsia="Times New Roman"/>
                <w:color w:val="FFFFFF"/>
              </w:rPr>
              <w:t xml:space="preserve"> — isso derruba a conexão e libera a câmera automaticamente.</w:t>
            </w:r>
          </w:p>
        </w:tc>
      </w:tr>
    </w:tbl>
    <w:p w14:paraId="4AE39B70" w14:textId="77777777" w:rsidR="00DA337A" w:rsidRDefault="00DA337A" w:rsidP="00DA337A">
      <w:pPr>
        <w:ind w:right="-1"/>
        <w:jc w:val="both"/>
      </w:pPr>
    </w:p>
    <w:tbl>
      <w:tblPr>
        <w:tblW w:w="973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7756"/>
      </w:tblGrid>
      <w:tr w:rsidR="00DA337A" w:rsidRPr="002929B8" w14:paraId="54B3099F" w14:textId="77777777" w:rsidTr="004D3CC0">
        <w:tc>
          <w:tcPr>
            <w:tcW w:w="9736" w:type="dxa"/>
            <w:gridSpan w:val="2"/>
            <w:shd w:val="clear" w:color="auto" w:fill="E02B86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8CEE850" w14:textId="77777777" w:rsidR="00DA337A" w:rsidRPr="002929B8" w:rsidRDefault="00DA337A" w:rsidP="00DA337A">
            <w:pPr>
              <w:spacing w:line="256" w:lineRule="auto"/>
              <w:ind w:right="-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3969B98" wp14:editId="53DBF7C6">
                      <wp:simplePos x="0" y="0"/>
                      <wp:positionH relativeFrom="column">
                        <wp:posOffset>1587500</wp:posOffset>
                      </wp:positionH>
                      <wp:positionV relativeFrom="paragraph">
                        <wp:posOffset>68580</wp:posOffset>
                      </wp:positionV>
                      <wp:extent cx="2800350" cy="346075"/>
                      <wp:effectExtent l="0" t="0" r="0" b="0"/>
                      <wp:wrapNone/>
                      <wp:docPr id="920006251" name="Forma Livre: Forma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800350" cy="346075"/>
                              </a:xfrm>
                              <a:custGeom>
                                <a:avLst>
                                  <a:gd name="f0" fmla="val 3600"/>
                                </a:avLst>
                                <a:gdLst>
                                  <a:gd name="f1" fmla="val 10800000"/>
                                  <a:gd name="f2" fmla="val 5400000"/>
                                  <a:gd name="f3" fmla="val 1620000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val 45"/>
                                  <a:gd name="f10" fmla="val 10800"/>
                                  <a:gd name="f11" fmla="val -2147483647"/>
                                  <a:gd name="f12" fmla="val 2147483647"/>
                                  <a:gd name="f13" fmla="abs f4"/>
                                  <a:gd name="f14" fmla="abs f5"/>
                                  <a:gd name="f15" fmla="abs f6"/>
                                  <a:gd name="f16" fmla="*/ f8 1 180"/>
                                  <a:gd name="f17" fmla="pin 0 f0 10800"/>
                                  <a:gd name="f18" fmla="+- 0 0 f2"/>
                                  <a:gd name="f19" fmla="?: f13 f4 1"/>
                                  <a:gd name="f20" fmla="?: f14 f5 1"/>
                                  <a:gd name="f21" fmla="?: f15 f6 1"/>
                                  <a:gd name="f22" fmla="*/ f9 f16 1"/>
                                  <a:gd name="f23" fmla="+- f7 f17 0"/>
                                  <a:gd name="f24" fmla="*/ f19 1 21600"/>
                                  <a:gd name="f25" fmla="*/ f20 1 21600"/>
                                  <a:gd name="f26" fmla="*/ 21600 f19 1"/>
                                  <a:gd name="f27" fmla="*/ 21600 f20 1"/>
                                  <a:gd name="f28" fmla="+- 0 0 f22"/>
                                  <a:gd name="f29" fmla="min f25 f24"/>
                                  <a:gd name="f30" fmla="*/ f26 1 f21"/>
                                  <a:gd name="f31" fmla="*/ f27 1 f21"/>
                                  <a:gd name="f32" fmla="*/ f28 f1 1"/>
                                  <a:gd name="f33" fmla="*/ f32 1 f8"/>
                                  <a:gd name="f34" fmla="+- f31 0 f17"/>
                                  <a:gd name="f35" fmla="+- f30 0 f17"/>
                                  <a:gd name="f36" fmla="*/ f17 f29 1"/>
                                  <a:gd name="f37" fmla="*/ f7 f29 1"/>
                                  <a:gd name="f38" fmla="*/ f23 f29 1"/>
                                  <a:gd name="f39" fmla="*/ f31 f29 1"/>
                                  <a:gd name="f40" fmla="*/ f30 f29 1"/>
                                  <a:gd name="f41" fmla="+- f33 0 f2"/>
                                  <a:gd name="f42" fmla="+- f37 0 f38"/>
                                  <a:gd name="f43" fmla="+- f38 0 f37"/>
                                  <a:gd name="f44" fmla="*/ f34 f29 1"/>
                                  <a:gd name="f45" fmla="*/ f35 f29 1"/>
                                  <a:gd name="f46" fmla="cos 1 f41"/>
                                  <a:gd name="f47" fmla="abs f42"/>
                                  <a:gd name="f48" fmla="abs f43"/>
                                  <a:gd name="f49" fmla="?: f42 f18 f2"/>
                                  <a:gd name="f50" fmla="?: f42 f2 f18"/>
                                  <a:gd name="f51" fmla="?: f42 f3 f2"/>
                                  <a:gd name="f52" fmla="?: f42 f2 f3"/>
                                  <a:gd name="f53" fmla="+- f39 0 f44"/>
                                  <a:gd name="f54" fmla="?: f43 f18 f2"/>
                                  <a:gd name="f55" fmla="?: f43 f2 f18"/>
                                  <a:gd name="f56" fmla="+- f40 0 f45"/>
                                  <a:gd name="f57" fmla="+- f44 0 f39"/>
                                  <a:gd name="f58" fmla="+- f45 0 f40"/>
                                  <a:gd name="f59" fmla="?: f42 0 f1"/>
                                  <a:gd name="f60" fmla="?: f42 f1 0"/>
                                  <a:gd name="f61" fmla="+- 0 0 f46"/>
                                  <a:gd name="f62" fmla="?: f42 f52 f51"/>
                                  <a:gd name="f63" fmla="?: f42 f51 f52"/>
                                  <a:gd name="f64" fmla="?: f43 f50 f49"/>
                                  <a:gd name="f65" fmla="abs f53"/>
                                  <a:gd name="f66" fmla="?: f53 0 f1"/>
                                  <a:gd name="f67" fmla="?: f53 f1 0"/>
                                  <a:gd name="f68" fmla="?: f53 f54 f55"/>
                                  <a:gd name="f69" fmla="abs f56"/>
                                  <a:gd name="f70" fmla="abs f57"/>
                                  <a:gd name="f71" fmla="?: f56 f18 f2"/>
                                  <a:gd name="f72" fmla="?: f56 f2 f18"/>
                                  <a:gd name="f73" fmla="?: f56 f3 f2"/>
                                  <a:gd name="f74" fmla="?: f56 f2 f3"/>
                                  <a:gd name="f75" fmla="abs f58"/>
                                  <a:gd name="f76" fmla="?: f58 f18 f2"/>
                                  <a:gd name="f77" fmla="?: f58 f2 f18"/>
                                  <a:gd name="f78" fmla="?: f58 f60 f59"/>
                                  <a:gd name="f79" fmla="?: f58 f59 f60"/>
                                  <a:gd name="f80" fmla="*/ f17 f61 1"/>
                                  <a:gd name="f81" fmla="?: f43 f63 f62"/>
                                  <a:gd name="f82" fmla="?: f43 f67 f66"/>
                                  <a:gd name="f83" fmla="?: f43 f66 f67"/>
                                  <a:gd name="f84" fmla="?: f56 f74 f73"/>
                                  <a:gd name="f85" fmla="?: f56 f73 f74"/>
                                  <a:gd name="f86" fmla="?: f57 f72 f71"/>
                                  <a:gd name="f87" fmla="?: f42 f78 f79"/>
                                  <a:gd name="f88" fmla="?: f42 f76 f77"/>
                                  <a:gd name="f89" fmla="*/ f80 3163 1"/>
                                  <a:gd name="f90" fmla="?: f53 f82 f83"/>
                                  <a:gd name="f91" fmla="?: f57 f85 f84"/>
                                  <a:gd name="f92" fmla="*/ f89 1 7636"/>
                                  <a:gd name="f93" fmla="+- f7 f92 0"/>
                                  <a:gd name="f94" fmla="+- f30 0 f92"/>
                                  <a:gd name="f95" fmla="+- f31 0 f92"/>
                                  <a:gd name="f96" fmla="*/ f93 f29 1"/>
                                  <a:gd name="f97" fmla="*/ f94 f29 1"/>
                                  <a:gd name="f98" fmla="*/ f95 f29 1"/>
                                </a:gdLst>
                                <a:ahLst>
                                  <a:ahXY gdRefX="f0" minX="f7" maxX="f10">
                                    <a:pos x="f36" y="f37"/>
                                  </a:ahXY>
                                </a:ahLst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</a:cxnLst>
                                <a:rect l="f96" t="f96" r="f97" b="f98"/>
                                <a:pathLst>
                                  <a:path>
                                    <a:moveTo>
                                      <a:pt x="f38" y="f37"/>
                                    </a:moveTo>
                                    <a:arcTo wR="f47" hR="f48" stAng="f81" swAng="f64"/>
                                    <a:lnTo>
                                      <a:pt x="f37" y="f44"/>
                                    </a:lnTo>
                                    <a:arcTo wR="f48" hR="f65" stAng="f90" swAng="f68"/>
                                    <a:lnTo>
                                      <a:pt x="f45" y="f39"/>
                                    </a:lnTo>
                                    <a:arcTo wR="f69" hR="f70" stAng="f91" swAng="f86"/>
                                    <a:lnTo>
                                      <a:pt x="f40" y="f38"/>
                                    </a:lnTo>
                                    <a:arcTo wR="f75" hR="f47" stAng="f87" swAng="f88"/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txbx>
                              <w:txbxContent>
                                <w:p w14:paraId="07D4E149" w14:textId="77777777" w:rsidR="00DA337A" w:rsidRDefault="00DA337A" w:rsidP="00DA337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ATENÇÃO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ctr" anchorCtr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69B98" id="_x0000_s1046" style="position:absolute;margin-left:125pt;margin-top:5.4pt;width:220.5pt;height:27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800350,3460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" adj="-11796480,,5400" path="m57679,at,,115358,115358,57679,,,57679l,288396at,230717,115358,346075,,288396,57679,346075l2742671,346075at2684992,230717,2800350,346075,2742671,346075,2800350,288396l2800350,57679at2684992,,2800350,115358,2800350,57679,2742671,l57679,xe" stroked="f">
                      <v:stroke joinstyle="miter"/>
                      <v:formulas/>
                      <v:path arrowok="t" o:connecttype="custom" o:connectlocs="1400175,0;2800350,173038;1400175,346075;0,173038" o:connectangles="270,0,90,180" textboxrect="16894,16894,2783456,329181"/>
                      <v:textbox>
                        <w:txbxContent>
                          <w:p w14:paraId="07D4E149" w14:textId="77777777" w:rsidR="00DA337A" w:rsidRDefault="00DA337A" w:rsidP="00DA337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ATENÇÃO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A337A" w:rsidRPr="002929B8" w14:paraId="75F36D5C" w14:textId="77777777" w:rsidTr="004D3CC0">
        <w:tc>
          <w:tcPr>
            <w:tcW w:w="1980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384FA51" w14:textId="77777777" w:rsidR="00DA337A" w:rsidRPr="002929B8" w:rsidRDefault="00DA337A" w:rsidP="00DA337A">
            <w:pPr>
              <w:spacing w:line="256" w:lineRule="auto"/>
              <w:ind w:right="-1"/>
              <w:jc w:val="center"/>
            </w:pPr>
            <w:r>
              <w:rPr>
                <w:noProof/>
              </w:rPr>
              <w:drawing>
                <wp:inline distT="0" distB="0" distL="0" distR="0" wp14:anchorId="38BD53CD" wp14:editId="5244B664">
                  <wp:extent cx="914400" cy="937895"/>
                  <wp:effectExtent l="0" t="0" r="0" b="0"/>
                  <wp:docPr id="723666570" name="Imagem 84" descr="A white sign with a exclamation mark  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A white sign with a exclamation mark  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56" w:type="dxa"/>
            <w:shd w:val="clear" w:color="auto" w:fill="741143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4F83E24C" w14:textId="77777777" w:rsidR="00DA337A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4F559F">
              <w:rPr>
                <w:rFonts w:eastAsia="Times New Roman"/>
                <w:b/>
                <w:bCs/>
                <w:color w:val="FFFFFF"/>
              </w:rPr>
              <w:t>Desempenho esperado</w:t>
            </w:r>
          </w:p>
          <w:p w14:paraId="118D549B" w14:textId="77777777" w:rsidR="00DA337A" w:rsidRPr="004609BC" w:rsidRDefault="00DA337A" w:rsidP="00DA337A">
            <w:pPr>
              <w:keepNext/>
              <w:keepLines/>
              <w:spacing w:before="400" w:after="240" w:line="240" w:lineRule="auto"/>
              <w:ind w:right="-1"/>
              <w:jc w:val="both"/>
              <w:rPr>
                <w:rFonts w:eastAsia="Times New Roman"/>
                <w:color w:val="FFFFFF"/>
              </w:rPr>
            </w:pPr>
            <w:r w:rsidRPr="00F861EB">
              <w:rPr>
                <w:rFonts w:eastAsia="Times New Roman"/>
                <w:i/>
                <w:iCs/>
                <w:color w:val="FFFFFF"/>
              </w:rPr>
              <w:t xml:space="preserve">A inferência é </w:t>
            </w:r>
            <w:r w:rsidRPr="004F559F">
              <w:rPr>
                <w:rFonts w:eastAsia="Times New Roman"/>
                <w:i/>
                <w:iCs/>
                <w:color w:val="FFFFFF"/>
              </w:rPr>
              <w:t>CPU-</w:t>
            </w:r>
            <w:proofErr w:type="spellStart"/>
            <w:r w:rsidRPr="004F559F">
              <w:rPr>
                <w:rFonts w:eastAsia="Times New Roman"/>
                <w:i/>
                <w:iCs/>
                <w:color w:val="FFFFFF"/>
              </w:rPr>
              <w:t>bound</w:t>
            </w:r>
            <w:proofErr w:type="spellEnd"/>
            <w:r w:rsidRPr="00F861EB">
              <w:rPr>
                <w:rFonts w:eastAsia="Times New Roman"/>
                <w:i/>
                <w:iCs/>
                <w:color w:val="FFFFFF"/>
              </w:rPr>
              <w:t xml:space="preserve">: rodar o YOLOv8n em cada frame a 640×480 no processador da </w:t>
            </w:r>
            <w:proofErr w:type="spellStart"/>
            <w:r w:rsidRPr="00F861EB">
              <w:rPr>
                <w:rFonts w:eastAsia="Times New Roman"/>
                <w:i/>
                <w:iCs/>
                <w:color w:val="FFFFFF"/>
              </w:rPr>
              <w:t>Raspberry</w:t>
            </w:r>
            <w:proofErr w:type="spellEnd"/>
            <w:r w:rsidRPr="00F861EB">
              <w:rPr>
                <w:rFonts w:eastAsia="Times New Roman"/>
                <w:i/>
                <w:iCs/>
                <w:color w:val="FFFFFF"/>
              </w:rPr>
              <w:t xml:space="preserve"> Pi 5 normalmente entrega algo entre 3 e 8 FPS efetivos, mesmo pedindo </w:t>
            </w:r>
            <w:proofErr w:type="spellStart"/>
            <w:r w:rsidRPr="00F861EB">
              <w:rPr>
                <w:rFonts w:eastAsia="Times New Roman"/>
                <w:i/>
                <w:iCs/>
                <w:color w:val="FFFFFF"/>
              </w:rPr>
              <w:t>framerate</w:t>
            </w:r>
            <w:proofErr w:type="spellEnd"/>
            <w:r w:rsidRPr="00F861EB">
              <w:rPr>
                <w:rFonts w:eastAsia="Times New Roman"/>
                <w:i/>
                <w:iCs/>
                <w:color w:val="FFFFFF"/>
              </w:rPr>
              <w:t xml:space="preserve">=15 na captura — o </w:t>
            </w:r>
            <w:proofErr w:type="spellStart"/>
            <w:r w:rsidRPr="00F861EB">
              <w:rPr>
                <w:rFonts w:eastAsia="Times New Roman"/>
                <w:i/>
                <w:iCs/>
                <w:color w:val="FFFFFF"/>
              </w:rPr>
              <w:t>rpicam-vid</w:t>
            </w:r>
            <w:proofErr w:type="spellEnd"/>
            <w:r w:rsidRPr="00F861EB">
              <w:rPr>
                <w:rFonts w:eastAsia="Times New Roman"/>
                <w:i/>
                <w:iCs/>
                <w:color w:val="FFFFFF"/>
              </w:rPr>
              <w:t xml:space="preserve"> simplesmente bloqueia aguardando o Python consumir o frame anterior, então o vídeo fica mais lento, mas nunca acumula atraso descontrolado. Se quiser mais fluidez para fins de demonstração, teste reduzir a resolução (--</w:t>
            </w:r>
            <w:proofErr w:type="spellStart"/>
            <w:r w:rsidRPr="00F861EB">
              <w:rPr>
                <w:rFonts w:eastAsia="Times New Roman"/>
                <w:i/>
                <w:iCs/>
                <w:color w:val="FFFFFF"/>
              </w:rPr>
              <w:t>width</w:t>
            </w:r>
            <w:proofErr w:type="spellEnd"/>
            <w:r w:rsidRPr="00F861EB">
              <w:rPr>
                <w:rFonts w:eastAsia="Times New Roman"/>
                <w:i/>
                <w:iCs/>
                <w:color w:val="FFFFFF"/>
              </w:rPr>
              <w:t xml:space="preserve"> 480 --</w:t>
            </w:r>
            <w:proofErr w:type="spellStart"/>
            <w:r w:rsidRPr="00F861EB">
              <w:rPr>
                <w:rFonts w:eastAsia="Times New Roman"/>
                <w:i/>
                <w:iCs/>
                <w:color w:val="FFFFFF"/>
              </w:rPr>
              <w:t>height</w:t>
            </w:r>
            <w:proofErr w:type="spellEnd"/>
            <w:r w:rsidRPr="00F861EB">
              <w:rPr>
                <w:rFonts w:eastAsia="Times New Roman"/>
                <w:i/>
                <w:iCs/>
                <w:color w:val="FFFFFF"/>
              </w:rPr>
              <w:t xml:space="preserve"> 360 no comando do </w:t>
            </w:r>
            <w:proofErr w:type="spellStart"/>
            <w:r w:rsidRPr="00F861EB">
              <w:rPr>
                <w:rFonts w:eastAsia="Times New Roman"/>
                <w:i/>
                <w:iCs/>
                <w:color w:val="FFFFFF"/>
              </w:rPr>
              <w:t>rpicam-vid</w:t>
            </w:r>
            <w:proofErr w:type="spellEnd"/>
            <w:r w:rsidRPr="00F861EB">
              <w:rPr>
                <w:rFonts w:eastAsia="Times New Roman"/>
                <w:i/>
                <w:iCs/>
                <w:color w:val="FFFFFF"/>
              </w:rPr>
              <w:t xml:space="preserve">) ou usar um </w:t>
            </w:r>
            <w:proofErr w:type="spellStart"/>
            <w:r w:rsidRPr="00F861EB">
              <w:rPr>
                <w:rFonts w:eastAsia="Times New Roman"/>
                <w:i/>
                <w:iCs/>
                <w:color w:val="FFFFFF"/>
              </w:rPr>
              <w:t>confidence</w:t>
            </w:r>
            <w:proofErr w:type="spellEnd"/>
            <w:r w:rsidRPr="00F861EB">
              <w:rPr>
                <w:rFonts w:eastAsia="Times New Roman"/>
                <w:i/>
                <w:iCs/>
                <w:color w:val="FFFFFF"/>
              </w:rPr>
              <w:t xml:space="preserve"> mais alto para reduzir o pós-processamento de caixas.</w:t>
            </w:r>
          </w:p>
        </w:tc>
      </w:tr>
    </w:tbl>
    <w:p w14:paraId="16B76553" w14:textId="77777777" w:rsidR="00DA337A" w:rsidRDefault="00DA337A" w:rsidP="00DA337A">
      <w:pPr>
        <w:ind w:right="-1"/>
        <w:jc w:val="both"/>
      </w:pPr>
    </w:p>
    <w:p w14:paraId="14B6E138" w14:textId="77777777" w:rsidR="00DA337A" w:rsidRDefault="00DA337A" w:rsidP="00DA337A">
      <w:pPr>
        <w:ind w:right="-1"/>
        <w:jc w:val="both"/>
      </w:pPr>
    </w:p>
    <w:p w14:paraId="46EAE06F" w14:textId="77777777" w:rsidR="00DA337A" w:rsidRDefault="00DA337A" w:rsidP="00DA337A">
      <w:pPr>
        <w:ind w:right="-1"/>
        <w:jc w:val="both"/>
      </w:pPr>
    </w:p>
    <w:p w14:paraId="3BB0D9EA" w14:textId="77777777" w:rsidR="00DA337A" w:rsidRDefault="00DA337A" w:rsidP="00DA337A">
      <w:pPr>
        <w:ind w:right="-1"/>
        <w:jc w:val="both"/>
      </w:pPr>
    </w:p>
    <w:p w14:paraId="0AA4CCD0" w14:textId="77777777" w:rsidR="00DA337A" w:rsidRPr="006016C0" w:rsidRDefault="00DA337A" w:rsidP="00DA337A">
      <w:pPr>
        <w:ind w:right="-1"/>
        <w:jc w:val="both"/>
      </w:pPr>
    </w:p>
    <w:p w14:paraId="6F520321" w14:textId="77777777" w:rsidR="00DA337A" w:rsidRDefault="00DA337A" w:rsidP="00DA337A">
      <w:pPr>
        <w:ind w:right="-1"/>
        <w:jc w:val="both"/>
        <w:rPr>
          <w:rFonts w:eastAsia="MS Mincho"/>
          <w:b/>
          <w:bCs/>
          <w:color w:val="1FA2D6"/>
        </w:rPr>
      </w:pPr>
      <w:r>
        <w:rPr>
          <w:rFonts w:eastAsia="MS Mincho"/>
          <w:b/>
          <w:bCs/>
          <w:color w:val="1FA2D6"/>
        </w:rPr>
        <w:lastRenderedPageBreak/>
        <w:t xml:space="preserve">Tabela Atualizada de </w:t>
      </w:r>
      <w:proofErr w:type="spellStart"/>
      <w:r>
        <w:rPr>
          <w:rFonts w:eastAsia="MS Mincho"/>
          <w:b/>
          <w:bCs/>
          <w:color w:val="1FA2D6"/>
        </w:rPr>
        <w:t>Endpoints</w:t>
      </w:r>
      <w:proofErr w:type="spellEnd"/>
      <w:r>
        <w:rPr>
          <w:rFonts w:eastAsia="MS Mincho"/>
          <w:b/>
          <w:bCs/>
          <w:color w:val="1FA2D6"/>
        </w:rPr>
        <w:t xml:space="preserve"> da API</w:t>
      </w:r>
    </w:p>
    <w:tbl>
      <w:tblPr>
        <w:tblW w:w="973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0"/>
        <w:gridCol w:w="2470"/>
        <w:gridCol w:w="2318"/>
        <w:gridCol w:w="1623"/>
        <w:gridCol w:w="1899"/>
      </w:tblGrid>
      <w:tr w:rsidR="00DA337A" w:rsidRPr="002929B8" w14:paraId="228B54BC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84EF257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Método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7B3B611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Endpoint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45C886F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Descrição</w:t>
            </w:r>
            <w:proofErr w:type="spellEnd"/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</w:tcPr>
          <w:p w14:paraId="7CEAF77E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Retorno</w:t>
            </w:r>
            <w:proofErr w:type="spellEnd"/>
          </w:p>
          <w:p w14:paraId="5D258F90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</w:pP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vAlign w:val="center"/>
          </w:tcPr>
          <w:p w14:paraId="05016BA5" w14:textId="77777777" w:rsidR="00DA337A" w:rsidRPr="0051176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  <w:lang w:val="en-US"/>
              </w:rPr>
              <w:t>Observação</w:t>
            </w:r>
            <w:proofErr w:type="spellEnd"/>
          </w:p>
        </w:tc>
      </w:tr>
      <w:tr w:rsidR="00DA337A" w:rsidRPr="002929B8" w14:paraId="0F1ABFD8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63E8830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7FB75C0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health</w:t>
            </w:r>
            <w:proofErr w:type="spellEnd"/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4E11832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Verifica se a API e o modelo estão prontos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A2104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JSON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14AAE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-</w:t>
            </w:r>
          </w:p>
        </w:tc>
      </w:tr>
      <w:tr w:rsidR="00DA337A" w:rsidRPr="002929B8" w14:paraId="41F87129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03E71A7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69ABF47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9A8D5B1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Inferência em uma única imagem (base64 ou URL)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ACB68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JSON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A2209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-</w:t>
            </w:r>
          </w:p>
        </w:tc>
      </w:tr>
      <w:tr w:rsidR="00DA337A" w:rsidRPr="002929B8" w14:paraId="5A0F965E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31A0D14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974BAA4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image</w:t>
            </w:r>
            <w:proofErr w:type="spellEnd"/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E290184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262231">
              <w:rPr>
                <w:rFonts w:ascii="Abadi MT Std" w:eastAsia="Abadi MT Std" w:hAnsi="Abadi MT Std" w:cs="Abadi MT Std"/>
                <w:sz w:val="22"/>
                <w:szCs w:val="22"/>
              </w:rPr>
              <w:t>Retorna a imagem anotada com as caixas delimitadoras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BF9EC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Image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/jpeg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FABD4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-</w:t>
            </w:r>
          </w:p>
        </w:tc>
      </w:tr>
      <w:tr w:rsidR="00DA337A" w:rsidRPr="002929B8" w14:paraId="014F7816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23087064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15CC5ED5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camera</w:t>
            </w:r>
            <w:proofErr w:type="spellEnd"/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C5ED530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5178FA">
              <w:rPr>
                <w:rFonts w:ascii="Abadi MT Std" w:eastAsia="Abadi MT Std" w:hAnsi="Abadi MT Std" w:cs="Abadi MT Std"/>
                <w:sz w:val="22"/>
                <w:szCs w:val="22"/>
              </w:rPr>
              <w:t>Dispara a foto pela câmera física e retorna as detecções em JSON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57B0A" w14:textId="77777777" w:rsidR="00DA337A" w:rsidRPr="005178F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JSON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DF7FC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Abre e fecha a câmera a cada chamada</w:t>
            </w:r>
          </w:p>
        </w:tc>
      </w:tr>
      <w:tr w:rsidR="00DA337A" w:rsidRPr="002929B8" w14:paraId="6BB78A45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BE88EE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0898015C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/câmera/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image</w:t>
            </w:r>
            <w:proofErr w:type="spellEnd"/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A78DEC5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5178FA">
              <w:rPr>
                <w:rFonts w:ascii="Abadi MT Std" w:eastAsia="Abadi MT Std" w:hAnsi="Abadi MT Std" w:cs="Abadi MT Std"/>
                <w:sz w:val="22"/>
                <w:szCs w:val="22"/>
              </w:rPr>
              <w:t>Dispara a foto pela câmera física e renderiza a imagem anotada na web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6F5D3" w14:textId="77777777" w:rsidR="00DA337A" w:rsidRPr="005178F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Image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/jpeg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1535B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Abre e fecha a câmera a cada chamada</w:t>
            </w:r>
          </w:p>
        </w:tc>
      </w:tr>
      <w:tr w:rsidR="00DA337A" w:rsidRPr="002929B8" w14:paraId="5844EEF9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B406C74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18D93DA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/stream/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camera</w:t>
            </w:r>
            <w:proofErr w:type="spellEnd"/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F6DF9D2" w14:textId="77777777" w:rsidR="00DA337A" w:rsidRPr="005178F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Vídeo contínuo anotado, formato MJPEG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5CF39" w14:textId="77777777" w:rsidR="00DA337A" w:rsidRPr="005178F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multipart</w:t>
            </w:r>
            <w:proofErr w:type="spellEnd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/x-</w:t>
            </w:r>
            <w:proofErr w:type="spellStart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mixed</w:t>
            </w:r>
            <w:proofErr w:type="spellEnd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-</w:t>
            </w:r>
            <w:proofErr w:type="spellStart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replace</w:t>
            </w:r>
            <w:proofErr w:type="spellEnd"/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B80B1" w14:textId="77777777" w:rsidR="00DA337A" w:rsidRPr="005178F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D75065">
              <w:rPr>
                <w:rFonts w:ascii="Abadi MT Std" w:eastAsia="Abadi MT Std" w:hAnsi="Abadi MT Std" w:cs="Abadi MT Std"/>
                <w:sz w:val="22"/>
                <w:szCs w:val="22"/>
              </w:rPr>
              <w:t>Mantém a câmera aberta; um stream por vez</w:t>
            </w:r>
          </w:p>
        </w:tc>
      </w:tr>
      <w:tr w:rsidR="00DA337A" w:rsidRPr="002929B8" w14:paraId="5DD10D40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790BD37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6B7E35D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/stream/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view</w:t>
            </w:r>
            <w:proofErr w:type="spellEnd"/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479A2E57" w14:textId="77777777" w:rsidR="00DA337A" w:rsidRPr="005178F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Página HTML para visualizar /stream/</w:t>
            </w:r>
            <w:proofErr w:type="spellStart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camera</w:t>
            </w:r>
            <w:proofErr w:type="spellEnd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 xml:space="preserve"> no navegador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0AB5B" w14:textId="77777777" w:rsidR="00DA337A" w:rsidRPr="005178F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proofErr w:type="spellStart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text</w:t>
            </w:r>
            <w:proofErr w:type="spellEnd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 w:rsidRPr="004F559F">
              <w:rPr>
                <w:rFonts w:ascii="Abadi MT Std" w:eastAsia="Abadi MT Std" w:hAnsi="Abadi MT Std" w:cs="Abadi MT Std"/>
                <w:sz w:val="22"/>
                <w:szCs w:val="22"/>
              </w:rPr>
              <w:t>html</w:t>
            </w:r>
            <w:proofErr w:type="spellEnd"/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A7D2E" w14:textId="77777777" w:rsidR="00DA337A" w:rsidRPr="005178F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-</w:t>
            </w:r>
          </w:p>
        </w:tc>
      </w:tr>
      <w:tr w:rsidR="00DA337A" w:rsidRPr="002929B8" w14:paraId="4717F284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37F636CA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POST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BA0C024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predict</w:t>
            </w:r>
            <w:proofErr w:type="spellEnd"/>
            <w:r>
              <w:rPr>
                <w:rFonts w:ascii="Abadi MT Std" w:eastAsia="Abadi MT Std" w:hAnsi="Abadi MT Std" w:cs="Abadi MT Std"/>
                <w:sz w:val="22"/>
                <w:szCs w:val="22"/>
              </w:rPr>
              <w:t>/batch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60F82055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Inferência em lote (lista de imagens)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D5571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JSON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38D7D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-</w:t>
            </w:r>
          </w:p>
        </w:tc>
      </w:tr>
      <w:tr w:rsidR="00DA337A" w:rsidRPr="002929B8" w14:paraId="1E3A1A4F" w14:textId="77777777" w:rsidTr="004D3CC0">
        <w:trPr>
          <w:trHeight w:val="435"/>
        </w:trPr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8B5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CBF8066" w14:textId="77777777" w:rsidR="00DA337A" w:rsidRPr="0051176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b/>
                <w:bCs/>
                <w:color w:val="FFFFFF"/>
                <w:sz w:val="22"/>
                <w:szCs w:val="22"/>
              </w:rPr>
              <w:t>GET</w:t>
            </w:r>
          </w:p>
        </w:tc>
        <w:tc>
          <w:tcPr>
            <w:tcW w:w="2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59ADD013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/</w:t>
            </w:r>
            <w:proofErr w:type="spellStart"/>
            <w:r>
              <w:rPr>
                <w:rFonts w:ascii="Abadi MT Std" w:eastAsia="Abadi MT Std" w:hAnsi="Abadi MT Std" w:cs="Abadi MT Std"/>
                <w:sz w:val="22"/>
                <w:szCs w:val="22"/>
              </w:rPr>
              <w:t>metrics</w:t>
            </w:r>
            <w:proofErr w:type="spellEnd"/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 w14:paraId="7C144F07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Contadores de requisições e latência média</w:t>
            </w:r>
          </w:p>
        </w:tc>
        <w:tc>
          <w:tcPr>
            <w:tcW w:w="16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8AF7D" w14:textId="77777777" w:rsidR="00DA337A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JSON</w:t>
            </w:r>
          </w:p>
        </w:tc>
        <w:tc>
          <w:tcPr>
            <w:tcW w:w="1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11045" w14:textId="77777777" w:rsidR="00DA337A" w:rsidRPr="002929B8" w:rsidRDefault="00DA337A" w:rsidP="00DA337A">
            <w:pPr>
              <w:spacing w:after="200" w:line="240" w:lineRule="auto"/>
              <w:ind w:right="-1"/>
              <w:jc w:val="center"/>
              <w:rPr>
                <w:rFonts w:ascii="Abadi MT Std" w:eastAsia="Abadi MT Std" w:hAnsi="Abadi MT Std" w:cs="Abadi MT Std"/>
                <w:sz w:val="22"/>
                <w:szCs w:val="22"/>
              </w:rPr>
            </w:pPr>
            <w:r>
              <w:rPr>
                <w:rFonts w:ascii="Abadi MT Std" w:eastAsia="Abadi MT Std" w:hAnsi="Abadi MT Std" w:cs="Abadi MT Std"/>
                <w:sz w:val="22"/>
                <w:szCs w:val="22"/>
              </w:rPr>
              <w:t>-</w:t>
            </w:r>
          </w:p>
        </w:tc>
      </w:tr>
    </w:tbl>
    <w:p w14:paraId="36100A1D" w14:textId="77777777" w:rsidR="00DA337A" w:rsidRDefault="00DA337A" w:rsidP="00DA337A">
      <w:pPr>
        <w:ind w:right="-1"/>
      </w:pPr>
    </w:p>
    <w:p w14:paraId="0520F6D0" w14:textId="77777777" w:rsidR="00B6474E" w:rsidRPr="00792FDB" w:rsidRDefault="00B6474E" w:rsidP="00B6474E">
      <w:pPr>
        <w:ind w:right="-1"/>
        <w:jc w:val="both"/>
      </w:pPr>
      <w:r>
        <w:t xml:space="preserve">Agora liste todos os containers ativos na sua </w:t>
      </w:r>
      <w:proofErr w:type="spellStart"/>
      <w:r>
        <w:t>Raspberry</w:t>
      </w:r>
      <w:proofErr w:type="spellEnd"/>
      <w:r>
        <w:t xml:space="preserve"> Pi 5 através do comando:</w:t>
      </w:r>
    </w:p>
    <w:p w14:paraId="5CA94055" w14:textId="77777777" w:rsidR="00B6474E" w:rsidRDefault="00B6474E" w:rsidP="00B6474E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proofErr w:type="spellStart"/>
      <w:r>
        <w:rPr>
          <w:szCs w:val="24"/>
        </w:rPr>
        <w:t>docker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ps</w:t>
      </w:r>
      <w:proofErr w:type="spellEnd"/>
    </w:p>
    <w:p w14:paraId="6415F49D" w14:textId="77777777" w:rsidR="00B6474E" w:rsidRDefault="00B6474E" w:rsidP="00B6474E">
      <w:pPr>
        <w:ind w:right="-1"/>
        <w:jc w:val="both"/>
      </w:pPr>
      <w:r>
        <w:tab/>
      </w:r>
    </w:p>
    <w:p w14:paraId="39560EEA" w14:textId="77777777" w:rsidR="00B6474E" w:rsidRDefault="00B6474E" w:rsidP="00B6474E">
      <w:pPr>
        <w:ind w:right="-1"/>
        <w:jc w:val="both"/>
      </w:pPr>
      <w:r>
        <w:t>Se houver algum container ativo, finalize-o através do comando:</w:t>
      </w:r>
    </w:p>
    <w:p w14:paraId="358705B8" w14:textId="77777777" w:rsidR="00B6474E" w:rsidRPr="002716A1" w:rsidRDefault="00B6474E" w:rsidP="00B6474E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docker stop $(docker </w:t>
      </w:r>
      <w:proofErr w:type="spellStart"/>
      <w:r w:rsidRPr="002716A1">
        <w:rPr>
          <w:szCs w:val="24"/>
          <w:lang w:val="en-US"/>
        </w:rPr>
        <w:t>ps</w:t>
      </w:r>
      <w:proofErr w:type="spellEnd"/>
      <w:r w:rsidRPr="002716A1">
        <w:rPr>
          <w:szCs w:val="24"/>
          <w:lang w:val="en-US"/>
        </w:rPr>
        <w:t xml:space="preserve"> -q)</w:t>
      </w:r>
    </w:p>
    <w:p w14:paraId="17F32E1A" w14:textId="77777777" w:rsidR="00B6474E" w:rsidRPr="00792FDB" w:rsidRDefault="00B6474E">
      <w:pPr>
        <w:pStyle w:val="PargrafodaLista"/>
        <w:numPr>
          <w:ilvl w:val="0"/>
          <w:numId w:val="2"/>
        </w:numPr>
        <w:ind w:left="0" w:right="-1" w:firstLine="0"/>
        <w:jc w:val="both"/>
      </w:pPr>
      <w:proofErr w:type="spellStart"/>
      <w:r w:rsidRPr="0011752E">
        <w:t>docker</w:t>
      </w:r>
      <w:proofErr w:type="spellEnd"/>
      <w:r w:rsidRPr="0011752E">
        <w:t xml:space="preserve"> </w:t>
      </w:r>
      <w:proofErr w:type="spellStart"/>
      <w:r w:rsidRPr="0011752E">
        <w:t>ps</w:t>
      </w:r>
      <w:proofErr w:type="spellEnd"/>
      <w:r w:rsidRPr="0011752E">
        <w:t xml:space="preserve"> -q:</w:t>
      </w:r>
      <w:r w:rsidRPr="00792FDB">
        <w:t xml:space="preserve"> Lista apenas os </w:t>
      </w:r>
      <w:proofErr w:type="spellStart"/>
      <w:r w:rsidRPr="00792FDB">
        <w:t>IDs</w:t>
      </w:r>
      <w:proofErr w:type="spellEnd"/>
      <w:r w:rsidRPr="00792FDB">
        <w:t xml:space="preserve"> de todos os containers ativos no momento.</w:t>
      </w:r>
    </w:p>
    <w:p w14:paraId="673C4F25" w14:textId="77777777" w:rsidR="00B6474E" w:rsidRDefault="00B6474E">
      <w:pPr>
        <w:pStyle w:val="PargrafodaLista"/>
        <w:numPr>
          <w:ilvl w:val="0"/>
          <w:numId w:val="2"/>
        </w:numPr>
        <w:ind w:left="0" w:right="-1" w:firstLine="0"/>
        <w:jc w:val="both"/>
      </w:pPr>
      <w:proofErr w:type="spellStart"/>
      <w:r w:rsidRPr="0011752E">
        <w:lastRenderedPageBreak/>
        <w:t>docker</w:t>
      </w:r>
      <w:proofErr w:type="spellEnd"/>
      <w:r w:rsidRPr="0011752E">
        <w:t xml:space="preserve"> stop:</w:t>
      </w:r>
      <w:r w:rsidRPr="00792FDB">
        <w:t xml:space="preserve"> Envia o sinal de encerramento seguro (</w:t>
      </w:r>
      <w:r w:rsidRPr="00792FDB">
        <w:rPr>
          <w:i/>
          <w:iCs/>
        </w:rPr>
        <w:t>SIGTERM</w:t>
      </w:r>
      <w:r w:rsidRPr="00792FDB">
        <w:t xml:space="preserve">) para cada um desses </w:t>
      </w:r>
      <w:proofErr w:type="spellStart"/>
      <w:r w:rsidRPr="00792FDB">
        <w:t>IDs</w:t>
      </w:r>
      <w:proofErr w:type="spellEnd"/>
      <w:r w:rsidRPr="00792FDB">
        <w:t>.</w:t>
      </w:r>
    </w:p>
    <w:p w14:paraId="0FB52506" w14:textId="77777777" w:rsidR="00B6474E" w:rsidRPr="00D75065" w:rsidRDefault="00B6474E" w:rsidP="00B6474E">
      <w:pPr>
        <w:ind w:right="-1"/>
        <w:jc w:val="both"/>
      </w:pPr>
    </w:p>
    <w:p w14:paraId="3359FDD8" w14:textId="77777777" w:rsidR="00B6474E" w:rsidRDefault="00B6474E" w:rsidP="00B6474E">
      <w:pPr>
        <w:ind w:right="-1"/>
        <w:jc w:val="both"/>
      </w:pPr>
      <w:r w:rsidRPr="00792FDB">
        <w:t>Outros comandos globais úteis:</w:t>
      </w:r>
    </w:p>
    <w:p w14:paraId="1E6C16D2" w14:textId="77777777" w:rsidR="00B6474E" w:rsidRDefault="00B6474E">
      <w:pPr>
        <w:numPr>
          <w:ilvl w:val="0"/>
          <w:numId w:val="2"/>
        </w:numPr>
        <w:ind w:left="0" w:right="-1" w:firstLine="0"/>
        <w:jc w:val="both"/>
      </w:pPr>
      <w:r w:rsidRPr="00792FDB">
        <w:t>Forçar o encerramento imediato de todos os containers ativos:</w:t>
      </w:r>
    </w:p>
    <w:p w14:paraId="33B4377A" w14:textId="77777777" w:rsidR="00B6474E" w:rsidRPr="002716A1" w:rsidRDefault="00B6474E" w:rsidP="00B6474E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docker kill $(docker </w:t>
      </w:r>
      <w:proofErr w:type="spellStart"/>
      <w:r w:rsidRPr="002716A1">
        <w:rPr>
          <w:szCs w:val="24"/>
          <w:lang w:val="en-US"/>
        </w:rPr>
        <w:t>ps</w:t>
      </w:r>
      <w:proofErr w:type="spellEnd"/>
      <w:r w:rsidRPr="002716A1">
        <w:rPr>
          <w:szCs w:val="24"/>
          <w:lang w:val="en-US"/>
        </w:rPr>
        <w:t xml:space="preserve"> -q)</w:t>
      </w:r>
    </w:p>
    <w:p w14:paraId="23C11E36" w14:textId="77777777" w:rsidR="00B6474E" w:rsidRDefault="00B6474E">
      <w:pPr>
        <w:pStyle w:val="PargrafodaLista"/>
        <w:numPr>
          <w:ilvl w:val="0"/>
          <w:numId w:val="2"/>
        </w:numPr>
        <w:ind w:left="0" w:right="-1" w:firstLine="0"/>
        <w:jc w:val="both"/>
      </w:pPr>
      <w:r w:rsidRPr="00792FDB">
        <w:t>Remover todos os containers parados do sistema:</w:t>
      </w:r>
    </w:p>
    <w:p w14:paraId="42B0BDC2" w14:textId="77777777" w:rsidR="00B6474E" w:rsidRPr="002716A1" w:rsidRDefault="00B6474E" w:rsidP="00B6474E">
      <w:pPr>
        <w:pStyle w:val="CodeDark"/>
        <w:pBdr>
          <w:bottom w:val="single" w:sz="4" w:space="0" w:color="949494" w:shadow="1"/>
        </w:pBdr>
        <w:ind w:right="-1"/>
        <w:rPr>
          <w:szCs w:val="24"/>
          <w:lang w:val="en-US"/>
        </w:rPr>
      </w:pPr>
      <w:r w:rsidRPr="002716A1">
        <w:rPr>
          <w:szCs w:val="24"/>
          <w:lang w:val="en-US"/>
        </w:rPr>
        <w:t xml:space="preserve">docker rm $(docker </w:t>
      </w:r>
      <w:proofErr w:type="spellStart"/>
      <w:r w:rsidRPr="002716A1">
        <w:rPr>
          <w:szCs w:val="24"/>
          <w:lang w:val="en-US"/>
        </w:rPr>
        <w:t>ps</w:t>
      </w:r>
      <w:proofErr w:type="spellEnd"/>
      <w:r w:rsidRPr="002716A1">
        <w:rPr>
          <w:szCs w:val="24"/>
          <w:lang w:val="en-US"/>
        </w:rPr>
        <w:t xml:space="preserve"> -</w:t>
      </w:r>
      <w:proofErr w:type="spellStart"/>
      <w:r w:rsidRPr="002716A1">
        <w:rPr>
          <w:szCs w:val="24"/>
          <w:lang w:val="en-US"/>
        </w:rPr>
        <w:t>aq</w:t>
      </w:r>
      <w:proofErr w:type="spellEnd"/>
      <w:r w:rsidRPr="002716A1">
        <w:rPr>
          <w:szCs w:val="24"/>
          <w:lang w:val="en-US"/>
        </w:rPr>
        <w:t>)</w:t>
      </w:r>
    </w:p>
    <w:p w14:paraId="116C818A" w14:textId="77777777" w:rsidR="00B6474E" w:rsidRDefault="00B6474E">
      <w:pPr>
        <w:pStyle w:val="PargrafodaLista"/>
        <w:numPr>
          <w:ilvl w:val="0"/>
          <w:numId w:val="2"/>
        </w:numPr>
        <w:ind w:left="0" w:right="-1" w:firstLine="0"/>
        <w:jc w:val="both"/>
      </w:pPr>
      <w:r w:rsidRPr="00792FDB">
        <w:t>Limpeza completa de containers parados, redes não utilizadas e cache:</w:t>
      </w:r>
    </w:p>
    <w:p w14:paraId="0AB2383E" w14:textId="77777777" w:rsidR="00B6474E" w:rsidRDefault="00B6474E" w:rsidP="00B6474E">
      <w:pPr>
        <w:pStyle w:val="CodeDark"/>
        <w:pBdr>
          <w:bottom w:val="single" w:sz="4" w:space="0" w:color="949494" w:shadow="1"/>
        </w:pBdr>
        <w:ind w:right="-1"/>
        <w:rPr>
          <w:szCs w:val="24"/>
        </w:rPr>
      </w:pPr>
      <w:proofErr w:type="spellStart"/>
      <w:r w:rsidRPr="00792FDB">
        <w:rPr>
          <w:szCs w:val="24"/>
        </w:rPr>
        <w:t>docker</w:t>
      </w:r>
      <w:proofErr w:type="spellEnd"/>
      <w:r w:rsidRPr="00792FDB">
        <w:rPr>
          <w:szCs w:val="24"/>
        </w:rPr>
        <w:t xml:space="preserve"> system </w:t>
      </w:r>
      <w:proofErr w:type="spellStart"/>
      <w:r w:rsidRPr="00792FDB">
        <w:rPr>
          <w:szCs w:val="24"/>
        </w:rPr>
        <w:t>prune</w:t>
      </w:r>
      <w:proofErr w:type="spellEnd"/>
    </w:p>
    <w:p w14:paraId="444AD02C" w14:textId="77777777" w:rsidR="00B6474E" w:rsidRDefault="00B6474E" w:rsidP="00DA337A">
      <w:pPr>
        <w:ind w:right="-1"/>
      </w:pPr>
    </w:p>
    <w:p w14:paraId="2060C3F8" w14:textId="77777777" w:rsidR="00DA337A" w:rsidRPr="00D75065" w:rsidRDefault="00DA337A" w:rsidP="00DA337A">
      <w:pPr>
        <w:ind w:right="-1"/>
        <w:jc w:val="both"/>
        <w:rPr>
          <w:b/>
          <w:bCs/>
        </w:rPr>
      </w:pPr>
      <w:r w:rsidRPr="00D75065">
        <w:rPr>
          <w:b/>
          <w:bCs/>
        </w:rPr>
        <w:t>Conclusão</w:t>
      </w:r>
    </w:p>
    <w:p w14:paraId="1BB77695" w14:textId="79A4502F" w:rsidR="00DA337A" w:rsidRDefault="00DA337A" w:rsidP="00DA337A">
      <w:pPr>
        <w:ind w:right="-1"/>
        <w:jc w:val="both"/>
      </w:pPr>
      <w:r w:rsidRPr="00D75065">
        <w:t xml:space="preserve">Com o streaming MJPEG, a API deixa de responder apenas a eventos pontuais e passa a operar em modo contínuo, transformando a </w:t>
      </w:r>
      <w:proofErr w:type="spellStart"/>
      <w:r w:rsidRPr="00D75065">
        <w:t>Raspberry</w:t>
      </w:r>
      <w:proofErr w:type="spellEnd"/>
      <w:r w:rsidRPr="00D75065">
        <w:t xml:space="preserve"> Pi 5 em uma câmera de vigilância inteligente que processa e anota a cena em tempo real</w:t>
      </w:r>
      <w:r>
        <w:t>,</w:t>
      </w:r>
      <w:r w:rsidRPr="00D75065">
        <w:t xml:space="preserve"> sem exigir nenhuma infraestrutura de front-</w:t>
      </w:r>
      <w:proofErr w:type="spellStart"/>
      <w:r w:rsidRPr="00D75065">
        <w:t>end</w:t>
      </w:r>
      <w:proofErr w:type="spellEnd"/>
      <w:r w:rsidRPr="00D75065">
        <w:t xml:space="preserve"> além de uma </w:t>
      </w:r>
      <w:proofErr w:type="spellStart"/>
      <w:r w:rsidRPr="00D75065">
        <w:t>tag</w:t>
      </w:r>
      <w:proofErr w:type="spellEnd"/>
      <w:r w:rsidRPr="00D75065">
        <w:t xml:space="preserve"> </w:t>
      </w:r>
      <w:r w:rsidRPr="00D75065">
        <w:rPr>
          <w:rFonts w:ascii="Courier New" w:hAnsi="Courier New"/>
          <w:color w:val="auto"/>
          <w:sz w:val="24"/>
          <w:szCs w:val="24"/>
        </w:rPr>
        <w:t>&lt;</w:t>
      </w:r>
      <w:proofErr w:type="spellStart"/>
      <w:r w:rsidRPr="00D75065">
        <w:rPr>
          <w:rFonts w:ascii="Courier New" w:hAnsi="Courier New"/>
          <w:color w:val="auto"/>
          <w:sz w:val="24"/>
          <w:szCs w:val="24"/>
        </w:rPr>
        <w:t>img</w:t>
      </w:r>
      <w:proofErr w:type="spellEnd"/>
      <w:r w:rsidRPr="00D75065">
        <w:rPr>
          <w:rFonts w:ascii="Courier New" w:hAnsi="Courier New"/>
          <w:color w:val="auto"/>
          <w:sz w:val="24"/>
          <w:szCs w:val="24"/>
        </w:rPr>
        <w:t>&gt;</w:t>
      </w:r>
      <w:r w:rsidRPr="00D75065">
        <w:t>. O padrão de captura por subprocesso persistente (</w:t>
      </w:r>
      <w:proofErr w:type="spellStart"/>
      <w:r w:rsidRPr="00D75065">
        <w:rPr>
          <w:rFonts w:ascii="Courier New" w:hAnsi="Courier New"/>
          <w:color w:val="auto"/>
          <w:sz w:val="24"/>
          <w:szCs w:val="24"/>
        </w:rPr>
        <w:t>rpicam-vid</w:t>
      </w:r>
      <w:proofErr w:type="spellEnd"/>
      <w:r w:rsidRPr="00D75065">
        <w:t xml:space="preserve"> de vida longa, lido em streaming) evita o custo de reinicializar o pipeline do sensor a cada frame, que seria proibitivo se replicássemos a abordagem de </w:t>
      </w:r>
      <w:proofErr w:type="spellStart"/>
      <w:r w:rsidRPr="00D75065">
        <w:rPr>
          <w:rFonts w:ascii="Courier New" w:hAnsi="Courier New"/>
          <w:color w:val="auto"/>
          <w:sz w:val="24"/>
          <w:szCs w:val="24"/>
        </w:rPr>
        <w:t>rpicam</w:t>
      </w:r>
      <w:proofErr w:type="spellEnd"/>
      <w:r w:rsidRPr="00D75065">
        <w:rPr>
          <w:rFonts w:ascii="Courier New" w:hAnsi="Courier New"/>
          <w:color w:val="auto"/>
          <w:sz w:val="24"/>
          <w:szCs w:val="24"/>
        </w:rPr>
        <w:t>-still</w:t>
      </w:r>
      <w:r w:rsidRPr="00D75065">
        <w:t xml:space="preserve"> do </w:t>
      </w:r>
      <w:proofErr w:type="spellStart"/>
      <w:r w:rsidRPr="00D75065">
        <w:t>endpoint</w:t>
      </w:r>
      <w:proofErr w:type="spellEnd"/>
      <w:r w:rsidRPr="00D75065">
        <w:t xml:space="preserve"> de snapshot. Esse mesmo padrão</w:t>
      </w:r>
      <w:r>
        <w:t>,</w:t>
      </w:r>
      <w:r w:rsidRPr="00D75065">
        <w:t xml:space="preserve"> processo de captura de vida longa + </w:t>
      </w:r>
      <w:proofErr w:type="spellStart"/>
      <w:r w:rsidRPr="00D75065">
        <w:t>lock</w:t>
      </w:r>
      <w:proofErr w:type="spellEnd"/>
      <w:r w:rsidRPr="00D75065">
        <w:t xml:space="preserve"> de exclusividade de hardware</w:t>
      </w:r>
      <w:r>
        <w:t>,</w:t>
      </w:r>
      <w:r w:rsidRPr="00D75065">
        <w:t xml:space="preserve"> é a base conceitual para integrações mais avançadas de Edge AI, como streaming via RTSP/</w:t>
      </w:r>
      <w:proofErr w:type="spellStart"/>
      <w:r w:rsidRPr="00D75065">
        <w:t>WebRTC</w:t>
      </w:r>
      <w:proofErr w:type="spellEnd"/>
      <w:r w:rsidRPr="00D75065">
        <w:t xml:space="preserve"> ou pipelines </w:t>
      </w:r>
      <w:proofErr w:type="spellStart"/>
      <w:r w:rsidRPr="00D75065">
        <w:t>multi-câmera</w:t>
      </w:r>
      <w:proofErr w:type="spellEnd"/>
      <w:r w:rsidRPr="00D75065">
        <w:t>.</w:t>
      </w:r>
    </w:p>
    <w:p w14:paraId="684CFC3B" w14:textId="77777777" w:rsidR="00DA337A" w:rsidRPr="00792FDB" w:rsidRDefault="00DA337A" w:rsidP="00DA337A">
      <w:pPr>
        <w:ind w:right="-1"/>
        <w:jc w:val="both"/>
      </w:pPr>
    </w:p>
    <w:p w14:paraId="6C7555EC" w14:textId="77777777" w:rsidR="00DA337A" w:rsidRDefault="00DA337A" w:rsidP="00DA337A">
      <w:pPr>
        <w:ind w:right="-1"/>
        <w:jc w:val="both"/>
      </w:pPr>
    </w:p>
    <w:p w14:paraId="6C6E2D8D" w14:textId="77777777" w:rsidR="00DA337A" w:rsidRDefault="00DA337A" w:rsidP="00DA337A">
      <w:pPr>
        <w:ind w:right="-1"/>
        <w:jc w:val="both"/>
      </w:pPr>
    </w:p>
    <w:p w14:paraId="0DED3BD3" w14:textId="77777777" w:rsidR="00654D4F" w:rsidRDefault="00654D4F" w:rsidP="00DA337A">
      <w:pPr>
        <w:ind w:right="-1"/>
      </w:pPr>
    </w:p>
    <w:sectPr w:rsidR="00654D4F" w:rsidSect="00DA337A">
      <w:pgSz w:w="11906" w:h="16838"/>
      <w:pgMar w:top="1417" w:right="1133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MT St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72.8pt;height:84pt" o:bullet="t">
        <v:imagedata r:id="rId1" o:title="Image20260224130718"/>
      </v:shape>
    </w:pict>
  </w:numPicBullet>
  <w:abstractNum w:abstractNumId="0" w15:restartNumberingAfterBreak="0">
    <w:nsid w:val="FFFFFF89"/>
    <w:multiLevelType w:val="singleLevel"/>
    <w:tmpl w:val="EB60598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60368"/>
    <w:multiLevelType w:val="multilevel"/>
    <w:tmpl w:val="4A2AA4FA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2" w15:restartNumberingAfterBreak="0">
    <w:nsid w:val="084440ED"/>
    <w:multiLevelType w:val="multilevel"/>
    <w:tmpl w:val="2214B780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8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8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8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8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  <w:sz w:val="20"/>
      </w:rPr>
    </w:lvl>
  </w:abstractNum>
  <w:abstractNum w:abstractNumId="3" w15:restartNumberingAfterBreak="0">
    <w:nsid w:val="0E24322A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6416"/>
    <w:multiLevelType w:val="multilevel"/>
    <w:tmpl w:val="FC20FAE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."/>
      <w:lvlJc w:val="left"/>
      <w:pPr>
        <w:ind w:left="1788" w:hanging="360"/>
      </w:pPr>
    </w:lvl>
    <w:lvl w:ilvl="2">
      <w:start w:val="1"/>
      <w:numFmt w:val="decimal"/>
      <w:lvlText w:val="."/>
      <w:lvlJc w:val="left"/>
      <w:pPr>
        <w:ind w:left="2508" w:hanging="360"/>
      </w:pPr>
    </w:lvl>
    <w:lvl w:ilvl="3">
      <w:start w:val="1"/>
      <w:numFmt w:val="decimal"/>
      <w:lvlText w:val="."/>
      <w:lvlJc w:val="left"/>
      <w:pPr>
        <w:ind w:left="3228" w:hanging="360"/>
      </w:pPr>
    </w:lvl>
    <w:lvl w:ilvl="4">
      <w:start w:val="1"/>
      <w:numFmt w:val="decimal"/>
      <w:lvlText w:val="."/>
      <w:lvlJc w:val="left"/>
      <w:pPr>
        <w:ind w:left="3948" w:hanging="360"/>
      </w:pPr>
    </w:lvl>
    <w:lvl w:ilvl="5">
      <w:start w:val="1"/>
      <w:numFmt w:val="decimal"/>
      <w:lvlText w:val="."/>
      <w:lvlJc w:val="left"/>
      <w:pPr>
        <w:ind w:left="4668" w:hanging="360"/>
      </w:pPr>
    </w:lvl>
    <w:lvl w:ilvl="6">
      <w:start w:val="1"/>
      <w:numFmt w:val="decimal"/>
      <w:lvlText w:val="."/>
      <w:lvlJc w:val="left"/>
      <w:pPr>
        <w:ind w:left="5388" w:hanging="360"/>
      </w:pPr>
    </w:lvl>
    <w:lvl w:ilvl="7">
      <w:start w:val="1"/>
      <w:numFmt w:val="decimal"/>
      <w:lvlText w:val="."/>
      <w:lvlJc w:val="left"/>
      <w:pPr>
        <w:ind w:left="6108" w:hanging="360"/>
      </w:pPr>
    </w:lvl>
    <w:lvl w:ilvl="8">
      <w:start w:val="1"/>
      <w:numFmt w:val="decimal"/>
      <w:lvlText w:val="."/>
      <w:lvlJc w:val="left"/>
      <w:pPr>
        <w:ind w:left="6828" w:hanging="360"/>
      </w:pPr>
    </w:lvl>
  </w:abstractNum>
  <w:abstractNum w:abstractNumId="5" w15:restartNumberingAfterBreak="0">
    <w:nsid w:val="15CD050A"/>
    <w:multiLevelType w:val="multilevel"/>
    <w:tmpl w:val="FAE026C0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8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8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8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8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  <w:sz w:val="20"/>
      </w:rPr>
    </w:lvl>
  </w:abstractNum>
  <w:abstractNum w:abstractNumId="6" w15:restartNumberingAfterBreak="0">
    <w:nsid w:val="19323EBC"/>
    <w:multiLevelType w:val="multilevel"/>
    <w:tmpl w:val="FA925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1C357C"/>
    <w:multiLevelType w:val="multilevel"/>
    <w:tmpl w:val="E52E9C9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bullet"/>
      <w:lvlText w:val=""/>
      <w:lvlPicBulletId w:val="0"/>
      <w:lvlJc w:val="center"/>
      <w:pPr>
        <w:ind w:left="1788" w:hanging="360"/>
      </w:pPr>
      <w:rPr>
        <w:rFonts w:ascii="Symbol" w:hAnsi="Symbol" w:hint="default"/>
        <w:color w:val="auto"/>
        <w:sz w:val="20"/>
        <w:szCs w:val="20"/>
      </w:rPr>
    </w:lvl>
    <w:lvl w:ilvl="2">
      <w:start w:val="1"/>
      <w:numFmt w:val="decimal"/>
      <w:lvlText w:val="."/>
      <w:lvlJc w:val="left"/>
      <w:pPr>
        <w:ind w:left="2508" w:hanging="360"/>
      </w:pPr>
    </w:lvl>
    <w:lvl w:ilvl="3">
      <w:start w:val="1"/>
      <w:numFmt w:val="decimal"/>
      <w:lvlText w:val="."/>
      <w:lvlJc w:val="left"/>
      <w:pPr>
        <w:ind w:left="3228" w:hanging="360"/>
      </w:pPr>
    </w:lvl>
    <w:lvl w:ilvl="4">
      <w:start w:val="1"/>
      <w:numFmt w:val="decimal"/>
      <w:lvlText w:val="."/>
      <w:lvlJc w:val="left"/>
      <w:pPr>
        <w:ind w:left="3948" w:hanging="360"/>
      </w:pPr>
    </w:lvl>
    <w:lvl w:ilvl="5">
      <w:start w:val="1"/>
      <w:numFmt w:val="decimal"/>
      <w:lvlText w:val="."/>
      <w:lvlJc w:val="left"/>
      <w:pPr>
        <w:ind w:left="4668" w:hanging="360"/>
      </w:pPr>
    </w:lvl>
    <w:lvl w:ilvl="6">
      <w:start w:val="1"/>
      <w:numFmt w:val="decimal"/>
      <w:lvlText w:val="."/>
      <w:lvlJc w:val="left"/>
      <w:pPr>
        <w:ind w:left="5388" w:hanging="360"/>
      </w:pPr>
    </w:lvl>
    <w:lvl w:ilvl="7">
      <w:start w:val="1"/>
      <w:numFmt w:val="decimal"/>
      <w:lvlText w:val="."/>
      <w:lvlJc w:val="left"/>
      <w:pPr>
        <w:ind w:left="6108" w:hanging="360"/>
      </w:pPr>
    </w:lvl>
    <w:lvl w:ilvl="8">
      <w:start w:val="1"/>
      <w:numFmt w:val="decimal"/>
      <w:lvlText w:val="."/>
      <w:lvlJc w:val="left"/>
      <w:pPr>
        <w:ind w:left="6828" w:hanging="360"/>
      </w:pPr>
    </w:lvl>
  </w:abstractNum>
  <w:abstractNum w:abstractNumId="8" w15:restartNumberingAfterBreak="0">
    <w:nsid w:val="2D3D4871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F4564"/>
    <w:multiLevelType w:val="multilevel"/>
    <w:tmpl w:val="A2447EA6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○"/>
      <w:lvlJc w:val="left"/>
      <w:pPr>
        <w:ind w:left="1428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DD0590B"/>
    <w:multiLevelType w:val="multilevel"/>
    <w:tmpl w:val="A67C6FD6"/>
    <w:styleLink w:val="LFO1"/>
    <w:lvl w:ilvl="0">
      <w:numFmt w:val="bullet"/>
      <w:pStyle w:val="Commarcadores1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1" w15:restartNumberingAfterBreak="0">
    <w:nsid w:val="4F3867C5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77706"/>
    <w:multiLevelType w:val="multilevel"/>
    <w:tmpl w:val="B72CA0CC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"/>
      <w:lvlJc w:val="left"/>
      <w:pPr>
        <w:ind w:left="1788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508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948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668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6108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828" w:hanging="360"/>
      </w:pPr>
      <w:rPr>
        <w:rFonts w:ascii="Symbol" w:hAnsi="Symbol"/>
        <w:sz w:val="20"/>
      </w:rPr>
    </w:lvl>
  </w:abstractNum>
  <w:abstractNum w:abstractNumId="13" w15:restartNumberingAfterBreak="0">
    <w:nsid w:val="52C75711"/>
    <w:multiLevelType w:val="multilevel"/>
    <w:tmpl w:val="14369FFA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4" w15:restartNumberingAfterBreak="0">
    <w:nsid w:val="57D54647"/>
    <w:multiLevelType w:val="multilevel"/>
    <w:tmpl w:val="59965506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5" w15:restartNumberingAfterBreak="0">
    <w:nsid w:val="58A91327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A059F"/>
    <w:multiLevelType w:val="multilevel"/>
    <w:tmpl w:val="20108DA2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8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8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8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8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  <w:sz w:val="20"/>
      </w:rPr>
    </w:lvl>
  </w:abstractNum>
  <w:abstractNum w:abstractNumId="17" w15:restartNumberingAfterBreak="0">
    <w:nsid w:val="5B4B264C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14040C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07513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C37FC"/>
    <w:multiLevelType w:val="multilevel"/>
    <w:tmpl w:val="04661520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>
      <w:start w:val="1"/>
      <w:numFmt w:val="bullet"/>
      <w:lvlText w:val=""/>
      <w:lvlPicBulletId w:val="0"/>
      <w:lvlJc w:val="center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12682"/>
    <w:multiLevelType w:val="multilevel"/>
    <w:tmpl w:val="C78858AC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22" w15:restartNumberingAfterBreak="0">
    <w:nsid w:val="653446EE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67F80"/>
    <w:multiLevelType w:val="multilevel"/>
    <w:tmpl w:val="BDC6E634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24" w15:restartNumberingAfterBreak="0">
    <w:nsid w:val="6AD94ACB"/>
    <w:multiLevelType w:val="hybridMultilevel"/>
    <w:tmpl w:val="30464A94"/>
    <w:lvl w:ilvl="0" w:tplc="C9FA058E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ED82080"/>
    <w:multiLevelType w:val="multilevel"/>
    <w:tmpl w:val="7CE60CEA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26" w15:restartNumberingAfterBreak="0">
    <w:nsid w:val="70D14061"/>
    <w:multiLevelType w:val="hybridMultilevel"/>
    <w:tmpl w:val="F210E49A"/>
    <w:lvl w:ilvl="0" w:tplc="C9FA058E">
      <w:start w:val="1"/>
      <w:numFmt w:val="bullet"/>
      <w:lvlText w:val=""/>
      <w:lvlPicBulletId w:val="0"/>
      <w:lvlJc w:val="center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5662FD"/>
    <w:multiLevelType w:val="multilevel"/>
    <w:tmpl w:val="0062169A"/>
    <w:lvl w:ilvl="0">
      <w:start w:val="1"/>
      <w:numFmt w:val="bullet"/>
      <w:lvlText w:val=""/>
      <w:lvlPicBulletId w:val="0"/>
      <w:lvlJc w:val="center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B5512"/>
    <w:multiLevelType w:val="multilevel"/>
    <w:tmpl w:val="294E12C6"/>
    <w:lvl w:ilvl="0">
      <w:start w:val="1"/>
      <w:numFmt w:val="bullet"/>
      <w:lvlText w:val=""/>
      <w:lvlPicBulletId w:val="0"/>
      <w:lvlJc w:val="center"/>
      <w:pPr>
        <w:ind w:left="1068" w:hanging="360"/>
      </w:pPr>
      <w:rPr>
        <w:rFonts w:ascii="Symbol" w:hAnsi="Symbol" w:hint="default"/>
        <w:color w:val="auto"/>
        <w:sz w:val="20"/>
        <w:szCs w:val="20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num w:numId="1" w16cid:durableId="661396873">
    <w:abstractNumId w:val="0"/>
  </w:num>
  <w:num w:numId="2" w16cid:durableId="572470562">
    <w:abstractNumId w:val="26"/>
  </w:num>
  <w:num w:numId="3" w16cid:durableId="1940671628">
    <w:abstractNumId w:val="4"/>
  </w:num>
  <w:num w:numId="4" w16cid:durableId="2068068706">
    <w:abstractNumId w:val="7"/>
  </w:num>
  <w:num w:numId="5" w16cid:durableId="48723142">
    <w:abstractNumId w:val="16"/>
  </w:num>
  <w:num w:numId="6" w16cid:durableId="1107627145">
    <w:abstractNumId w:val="5"/>
  </w:num>
  <w:num w:numId="7" w16cid:durableId="2103405852">
    <w:abstractNumId w:val="24"/>
  </w:num>
  <w:num w:numId="8" w16cid:durableId="2092971045">
    <w:abstractNumId w:val="2"/>
  </w:num>
  <w:num w:numId="9" w16cid:durableId="1277521636">
    <w:abstractNumId w:val="9"/>
  </w:num>
  <w:num w:numId="10" w16cid:durableId="1154838517">
    <w:abstractNumId w:val="12"/>
  </w:num>
  <w:num w:numId="11" w16cid:durableId="220871546">
    <w:abstractNumId w:val="1"/>
  </w:num>
  <w:num w:numId="12" w16cid:durableId="393741885">
    <w:abstractNumId w:val="23"/>
  </w:num>
  <w:num w:numId="13" w16cid:durableId="192890050">
    <w:abstractNumId w:val="21"/>
  </w:num>
  <w:num w:numId="14" w16cid:durableId="2080397256">
    <w:abstractNumId w:val="25"/>
  </w:num>
  <w:num w:numId="15" w16cid:durableId="673611523">
    <w:abstractNumId w:val="28"/>
  </w:num>
  <w:num w:numId="16" w16cid:durableId="1686860752">
    <w:abstractNumId w:val="14"/>
  </w:num>
  <w:num w:numId="17" w16cid:durableId="1868373381">
    <w:abstractNumId w:val="13"/>
  </w:num>
  <w:num w:numId="18" w16cid:durableId="483397926">
    <w:abstractNumId w:val="10"/>
  </w:num>
  <w:num w:numId="19" w16cid:durableId="1560550033">
    <w:abstractNumId w:val="11"/>
  </w:num>
  <w:num w:numId="20" w16cid:durableId="637490566">
    <w:abstractNumId w:val="18"/>
  </w:num>
  <w:num w:numId="21" w16cid:durableId="468979713">
    <w:abstractNumId w:val="27"/>
  </w:num>
  <w:num w:numId="22" w16cid:durableId="845556150">
    <w:abstractNumId w:val="19"/>
  </w:num>
  <w:num w:numId="23" w16cid:durableId="1937473058">
    <w:abstractNumId w:val="17"/>
  </w:num>
  <w:num w:numId="24" w16cid:durableId="949167524">
    <w:abstractNumId w:val="3"/>
  </w:num>
  <w:num w:numId="25" w16cid:durableId="1562519756">
    <w:abstractNumId w:val="8"/>
  </w:num>
  <w:num w:numId="26" w16cid:durableId="182286820">
    <w:abstractNumId w:val="22"/>
  </w:num>
  <w:num w:numId="27" w16cid:durableId="275870810">
    <w:abstractNumId w:val="15"/>
  </w:num>
  <w:num w:numId="28" w16cid:durableId="937324219">
    <w:abstractNumId w:val="20"/>
  </w:num>
  <w:num w:numId="29" w16cid:durableId="353118787">
    <w:abstractNumId w:val="6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7A"/>
    <w:rsid w:val="00486905"/>
    <w:rsid w:val="00501188"/>
    <w:rsid w:val="00654D4F"/>
    <w:rsid w:val="006D2248"/>
    <w:rsid w:val="008A2747"/>
    <w:rsid w:val="009448BE"/>
    <w:rsid w:val="00AB1FAA"/>
    <w:rsid w:val="00B6474E"/>
    <w:rsid w:val="00DA337A"/>
    <w:rsid w:val="00F9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BD3BD"/>
  <w15:chartTrackingRefBased/>
  <w15:docId w15:val="{192B410C-E85A-4F85-98F5-D2ED04B1C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DA337A"/>
    <w:pPr>
      <w:spacing w:line="259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Ttulo1">
    <w:name w:val="heading 1"/>
    <w:aliases w:val="H1"/>
    <w:basedOn w:val="Normal"/>
    <w:next w:val="Normal"/>
    <w:link w:val="Ttulo1Char"/>
    <w:qFormat/>
    <w:rsid w:val="00DA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aliases w:val="H2"/>
    <w:basedOn w:val="Normal"/>
    <w:next w:val="Normal"/>
    <w:link w:val="Ttulo2Char"/>
    <w:unhideWhenUsed/>
    <w:qFormat/>
    <w:rsid w:val="00DA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DA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har"/>
    <w:unhideWhenUsed/>
    <w:qFormat/>
    <w:rsid w:val="00DA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DA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nhideWhenUsed/>
    <w:qFormat/>
    <w:rsid w:val="00DA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nhideWhenUsed/>
    <w:qFormat/>
    <w:rsid w:val="00DA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nhideWhenUsed/>
    <w:qFormat/>
    <w:rsid w:val="00DA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nhideWhenUsed/>
    <w:qFormat/>
    <w:rsid w:val="00DA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H1 Char1"/>
    <w:basedOn w:val="Fontepargpadro"/>
    <w:link w:val="Ttulo1"/>
    <w:rsid w:val="00DA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aliases w:val="H2 Char1"/>
    <w:basedOn w:val="Fontepargpadro"/>
    <w:link w:val="Ttulo2"/>
    <w:rsid w:val="00DA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rsid w:val="00DA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rsid w:val="00DA3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rsid w:val="00DA33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rsid w:val="00DA3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rsid w:val="00DA3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rsid w:val="00DA3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rsid w:val="00DA337A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ítulo Doc"/>
    <w:basedOn w:val="Normal"/>
    <w:next w:val="Normal"/>
    <w:link w:val="TtuloChar"/>
    <w:qFormat/>
    <w:rsid w:val="00DA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ítulo Doc Char1"/>
    <w:basedOn w:val="Fontepargpadro"/>
    <w:link w:val="Ttulo"/>
    <w:rsid w:val="00DA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aliases w:val="SubTítulo Doc"/>
    <w:basedOn w:val="Normal"/>
    <w:next w:val="Normal"/>
    <w:link w:val="SubttuloChar"/>
    <w:qFormat/>
    <w:rsid w:val="00DA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tuloChar">
    <w:name w:val="Subtítulo Char"/>
    <w:aliases w:val="SubTítulo Doc Char1"/>
    <w:basedOn w:val="Fontepargpadro"/>
    <w:link w:val="Subttulo"/>
    <w:rsid w:val="00DA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qFormat/>
    <w:rsid w:val="00DA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rsid w:val="00DA337A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DA337A"/>
    <w:pPr>
      <w:ind w:left="720"/>
      <w:contextualSpacing/>
    </w:pPr>
  </w:style>
  <w:style w:type="character" w:styleId="nfaseIntensa">
    <w:name w:val="Intense Emphasis"/>
    <w:aliases w:val="Ênfase 2"/>
    <w:basedOn w:val="Fontepargpadro"/>
    <w:qFormat/>
    <w:rsid w:val="00DA33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qFormat/>
    <w:rsid w:val="00DA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rsid w:val="00DA33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sid w:val="00DA337A"/>
    <w:rPr>
      <w:b/>
      <w:bCs/>
      <w:smallCaps/>
      <w:color w:val="0F4761" w:themeColor="accent1" w:themeShade="BF"/>
      <w:spacing w:val="5"/>
    </w:rPr>
  </w:style>
  <w:style w:type="character" w:customStyle="1" w:styleId="Ttulo1Char1">
    <w:name w:val="Título 1 Char1"/>
    <w:aliases w:val="H1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tulo2Char1">
    <w:name w:val="Título 2 Char1"/>
    <w:aliases w:val="H2 Char"/>
    <w:rsid w:val="00DA337A"/>
    <w:rPr>
      <w:rFonts w:ascii="Gill Sans MT" w:eastAsia="MS Gothic" w:hAnsi="Gill Sans MT" w:cs="Times New Roman"/>
      <w:b/>
      <w:bCs/>
      <w:color w:val="2B2B2B"/>
      <w:sz w:val="36"/>
      <w:szCs w:val="36"/>
    </w:rPr>
  </w:style>
  <w:style w:type="character" w:customStyle="1" w:styleId="Ttulo3Char1">
    <w:name w:val="Título 3 Char1"/>
    <w:rsid w:val="00DA337A"/>
    <w:rPr>
      <w:rFonts w:ascii="Gill Sans MT" w:eastAsia="MS Gothic" w:hAnsi="Gill Sans MT" w:cs="Times New Roman"/>
      <w:color w:val="00062B"/>
      <w:sz w:val="28"/>
      <w:szCs w:val="28"/>
    </w:rPr>
  </w:style>
  <w:style w:type="character" w:customStyle="1" w:styleId="Ttulo4Char1">
    <w:name w:val="Título 4 Char1"/>
    <w:rsid w:val="00DA337A"/>
    <w:rPr>
      <w:rFonts w:ascii="Gill Sans MT" w:eastAsia="MS Gothic" w:hAnsi="Gill Sans MT" w:cs="Times New Roman"/>
      <w:color w:val="00062B"/>
      <w:sz w:val="24"/>
      <w:szCs w:val="24"/>
    </w:rPr>
  </w:style>
  <w:style w:type="character" w:customStyle="1" w:styleId="Ttulo5Char1">
    <w:name w:val="Título 5 Char1"/>
    <w:rsid w:val="00DA337A"/>
    <w:rPr>
      <w:rFonts w:ascii="Gill Sans MT" w:eastAsia="MS Gothic" w:hAnsi="Gill Sans MT" w:cs="Times New Roman"/>
      <w:caps/>
      <w:color w:val="00062B"/>
      <w:sz w:val="28"/>
      <w:szCs w:val="28"/>
    </w:rPr>
  </w:style>
  <w:style w:type="character" w:customStyle="1" w:styleId="Ttulo6Char1">
    <w:name w:val="Título 6 Char1"/>
    <w:rsid w:val="00DA337A"/>
    <w:rPr>
      <w:rFonts w:ascii="Gill Sans MT" w:eastAsia="MS Gothic" w:hAnsi="Gill Sans MT" w:cs="Times New Roman"/>
      <w:i/>
      <w:iCs/>
      <w:caps/>
      <w:color w:val="00041C"/>
      <w:sz w:val="28"/>
      <w:szCs w:val="28"/>
    </w:rPr>
  </w:style>
  <w:style w:type="character" w:customStyle="1" w:styleId="Ttulo7Char1">
    <w:name w:val="Título 7 Char1"/>
    <w:rsid w:val="00DA337A"/>
    <w:rPr>
      <w:rFonts w:ascii="Gill Sans MT" w:eastAsia="MS Gothic" w:hAnsi="Gill Sans MT" w:cs="Times New Roman"/>
      <w:b/>
      <w:bCs/>
      <w:color w:val="00041C"/>
      <w:sz w:val="28"/>
      <w:szCs w:val="28"/>
    </w:rPr>
  </w:style>
  <w:style w:type="character" w:customStyle="1" w:styleId="Ttulo8Char1">
    <w:name w:val="Título 8 Char1"/>
    <w:rsid w:val="00DA337A"/>
    <w:rPr>
      <w:rFonts w:ascii="Gill Sans MT" w:eastAsia="MS Gothic" w:hAnsi="Gill Sans MT" w:cs="Times New Roman"/>
      <w:b/>
      <w:bCs/>
      <w:i/>
      <w:iCs/>
      <w:color w:val="00041C"/>
      <w:sz w:val="28"/>
      <w:szCs w:val="28"/>
    </w:rPr>
  </w:style>
  <w:style w:type="character" w:customStyle="1" w:styleId="Ttulo9Char1">
    <w:name w:val="Título 9 Char1"/>
    <w:rsid w:val="00DA337A"/>
    <w:rPr>
      <w:rFonts w:ascii="Gill Sans MT" w:eastAsia="MS Gothic" w:hAnsi="Gill Sans MT" w:cs="Times New Roman"/>
      <w:i/>
      <w:iCs/>
      <w:color w:val="00041C"/>
      <w:sz w:val="28"/>
      <w:szCs w:val="28"/>
    </w:rPr>
  </w:style>
  <w:style w:type="paragraph" w:styleId="Legenda">
    <w:name w:val="caption"/>
    <w:basedOn w:val="Normal"/>
    <w:next w:val="Normal"/>
    <w:qFormat/>
    <w:rsid w:val="00DA337A"/>
    <w:pPr>
      <w:spacing w:line="240" w:lineRule="auto"/>
    </w:pPr>
    <w:rPr>
      <w:b/>
      <w:bCs/>
      <w:smallCaps/>
      <w:sz w:val="20"/>
      <w:szCs w:val="20"/>
    </w:rPr>
  </w:style>
  <w:style w:type="character" w:customStyle="1" w:styleId="TtuloChar1">
    <w:name w:val="Título Char1"/>
    <w:aliases w:val="Título Doc Char"/>
    <w:rsid w:val="00DA337A"/>
    <w:rPr>
      <w:rFonts w:ascii="Gill Sans MT" w:eastAsia="MS Gothic" w:hAnsi="Gill Sans MT" w:cs="Times New Roman"/>
      <w:b/>
      <w:bCs/>
      <w:color w:val="01093A"/>
      <w:spacing w:val="-15"/>
      <w:sz w:val="72"/>
      <w:szCs w:val="72"/>
    </w:rPr>
  </w:style>
  <w:style w:type="character" w:customStyle="1" w:styleId="SubttuloChar1">
    <w:name w:val="Subtítulo Char1"/>
    <w:aliases w:val="SubTítulo Doc Char"/>
    <w:rsid w:val="00DA337A"/>
    <w:rPr>
      <w:rFonts w:eastAsia="MS Gothic" w:cs="Times New Roman"/>
      <w:color w:val="2B2B2B"/>
      <w:sz w:val="40"/>
      <w:szCs w:val="40"/>
    </w:rPr>
  </w:style>
  <w:style w:type="character" w:styleId="Forte">
    <w:name w:val="Strong"/>
    <w:aliases w:val="Destaque"/>
    <w:uiPriority w:val="22"/>
    <w:qFormat/>
    <w:rsid w:val="00DA337A"/>
    <w:rPr>
      <w:b/>
      <w:bCs/>
    </w:rPr>
  </w:style>
  <w:style w:type="character" w:styleId="nfase">
    <w:name w:val="Emphasis"/>
    <w:qFormat/>
    <w:rsid w:val="00DA337A"/>
    <w:rPr>
      <w:color w:val="009ADD"/>
    </w:rPr>
  </w:style>
  <w:style w:type="paragraph" w:styleId="SemEspaamento">
    <w:name w:val="No Spacing"/>
    <w:qFormat/>
    <w:rsid w:val="00DA337A"/>
    <w:pPr>
      <w:spacing w:after="0" w:line="240" w:lineRule="auto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character" w:customStyle="1" w:styleId="CitaoIntensaChar1">
    <w:name w:val="Citação Intensa Char1"/>
    <w:rsid w:val="00DA337A"/>
    <w:rPr>
      <w:rFonts w:ascii="Gill Sans MT" w:eastAsia="MS Gothic" w:hAnsi="Gill Sans MT" w:cs="Times New Roman"/>
      <w:color w:val="2B2B2B"/>
      <w:spacing w:val="-6"/>
      <w:sz w:val="32"/>
      <w:szCs w:val="32"/>
    </w:rPr>
  </w:style>
  <w:style w:type="character" w:styleId="nfaseSutil">
    <w:name w:val="Subtle Emphasis"/>
    <w:qFormat/>
    <w:rsid w:val="00DA337A"/>
    <w:rPr>
      <w:i/>
      <w:iCs/>
      <w:color w:val="696464"/>
    </w:rPr>
  </w:style>
  <w:style w:type="character" w:styleId="RefernciaSutil">
    <w:name w:val="Subtle Reference"/>
    <w:aliases w:val="Legendas"/>
    <w:qFormat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sz w:val="22"/>
      <w:u w:val="none" w:color="8C8686"/>
      <w:bdr w:val="none" w:sz="0" w:space="0" w:color="auto"/>
      <w:vertAlign w:val="baseline"/>
    </w:rPr>
  </w:style>
  <w:style w:type="character" w:styleId="TtulodoLivro">
    <w:name w:val="Book Title"/>
    <w:qFormat/>
    <w:rsid w:val="00DA337A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link w:val="CabealhodoSumrioChar1"/>
    <w:qFormat/>
    <w:rsid w:val="00DA337A"/>
    <w:pPr>
      <w:spacing w:before="400" w:after="240" w:line="240" w:lineRule="auto"/>
      <w:outlineLvl w:val="9"/>
    </w:pPr>
    <w:rPr>
      <w:rFonts w:ascii="Gill Sans MT" w:eastAsia="MS Gothic" w:hAnsi="Gill Sans MT" w:cs="Times New Roman"/>
      <w:color w:val="01093A"/>
      <w:sz w:val="52"/>
      <w:szCs w:val="52"/>
    </w:rPr>
  </w:style>
  <w:style w:type="paragraph" w:customStyle="1" w:styleId="Code">
    <w:name w:val="Code"/>
    <w:link w:val="CodeChar"/>
    <w:autoRedefine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1F4E79"/>
      <w:spacing w:before="120" w:after="120" w:line="259" w:lineRule="auto"/>
    </w:pPr>
    <w:rPr>
      <w:rFonts w:ascii="Courier New" w:eastAsia="Abadi" w:hAnsi="Courier New" w:cs="Times New Roman"/>
      <w:color w:val="FFFFFF"/>
      <w:kern w:val="0"/>
      <w:szCs w:val="28"/>
      <w:lang w:eastAsia="pt-BR"/>
      <w14:ligatures w14:val="none"/>
    </w:rPr>
  </w:style>
  <w:style w:type="character" w:customStyle="1" w:styleId="CodeChar">
    <w:name w:val="Code Char"/>
    <w:link w:val="Code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1F4E79"/>
      <w:lang w:eastAsia="pt-BR"/>
      <w14:ligatures w14:val="none"/>
    </w:rPr>
  </w:style>
  <w:style w:type="paragraph" w:customStyle="1" w:styleId="Obs">
    <w:name w:val="Obs"/>
    <w:basedOn w:val="Normal"/>
    <w:link w:val="ObsChar"/>
    <w:rsid w:val="00DA337A"/>
    <w:rPr>
      <w:sz w:val="26"/>
      <w:szCs w:val="26"/>
    </w:rPr>
  </w:style>
  <w:style w:type="character" w:customStyle="1" w:styleId="ObsChar">
    <w:name w:val="Obs Char"/>
    <w:link w:val="Obs"/>
    <w:rsid w:val="00DA337A"/>
    <w:rPr>
      <w:rFonts w:ascii="Abadi" w:eastAsia="Abadi" w:hAnsi="Abadi" w:cs="Times New Roman"/>
      <w:color w:val="2B2B2B"/>
      <w:kern w:val="0"/>
      <w:sz w:val="26"/>
      <w:szCs w:val="26"/>
      <w:lang w:eastAsia="pt-BR"/>
      <w14:ligatures w14:val="none"/>
    </w:rPr>
  </w:style>
  <w:style w:type="paragraph" w:customStyle="1" w:styleId="CodeDark">
    <w:name w:val="CodeDark"/>
    <w:basedOn w:val="Code"/>
    <w:link w:val="CodeDarkChar"/>
    <w:rsid w:val="00DA337A"/>
    <w:pPr>
      <w:pBdr>
        <w:top w:val="single" w:sz="4" w:space="1" w:color="949494" w:shadow="1"/>
        <w:left w:val="single" w:sz="4" w:space="4" w:color="949494" w:shadow="1"/>
        <w:bottom w:val="single" w:sz="4" w:space="1" w:color="949494" w:shadow="1"/>
        <w:right w:val="single" w:sz="4" w:space="4" w:color="949494" w:shadow="1"/>
      </w:pBdr>
      <w:shd w:val="clear" w:color="auto" w:fill="2B2B2B"/>
    </w:pPr>
    <w:rPr>
      <w:color w:val="E9ECF4"/>
    </w:rPr>
  </w:style>
  <w:style w:type="character" w:customStyle="1" w:styleId="CodeDarkChar">
    <w:name w:val="CodeDark Char"/>
    <w:link w:val="CodeDark"/>
    <w:rsid w:val="00DA337A"/>
    <w:rPr>
      <w:rFonts w:ascii="Courier New" w:eastAsia="Abadi" w:hAnsi="Courier New" w:cs="Times New Roman"/>
      <w:color w:val="E9ECF4"/>
      <w:kern w:val="0"/>
      <w:szCs w:val="28"/>
      <w:shd w:val="clear" w:color="auto" w:fill="2B2B2B"/>
      <w:lang w:eastAsia="pt-BR"/>
      <w14:ligatures w14:val="none"/>
    </w:rPr>
  </w:style>
  <w:style w:type="paragraph" w:styleId="Cabealho">
    <w:name w:val="header"/>
    <w:basedOn w:val="Normal"/>
    <w:link w:val="Cabealho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CabealhoChar1">
    <w:name w:val="Cabeçalho Char1"/>
    <w:link w:val="Cabealh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styleId="Rodap">
    <w:name w:val="footer"/>
    <w:basedOn w:val="Normal"/>
    <w:link w:val="RodapChar1"/>
    <w:rsid w:val="00DA33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customStyle="1" w:styleId="RodapChar1">
    <w:name w:val="Rodapé Char1"/>
    <w:link w:val="Rodap"/>
    <w:rsid w:val="00DA337A"/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paragraph" w:customStyle="1" w:styleId="dark-titulo">
    <w:name w:val="dark-titulo"/>
    <w:basedOn w:val="Normal"/>
    <w:link w:val="dark-tituloChar"/>
    <w:rsid w:val="00DA337A"/>
    <w:pPr>
      <w:spacing w:after="200" w:line="276" w:lineRule="auto"/>
      <w:ind w:left="851" w:right="851"/>
      <w:jc w:val="center"/>
    </w:pPr>
    <w:rPr>
      <w:rFonts w:ascii="Gill Sans MT" w:eastAsia="MS Mincho" w:hAnsi="Gill Sans MT"/>
      <w:b/>
      <w:bCs/>
      <w:color w:val="009ADD"/>
      <w:sz w:val="64"/>
      <w:szCs w:val="64"/>
    </w:rPr>
  </w:style>
  <w:style w:type="character" w:customStyle="1" w:styleId="dark-tituloChar">
    <w:name w:val="dark-titulo Char"/>
    <w:link w:val="dark-titulo"/>
    <w:rsid w:val="00DA337A"/>
    <w:rPr>
      <w:rFonts w:ascii="Gill Sans MT" w:eastAsia="MS Mincho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darkdestaquecentralizado">
    <w:name w:val="dark_destaque_centralizado"/>
    <w:basedOn w:val="Normal"/>
    <w:link w:val="darkdestaquecentralizadoChar"/>
    <w:rsid w:val="00DA337A"/>
    <w:pPr>
      <w:spacing w:after="200" w:line="276" w:lineRule="auto"/>
      <w:ind w:left="851" w:right="851"/>
      <w:jc w:val="center"/>
    </w:pPr>
    <w:rPr>
      <w:rFonts w:eastAsia="MS Mincho"/>
      <w:color w:val="FFFFFF"/>
      <w:szCs w:val="24"/>
    </w:rPr>
  </w:style>
  <w:style w:type="character" w:customStyle="1" w:styleId="darkdestaquecentralizadoChar">
    <w:name w:val="dark_destaque_centralizado Char"/>
    <w:link w:val="darkdestaquecentralizado"/>
    <w:rsid w:val="00DA337A"/>
    <w:rPr>
      <w:rFonts w:ascii="Abadi" w:eastAsia="MS Mincho" w:hAnsi="Abadi" w:cs="Times New Roman"/>
      <w:color w:val="FFFFFF"/>
      <w:kern w:val="0"/>
      <w:sz w:val="28"/>
      <w:lang w:eastAsia="pt-BR"/>
      <w14:ligatures w14:val="none"/>
    </w:rPr>
  </w:style>
  <w:style w:type="paragraph" w:customStyle="1" w:styleId="darksubtitulo">
    <w:name w:val="dark_subtitulo"/>
    <w:basedOn w:val="Normal"/>
    <w:link w:val="darksubtituloChar"/>
    <w:rsid w:val="00DA337A"/>
    <w:pPr>
      <w:spacing w:after="200" w:line="276" w:lineRule="auto"/>
      <w:jc w:val="center"/>
    </w:pPr>
    <w:rPr>
      <w:rFonts w:eastAsia="MS Mincho"/>
      <w:b/>
      <w:bCs/>
      <w:color w:val="FFFFFF"/>
      <w:sz w:val="44"/>
      <w:szCs w:val="44"/>
    </w:rPr>
  </w:style>
  <w:style w:type="character" w:customStyle="1" w:styleId="darksubtituloChar">
    <w:name w:val="dark_subtitulo Char"/>
    <w:link w:val="darksubtitulo"/>
    <w:rsid w:val="00DA337A"/>
    <w:rPr>
      <w:rFonts w:ascii="Abadi" w:eastAsia="MS Mincho" w:hAnsi="Abadi" w:cs="Times New Roman"/>
      <w:b/>
      <w:bCs/>
      <w:color w:val="FFFFFF"/>
      <w:kern w:val="0"/>
      <w:sz w:val="44"/>
      <w:szCs w:val="4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uiPriority w:val="39"/>
    <w:rsid w:val="00DA337A"/>
    <w:pPr>
      <w:spacing w:after="100"/>
      <w:ind w:left="3540"/>
    </w:pPr>
  </w:style>
  <w:style w:type="paragraph" w:styleId="Sumrio2">
    <w:name w:val="toc 2"/>
    <w:basedOn w:val="Normal"/>
    <w:next w:val="Normal"/>
    <w:uiPriority w:val="39"/>
    <w:rsid w:val="00DA337A"/>
    <w:pPr>
      <w:spacing w:after="100"/>
      <w:ind w:left="3540"/>
    </w:pPr>
  </w:style>
  <w:style w:type="character" w:styleId="Hyperlink">
    <w:name w:val="Hyperlink"/>
    <w:uiPriority w:val="99"/>
    <w:rsid w:val="00DA337A"/>
    <w:rPr>
      <w:color w:val="009ADD"/>
      <w:u w:val="single"/>
    </w:rPr>
  </w:style>
  <w:style w:type="paragraph" w:customStyle="1" w:styleId="TituloTopico">
    <w:name w:val="Titulo Topico"/>
    <w:basedOn w:val="Normal"/>
    <w:rsid w:val="00DA337A"/>
    <w:pPr>
      <w:spacing w:after="200" w:line="276" w:lineRule="auto"/>
    </w:pPr>
    <w:rPr>
      <w:rFonts w:eastAsia="MS Mincho"/>
      <w:b/>
      <w:bCs/>
      <w:color w:val="1FA2D6"/>
    </w:rPr>
  </w:style>
  <w:style w:type="paragraph" w:customStyle="1" w:styleId="TituloAula">
    <w:name w:val="Titulo Aula"/>
    <w:basedOn w:val="Normal"/>
    <w:rsid w:val="00DA337A"/>
    <w:pPr>
      <w:spacing w:after="200" w:line="276" w:lineRule="auto"/>
    </w:pPr>
    <w:rPr>
      <w:rFonts w:eastAsia="MS Mincho"/>
      <w:b/>
      <w:bCs/>
      <w:color w:val="0B1B3B"/>
      <w:sz w:val="40"/>
      <w:szCs w:val="40"/>
    </w:rPr>
  </w:style>
  <w:style w:type="paragraph" w:customStyle="1" w:styleId="notes">
    <w:name w:val="notes"/>
    <w:basedOn w:val="Normal"/>
    <w:link w:val="notesChar"/>
    <w:rsid w:val="00DA337A"/>
    <w:rPr>
      <w:sz w:val="20"/>
      <w:szCs w:val="20"/>
    </w:rPr>
  </w:style>
  <w:style w:type="character" w:customStyle="1" w:styleId="notesChar">
    <w:name w:val="notes Char"/>
    <w:link w:val="notes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darknormal">
    <w:name w:val="dark_normal"/>
    <w:basedOn w:val="CabealhodoSumrio"/>
    <w:link w:val="darknormalChar"/>
    <w:qFormat/>
    <w:rsid w:val="00DA337A"/>
    <w:rPr>
      <w:rFonts w:ascii="Abadi" w:eastAsia="MS Mincho" w:hAnsi="Abadi"/>
      <w:color w:val="FFFFFF"/>
      <w:sz w:val="28"/>
      <w:szCs w:val="28"/>
    </w:rPr>
  </w:style>
  <w:style w:type="character" w:customStyle="1" w:styleId="CabealhodoSumrioChar1">
    <w:name w:val="Cabeçalho do Sumário Char1"/>
    <w:link w:val="CabealhodoSumrio"/>
    <w:rsid w:val="00DA337A"/>
    <w:rPr>
      <w:rFonts w:ascii="Gill Sans MT" w:eastAsia="MS Gothic" w:hAnsi="Gill Sans MT" w:cs="Times New Roman"/>
      <w:color w:val="01093A"/>
      <w:kern w:val="0"/>
      <w:sz w:val="52"/>
      <w:szCs w:val="52"/>
      <w:lang w:eastAsia="pt-BR"/>
      <w14:ligatures w14:val="none"/>
    </w:rPr>
  </w:style>
  <w:style w:type="character" w:customStyle="1" w:styleId="darknormalChar">
    <w:name w:val="dark_normal Char"/>
    <w:link w:val="darknormal"/>
    <w:rsid w:val="00DA337A"/>
    <w:rPr>
      <w:rFonts w:ascii="Abadi" w:eastAsia="MS Mincho" w:hAnsi="Abadi" w:cs="Times New Roman"/>
      <w:color w:val="FFFFFF"/>
      <w:kern w:val="0"/>
      <w:sz w:val="28"/>
      <w:szCs w:val="28"/>
      <w:lang w:eastAsia="pt-BR"/>
      <w14:ligatures w14:val="none"/>
    </w:rPr>
  </w:style>
  <w:style w:type="paragraph" w:customStyle="1" w:styleId="darksummarylevel2">
    <w:name w:val="dark_summary_level2"/>
    <w:basedOn w:val="darknormal"/>
    <w:link w:val="darksummarylevel2Char"/>
    <w:rsid w:val="00DA337A"/>
    <w:rPr>
      <w:sz w:val="24"/>
      <w:szCs w:val="24"/>
    </w:rPr>
  </w:style>
  <w:style w:type="character" w:customStyle="1" w:styleId="darksummarylevel2Char">
    <w:name w:val="dark_summary_level2 Char"/>
    <w:link w:val="darksummarylevel2"/>
    <w:rsid w:val="00DA337A"/>
    <w:rPr>
      <w:rFonts w:ascii="Abadi" w:eastAsia="MS Mincho" w:hAnsi="Abadi" w:cs="Times New Roman"/>
      <w:color w:val="FFFFFF"/>
      <w:kern w:val="0"/>
      <w:lang w:eastAsia="pt-BR"/>
      <w14:ligatures w14:val="none"/>
    </w:rPr>
  </w:style>
  <w:style w:type="paragraph" w:customStyle="1" w:styleId="darkheading2">
    <w:name w:val="dark_heading2"/>
    <w:basedOn w:val="CabealhodoSumrio"/>
    <w:link w:val="darkheading2Char"/>
    <w:rsid w:val="00DA337A"/>
    <w:rPr>
      <w:b/>
      <w:bCs/>
      <w:color w:val="FFFFFF"/>
      <w:sz w:val="36"/>
      <w:szCs w:val="36"/>
    </w:rPr>
  </w:style>
  <w:style w:type="character" w:customStyle="1" w:styleId="darkheading2Char">
    <w:name w:val="dark_heading2 Char"/>
    <w:link w:val="darkheading2"/>
    <w:rsid w:val="00DA337A"/>
    <w:rPr>
      <w:rFonts w:ascii="Gill Sans MT" w:eastAsia="MS Gothic" w:hAnsi="Gill Sans MT" w:cs="Times New Roman"/>
      <w:b/>
      <w:bCs/>
      <w:color w:val="FFFFFF"/>
      <w:kern w:val="0"/>
      <w:sz w:val="36"/>
      <w:szCs w:val="36"/>
      <w:lang w:eastAsia="pt-BR"/>
      <w14:ligatures w14:val="none"/>
    </w:rPr>
  </w:style>
  <w:style w:type="character" w:styleId="TextodoEspaoReservado">
    <w:name w:val="Placeholder Text"/>
    <w:uiPriority w:val="99"/>
    <w:rsid w:val="00DA337A"/>
    <w:rPr>
      <w:color w:val="666666"/>
    </w:rPr>
  </w:style>
  <w:style w:type="paragraph" w:styleId="ndicedeilustraes">
    <w:name w:val="table of figures"/>
    <w:basedOn w:val="Normal"/>
    <w:next w:val="Normal"/>
    <w:rsid w:val="00DA337A"/>
    <w:pPr>
      <w:spacing w:after="0"/>
    </w:pPr>
  </w:style>
  <w:style w:type="paragraph" w:styleId="Commarcadores">
    <w:name w:val="List Bullet"/>
    <w:basedOn w:val="Normal"/>
    <w:rsid w:val="00DA337A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="MS Mincho"/>
      <w:color w:val="auto"/>
      <w:sz w:val="22"/>
      <w:szCs w:val="22"/>
      <w:lang w:val="en-US"/>
    </w:rPr>
  </w:style>
  <w:style w:type="character" w:styleId="MenoPendente">
    <w:name w:val="Unresolved Mention"/>
    <w:rsid w:val="00DA337A"/>
    <w:rPr>
      <w:color w:val="605E5C"/>
      <w:shd w:val="clear" w:color="auto" w:fill="E1DFDD"/>
    </w:rPr>
  </w:style>
  <w:style w:type="paragraph" w:customStyle="1" w:styleId="TituloUnidade">
    <w:name w:val="Titulo Unidade"/>
    <w:rsid w:val="00DA337A"/>
    <w:pPr>
      <w:spacing w:after="200" w:line="276" w:lineRule="auto"/>
    </w:pPr>
    <w:rPr>
      <w:rFonts w:ascii="Abadi" w:eastAsia="MS Mincho" w:hAnsi="Abadi" w:cs="Times New Roman"/>
      <w:b/>
      <w:color w:val="0B1B3B"/>
      <w:kern w:val="0"/>
      <w:sz w:val="56"/>
      <w:szCs w:val="22"/>
      <w:lang w:eastAsia="pt-BR"/>
      <w14:ligatures w14:val="none"/>
    </w:rPr>
  </w:style>
  <w:style w:type="paragraph" w:styleId="Textodecomentrio">
    <w:name w:val="annotation text"/>
    <w:basedOn w:val="Normal"/>
    <w:link w:val="TextodecomentrioChar1"/>
    <w:rsid w:val="00DA337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character" w:customStyle="1" w:styleId="CommentTextChar">
    <w:name w:val="Comment Text Char"/>
    <w:rsid w:val="00DA337A"/>
    <w:rPr>
      <w:color w:val="2B2B2B"/>
      <w:sz w:val="20"/>
      <w:szCs w:val="20"/>
    </w:rPr>
  </w:style>
  <w:style w:type="character" w:customStyle="1" w:styleId="TextodecomentrioChar1">
    <w:name w:val="Texto de comentário Char1"/>
    <w:link w:val="Textodecomentrio"/>
    <w:rsid w:val="00DA337A"/>
    <w:rPr>
      <w:rFonts w:ascii="Abadi" w:eastAsia="Abadi" w:hAnsi="Abadi" w:cs="Times New Roman"/>
      <w:color w:val="2B2B2B"/>
      <w:kern w:val="0"/>
      <w:sz w:val="20"/>
      <w:szCs w:val="20"/>
      <w:lang w:eastAsia="pt-BR"/>
      <w14:ligatures w14:val="none"/>
    </w:rPr>
  </w:style>
  <w:style w:type="paragraph" w:customStyle="1" w:styleId="Style1">
    <w:name w:val="Style1"/>
    <w:basedOn w:val="Ttulo1"/>
    <w:next w:val="Normal"/>
    <w:link w:val="Style1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bCs/>
      <w:color w:val="009ADD"/>
      <w:sz w:val="64"/>
      <w:szCs w:val="64"/>
    </w:rPr>
  </w:style>
  <w:style w:type="character" w:customStyle="1" w:styleId="Style1Char">
    <w:name w:val="Style1 Char"/>
    <w:link w:val="Style1"/>
    <w:rsid w:val="00DA337A"/>
    <w:rPr>
      <w:rFonts w:ascii="Gill Sans MT" w:eastAsia="MS Gothic" w:hAnsi="Gill Sans MT" w:cs="Times New Roman"/>
      <w:b/>
      <w:bCs/>
      <w:color w:val="009ADD"/>
      <w:kern w:val="0"/>
      <w:sz w:val="64"/>
      <w:szCs w:val="64"/>
      <w:lang w:eastAsia="pt-BR"/>
      <w14:ligatures w14:val="none"/>
    </w:rPr>
  </w:style>
  <w:style w:type="paragraph" w:customStyle="1" w:styleId="Style2">
    <w:name w:val="Style2"/>
    <w:basedOn w:val="Ttulo2"/>
    <w:next w:val="Normal"/>
    <w:link w:val="Style2Char"/>
    <w:rsid w:val="00DA337A"/>
    <w:pPr>
      <w:spacing w:before="400" w:after="240" w:line="240" w:lineRule="auto"/>
      <w:jc w:val="center"/>
    </w:pPr>
    <w:rPr>
      <w:rFonts w:ascii="Gill Sans MT" w:eastAsia="MS Gothic" w:hAnsi="Gill Sans MT" w:cs="Times New Roman"/>
      <w:b/>
      <w:color w:val="00BC29"/>
      <w:sz w:val="64"/>
      <w:szCs w:val="64"/>
    </w:rPr>
  </w:style>
  <w:style w:type="character" w:customStyle="1" w:styleId="Style2Char">
    <w:name w:val="Style2 Char"/>
    <w:link w:val="Style2"/>
    <w:rsid w:val="00DA337A"/>
    <w:rPr>
      <w:rFonts w:ascii="Gill Sans MT" w:eastAsia="MS Gothic" w:hAnsi="Gill Sans MT" w:cs="Times New Roman"/>
      <w:b/>
      <w:color w:val="00BC29"/>
      <w:kern w:val="0"/>
      <w:sz w:val="64"/>
      <w:szCs w:val="64"/>
      <w:lang w:eastAsia="pt-BR"/>
      <w14:ligatures w14:val="none"/>
    </w:rPr>
  </w:style>
  <w:style w:type="paragraph" w:customStyle="1" w:styleId="Pasta">
    <w:name w:val="Pasta"/>
    <w:basedOn w:val="CodeDark"/>
    <w:link w:val="PastaChar"/>
    <w:rsid w:val="00DA337A"/>
    <w:rPr>
      <w:color w:val="FFFFFF"/>
    </w:rPr>
  </w:style>
  <w:style w:type="character" w:customStyle="1" w:styleId="PastaChar">
    <w:name w:val="Pasta Char"/>
    <w:link w:val="Pasta"/>
    <w:rsid w:val="00DA337A"/>
    <w:rPr>
      <w:rFonts w:ascii="Courier New" w:eastAsia="Abadi" w:hAnsi="Courier New" w:cs="Times New Roman"/>
      <w:color w:val="FFFFFF"/>
      <w:kern w:val="0"/>
      <w:szCs w:val="28"/>
      <w:shd w:val="clear" w:color="auto" w:fill="2B2B2B"/>
      <w:lang w:eastAsia="pt-BR"/>
      <w14:ligatures w14:val="none"/>
    </w:rPr>
  </w:style>
  <w:style w:type="paragraph" w:customStyle="1" w:styleId="Outros">
    <w:name w:val="Outros"/>
    <w:basedOn w:val="Pasta"/>
    <w:link w:val="OutrosChar"/>
    <w:rsid w:val="00DA337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9ECF4"/>
    </w:pPr>
    <w:rPr>
      <w:color w:val="161515"/>
    </w:rPr>
  </w:style>
  <w:style w:type="character" w:customStyle="1" w:styleId="OutrosChar">
    <w:name w:val="Outros Char"/>
    <w:link w:val="Outros"/>
    <w:rsid w:val="00DA337A"/>
    <w:rPr>
      <w:rFonts w:ascii="Courier New" w:eastAsia="Abadi" w:hAnsi="Courier New" w:cs="Times New Roman"/>
      <w:color w:val="161515"/>
      <w:kern w:val="0"/>
      <w:szCs w:val="28"/>
      <w:shd w:val="clear" w:color="auto" w:fill="E9ECF4"/>
      <w:lang w:eastAsia="pt-BR"/>
      <w14:ligatures w14:val="none"/>
    </w:rPr>
  </w:style>
  <w:style w:type="paragraph" w:styleId="Sumrio3">
    <w:name w:val="toc 3"/>
    <w:basedOn w:val="Normal"/>
    <w:next w:val="Normal"/>
    <w:autoRedefine/>
    <w:rsid w:val="00DA337A"/>
    <w:pPr>
      <w:spacing w:after="100"/>
      <w:ind w:left="440"/>
    </w:pPr>
    <w:rPr>
      <w:rFonts w:eastAsia="MS Mincho"/>
      <w:color w:val="auto"/>
      <w:sz w:val="22"/>
      <w:szCs w:val="22"/>
      <w:lang w:val="en-US"/>
    </w:rPr>
  </w:style>
  <w:style w:type="character" w:styleId="HiperlinkVisitado">
    <w:name w:val="FollowedHyperlink"/>
    <w:rsid w:val="00DA337A"/>
    <w:rPr>
      <w:color w:val="C92D8A"/>
      <w:u w:val="single"/>
    </w:rPr>
  </w:style>
  <w:style w:type="paragraph" w:customStyle="1" w:styleId="CabealhodoSumrio1">
    <w:name w:val="Cabeçalho do Sumário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character" w:customStyle="1" w:styleId="Fontepargpadro1">
    <w:name w:val="Fonte parág. padrão1"/>
    <w:rsid w:val="00DA337A"/>
  </w:style>
  <w:style w:type="paragraph" w:customStyle="1" w:styleId="Ttulo11">
    <w:name w:val="Título 11"/>
    <w:basedOn w:val="Normal"/>
    <w:next w:val="Normal"/>
    <w:rsid w:val="00DA337A"/>
    <w:pPr>
      <w:keepNext/>
      <w:keepLines/>
      <w:suppressAutoHyphens/>
      <w:autoSpaceDN w:val="0"/>
      <w:spacing w:before="400" w:after="240" w:line="240" w:lineRule="auto"/>
      <w:textAlignment w:val="baseline"/>
      <w:outlineLvl w:val="0"/>
    </w:pPr>
    <w:rPr>
      <w:rFonts w:ascii="Gill Sans MT" w:eastAsia="MS Gothic" w:hAnsi="Gill Sans MT"/>
      <w:color w:val="01093A"/>
      <w:sz w:val="52"/>
      <w:szCs w:val="52"/>
    </w:rPr>
  </w:style>
  <w:style w:type="paragraph" w:customStyle="1" w:styleId="Ttulo21">
    <w:name w:val="Título 21"/>
    <w:basedOn w:val="Ttulo11"/>
    <w:next w:val="Normal"/>
    <w:rsid w:val="00DA337A"/>
    <w:pPr>
      <w:outlineLvl w:val="1"/>
    </w:pPr>
    <w:rPr>
      <w:b/>
      <w:bCs/>
      <w:color w:val="2B2B2B"/>
      <w:sz w:val="36"/>
      <w:szCs w:val="36"/>
    </w:rPr>
  </w:style>
  <w:style w:type="paragraph" w:customStyle="1" w:styleId="Ttulo31">
    <w:name w:val="Título 31"/>
    <w:basedOn w:val="Normal"/>
    <w:next w:val="Normal"/>
    <w:rsid w:val="00DA337A"/>
    <w:pPr>
      <w:keepNext/>
      <w:keepLines/>
      <w:suppressAutoHyphens/>
      <w:autoSpaceDN w:val="0"/>
      <w:spacing w:before="40" w:after="0" w:line="240" w:lineRule="auto"/>
      <w:textAlignment w:val="baseline"/>
      <w:outlineLvl w:val="2"/>
    </w:pPr>
    <w:rPr>
      <w:rFonts w:ascii="Gill Sans MT" w:eastAsia="MS Gothic" w:hAnsi="Gill Sans MT"/>
      <w:color w:val="00062B"/>
    </w:rPr>
  </w:style>
  <w:style w:type="paragraph" w:customStyle="1" w:styleId="Ttulo41">
    <w:name w:val="Título 4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3"/>
    </w:pPr>
    <w:rPr>
      <w:rFonts w:ascii="Gill Sans MT" w:eastAsia="MS Gothic" w:hAnsi="Gill Sans MT"/>
      <w:color w:val="00062B"/>
      <w:sz w:val="24"/>
      <w:szCs w:val="24"/>
    </w:rPr>
  </w:style>
  <w:style w:type="paragraph" w:customStyle="1" w:styleId="Ttulo51">
    <w:name w:val="Título 5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4"/>
    </w:pPr>
    <w:rPr>
      <w:rFonts w:ascii="Gill Sans MT" w:eastAsia="MS Gothic" w:hAnsi="Gill Sans MT"/>
      <w:caps/>
      <w:color w:val="00062B"/>
    </w:rPr>
  </w:style>
  <w:style w:type="paragraph" w:customStyle="1" w:styleId="Ttulo61">
    <w:name w:val="Título 6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5"/>
    </w:pPr>
    <w:rPr>
      <w:rFonts w:ascii="Gill Sans MT" w:eastAsia="MS Gothic" w:hAnsi="Gill Sans MT"/>
      <w:i/>
      <w:iCs/>
      <w:caps/>
      <w:color w:val="00041C"/>
    </w:rPr>
  </w:style>
  <w:style w:type="paragraph" w:customStyle="1" w:styleId="Ttulo71">
    <w:name w:val="Título 7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6"/>
    </w:pPr>
    <w:rPr>
      <w:rFonts w:ascii="Gill Sans MT" w:eastAsia="MS Gothic" w:hAnsi="Gill Sans MT"/>
      <w:b/>
      <w:bCs/>
      <w:color w:val="00041C"/>
    </w:rPr>
  </w:style>
  <w:style w:type="paragraph" w:customStyle="1" w:styleId="Ttulo81">
    <w:name w:val="Título 8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7"/>
    </w:pPr>
    <w:rPr>
      <w:rFonts w:ascii="Gill Sans MT" w:eastAsia="MS Gothic" w:hAnsi="Gill Sans MT"/>
      <w:b/>
      <w:bCs/>
      <w:i/>
      <w:iCs/>
      <w:color w:val="00041C"/>
    </w:rPr>
  </w:style>
  <w:style w:type="paragraph" w:customStyle="1" w:styleId="Ttulo91">
    <w:name w:val="Título 91"/>
    <w:basedOn w:val="Normal"/>
    <w:next w:val="Normal"/>
    <w:rsid w:val="00DA337A"/>
    <w:pPr>
      <w:keepNext/>
      <w:keepLines/>
      <w:suppressAutoHyphens/>
      <w:autoSpaceDN w:val="0"/>
      <w:spacing w:before="40" w:after="0" w:line="254" w:lineRule="auto"/>
      <w:textAlignment w:val="baseline"/>
      <w:outlineLvl w:val="8"/>
    </w:pPr>
    <w:rPr>
      <w:rFonts w:ascii="Gill Sans MT" w:eastAsia="MS Gothic" w:hAnsi="Gill Sans MT"/>
      <w:i/>
      <w:iCs/>
      <w:color w:val="00041C"/>
    </w:rPr>
  </w:style>
  <w:style w:type="paragraph" w:customStyle="1" w:styleId="Legenda1">
    <w:name w:val="Legenda1"/>
    <w:basedOn w:val="Normal"/>
    <w:next w:val="Normal"/>
    <w:rsid w:val="00DA337A"/>
    <w:pPr>
      <w:suppressAutoHyphens/>
      <w:autoSpaceDN w:val="0"/>
      <w:spacing w:line="240" w:lineRule="auto"/>
      <w:textAlignment w:val="baseline"/>
    </w:pPr>
    <w:rPr>
      <w:b/>
      <w:bCs/>
      <w:smallCaps/>
      <w:sz w:val="20"/>
      <w:szCs w:val="20"/>
    </w:rPr>
  </w:style>
  <w:style w:type="paragraph" w:customStyle="1" w:styleId="Ttulo10">
    <w:name w:val="Título1"/>
    <w:basedOn w:val="Normal"/>
    <w:next w:val="Normal"/>
    <w:autoRedefine/>
    <w:rsid w:val="00DA337A"/>
    <w:pPr>
      <w:suppressAutoHyphens/>
      <w:autoSpaceDN w:val="0"/>
      <w:spacing w:after="480" w:line="240" w:lineRule="auto"/>
      <w:textAlignment w:val="baseline"/>
    </w:pPr>
    <w:rPr>
      <w:rFonts w:ascii="Gill Sans MT" w:eastAsia="MS Gothic" w:hAnsi="Gill Sans MT"/>
      <w:b/>
      <w:bCs/>
      <w:color w:val="01093A"/>
      <w:spacing w:val="-15"/>
      <w:sz w:val="72"/>
      <w:szCs w:val="72"/>
    </w:rPr>
  </w:style>
  <w:style w:type="paragraph" w:customStyle="1" w:styleId="Subttulo1">
    <w:name w:val="Subtítulo1"/>
    <w:basedOn w:val="Normal"/>
    <w:next w:val="Normal"/>
    <w:rsid w:val="00DA337A"/>
    <w:pPr>
      <w:suppressAutoHyphens/>
      <w:autoSpaceDN w:val="0"/>
      <w:spacing w:after="240" w:line="240" w:lineRule="auto"/>
      <w:textAlignment w:val="baseline"/>
    </w:pPr>
    <w:rPr>
      <w:rFonts w:eastAsia="MS Gothic"/>
      <w:sz w:val="40"/>
      <w:szCs w:val="40"/>
    </w:rPr>
  </w:style>
  <w:style w:type="character" w:customStyle="1" w:styleId="Forte1">
    <w:name w:val="Forte1"/>
    <w:rsid w:val="00DA337A"/>
    <w:rPr>
      <w:b/>
      <w:bCs/>
    </w:rPr>
  </w:style>
  <w:style w:type="paragraph" w:customStyle="1" w:styleId="SemEspaamento1">
    <w:name w:val="Sem Espaçamento1"/>
    <w:rsid w:val="00DA337A"/>
    <w:pPr>
      <w:suppressAutoHyphens/>
      <w:autoSpaceDN w:val="0"/>
      <w:spacing w:after="0" w:line="240" w:lineRule="auto"/>
      <w:textAlignment w:val="baseline"/>
    </w:pPr>
    <w:rPr>
      <w:rFonts w:ascii="Abadi" w:eastAsia="Abadi" w:hAnsi="Abadi" w:cs="Times New Roman"/>
      <w:kern w:val="0"/>
      <w:sz w:val="22"/>
      <w:szCs w:val="22"/>
      <w:lang w:eastAsia="pt-BR"/>
      <w14:ligatures w14:val="none"/>
    </w:rPr>
  </w:style>
  <w:style w:type="paragraph" w:customStyle="1" w:styleId="CitaoIntensa1">
    <w:name w:val="Citação Intensa1"/>
    <w:basedOn w:val="Normal"/>
    <w:next w:val="Normal"/>
    <w:rsid w:val="00DA337A"/>
    <w:pPr>
      <w:suppressAutoHyphens/>
      <w:autoSpaceDN w:val="0"/>
      <w:spacing w:before="100" w:after="240" w:line="240" w:lineRule="auto"/>
      <w:ind w:left="720"/>
      <w:jc w:val="center"/>
      <w:textAlignment w:val="baseline"/>
    </w:pPr>
    <w:rPr>
      <w:rFonts w:ascii="Gill Sans MT" w:eastAsia="MS Gothic" w:hAnsi="Gill Sans MT"/>
      <w:spacing w:val="-6"/>
      <w:sz w:val="32"/>
      <w:szCs w:val="32"/>
    </w:rPr>
  </w:style>
  <w:style w:type="character" w:customStyle="1" w:styleId="nfaseSutil1">
    <w:name w:val="Ênfase Sutil1"/>
    <w:rsid w:val="00DA337A"/>
    <w:rPr>
      <w:i/>
      <w:iCs/>
      <w:color w:val="696464"/>
    </w:rPr>
  </w:style>
  <w:style w:type="character" w:customStyle="1" w:styleId="nfaseIntensa1">
    <w:name w:val="Ênfase Intensa1"/>
    <w:rsid w:val="00DA337A"/>
    <w:rPr>
      <w:color w:val="00BC29"/>
    </w:rPr>
  </w:style>
  <w:style w:type="character" w:customStyle="1" w:styleId="RefernciaSutil1">
    <w:name w:val="Referência Sutil1"/>
    <w:rsid w:val="00DA337A"/>
    <w:rPr>
      <w:rFonts w:ascii="Abadi" w:hAnsi="Abadi"/>
      <w:b w:val="0"/>
      <w:i w:val="0"/>
      <w:caps/>
      <w:smallCaps w:val="0"/>
      <w:strike w:val="0"/>
      <w:dstrike w:val="0"/>
      <w:vanish w:val="0"/>
      <w:color w:val="606060"/>
      <w:spacing w:val="20"/>
      <w:position w:val="0"/>
      <w:sz w:val="22"/>
      <w:u w:val="none" w:color="8C8686"/>
      <w:vertAlign w:val="baseline"/>
    </w:rPr>
  </w:style>
  <w:style w:type="character" w:customStyle="1" w:styleId="RefernciaIntensa1">
    <w:name w:val="Referência Intensa1"/>
    <w:rsid w:val="00DA337A"/>
    <w:rPr>
      <w:b/>
      <w:bCs/>
      <w:smallCaps/>
      <w:color w:val="2B2B2B"/>
      <w:u w:val="single"/>
    </w:rPr>
  </w:style>
  <w:style w:type="character" w:customStyle="1" w:styleId="TtulodoLivro1">
    <w:name w:val="Título do Livro1"/>
    <w:rsid w:val="00DA337A"/>
    <w:rPr>
      <w:b/>
      <w:bCs/>
      <w:smallCaps/>
      <w:spacing w:val="10"/>
    </w:rPr>
  </w:style>
  <w:style w:type="paragraph" w:customStyle="1" w:styleId="PargrafodaLista1">
    <w:name w:val="Parágrafo da Lista1"/>
    <w:basedOn w:val="Normal"/>
    <w:rsid w:val="00DA337A"/>
    <w:pPr>
      <w:suppressAutoHyphens/>
      <w:autoSpaceDN w:val="0"/>
      <w:spacing w:line="254" w:lineRule="auto"/>
      <w:ind w:left="720"/>
      <w:textAlignment w:val="baseline"/>
    </w:pPr>
  </w:style>
  <w:style w:type="paragraph" w:customStyle="1" w:styleId="Cabealho1">
    <w:name w:val="Cabeçalho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Rodap1">
    <w:name w:val="Rodapé1"/>
    <w:basedOn w:val="Normal"/>
    <w:rsid w:val="00DA337A"/>
    <w:pPr>
      <w:tabs>
        <w:tab w:val="center" w:pos="4513"/>
        <w:tab w:val="right" w:pos="9026"/>
      </w:tabs>
      <w:suppressAutoHyphens/>
      <w:autoSpaceDN w:val="0"/>
      <w:spacing w:after="0" w:line="240" w:lineRule="auto"/>
      <w:textAlignment w:val="baseline"/>
    </w:pPr>
  </w:style>
  <w:style w:type="paragraph" w:customStyle="1" w:styleId="Sumrio11">
    <w:name w:val="Sumário 1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paragraph" w:customStyle="1" w:styleId="Sumrio21">
    <w:name w:val="Sumário 21"/>
    <w:basedOn w:val="Normal"/>
    <w:next w:val="Normal"/>
    <w:autoRedefine/>
    <w:rsid w:val="00DA337A"/>
    <w:pPr>
      <w:tabs>
        <w:tab w:val="right" w:leader="dot" w:pos="9736"/>
      </w:tabs>
      <w:suppressAutoHyphens/>
      <w:autoSpaceDN w:val="0"/>
      <w:spacing w:after="100" w:line="254" w:lineRule="auto"/>
      <w:ind w:left="3540"/>
      <w:textAlignment w:val="baseline"/>
    </w:pPr>
  </w:style>
  <w:style w:type="character" w:customStyle="1" w:styleId="CabealhodoSumrioChar">
    <w:name w:val="Cabeçalho do Sumário Char"/>
    <w:rsid w:val="00DA337A"/>
    <w:rPr>
      <w:rFonts w:ascii="Gill Sans MT" w:eastAsia="MS Gothic" w:hAnsi="Gill Sans MT" w:cs="Times New Roman"/>
      <w:color w:val="01093A"/>
      <w:sz w:val="52"/>
      <w:szCs w:val="52"/>
    </w:rPr>
  </w:style>
  <w:style w:type="character" w:customStyle="1" w:styleId="TextodoEspaoReservado1">
    <w:name w:val="Texto do Espaço Reservado1"/>
    <w:rsid w:val="00DA337A"/>
    <w:rPr>
      <w:color w:val="666666"/>
    </w:rPr>
  </w:style>
  <w:style w:type="paragraph" w:customStyle="1" w:styleId="ndicedeilustraes1">
    <w:name w:val="Índice de ilustrações1"/>
    <w:basedOn w:val="Normal"/>
    <w:next w:val="Normal"/>
    <w:rsid w:val="00DA337A"/>
    <w:pPr>
      <w:suppressAutoHyphens/>
      <w:autoSpaceDN w:val="0"/>
      <w:spacing w:after="0" w:line="254" w:lineRule="auto"/>
      <w:textAlignment w:val="baseline"/>
    </w:pPr>
  </w:style>
  <w:style w:type="paragraph" w:customStyle="1" w:styleId="Commarcadores1">
    <w:name w:val="Com marcadores1"/>
    <w:basedOn w:val="Normal"/>
    <w:rsid w:val="00DA337A"/>
    <w:pPr>
      <w:numPr>
        <w:numId w:val="18"/>
      </w:numPr>
      <w:suppressAutoHyphens/>
      <w:autoSpaceDN w:val="0"/>
      <w:spacing w:after="200" w:line="276" w:lineRule="auto"/>
      <w:ind w:left="0" w:firstLine="0"/>
      <w:textAlignment w:val="baseline"/>
    </w:pPr>
    <w:rPr>
      <w:rFonts w:eastAsia="MS Mincho"/>
      <w:color w:val="auto"/>
      <w:sz w:val="22"/>
      <w:szCs w:val="22"/>
      <w:lang w:val="en-US"/>
    </w:rPr>
  </w:style>
  <w:style w:type="character" w:customStyle="1" w:styleId="MenoPendente1">
    <w:name w:val="Menção Pendente1"/>
    <w:rsid w:val="00DA337A"/>
    <w:rPr>
      <w:color w:val="605E5C"/>
      <w:shd w:val="clear" w:color="auto" w:fill="E1DFDD"/>
    </w:rPr>
  </w:style>
  <w:style w:type="character" w:customStyle="1" w:styleId="Refdecomentrio1">
    <w:name w:val="Ref. de comentário1"/>
    <w:rsid w:val="00DA337A"/>
    <w:rPr>
      <w:sz w:val="16"/>
      <w:szCs w:val="16"/>
    </w:rPr>
  </w:style>
  <w:style w:type="paragraph" w:customStyle="1" w:styleId="Textodecomentrio1">
    <w:name w:val="Texto de comentário1"/>
    <w:basedOn w:val="Normal"/>
    <w:rsid w:val="00DA337A"/>
    <w:pPr>
      <w:suppressAutoHyphens/>
      <w:autoSpaceDN w:val="0"/>
      <w:spacing w:line="240" w:lineRule="auto"/>
      <w:textAlignment w:val="baseline"/>
    </w:pPr>
    <w:rPr>
      <w:rFonts w:eastAsia="MS Mincho"/>
      <w:sz w:val="20"/>
      <w:szCs w:val="20"/>
    </w:rPr>
  </w:style>
  <w:style w:type="paragraph" w:customStyle="1" w:styleId="Sumrio31">
    <w:name w:val="Sumário 31"/>
    <w:basedOn w:val="Normal"/>
    <w:next w:val="Normal"/>
    <w:autoRedefine/>
    <w:rsid w:val="00DA337A"/>
    <w:pPr>
      <w:suppressAutoHyphens/>
      <w:autoSpaceDN w:val="0"/>
      <w:spacing w:after="100" w:line="254" w:lineRule="auto"/>
      <w:ind w:left="440"/>
      <w:textAlignment w:val="baseline"/>
    </w:pPr>
    <w:rPr>
      <w:rFonts w:eastAsia="MS Mincho"/>
      <w:color w:val="auto"/>
      <w:sz w:val="22"/>
      <w:szCs w:val="22"/>
      <w:lang w:val="en-US"/>
    </w:rPr>
  </w:style>
  <w:style w:type="numbering" w:customStyle="1" w:styleId="LFO1">
    <w:name w:val="LFO1"/>
    <w:basedOn w:val="Semlista"/>
    <w:rsid w:val="00DA337A"/>
    <w:pPr>
      <w:numPr>
        <w:numId w:val="18"/>
      </w:numPr>
    </w:pPr>
  </w:style>
  <w:style w:type="paragraph" w:styleId="Reviso">
    <w:name w:val="Revision"/>
    <w:hidden/>
    <w:rsid w:val="00DA337A"/>
    <w:pPr>
      <w:spacing w:after="0" w:line="240" w:lineRule="auto"/>
    </w:pPr>
    <w:rPr>
      <w:rFonts w:ascii="Abadi" w:eastAsia="Abadi" w:hAnsi="Abadi" w:cs="Times New Roman"/>
      <w:color w:val="2B2B2B"/>
      <w:kern w:val="0"/>
      <w:sz w:val="28"/>
      <w:szCs w:val="28"/>
      <w:lang w:eastAsia="pt-BR"/>
      <w14:ligatures w14:val="none"/>
    </w:rPr>
  </w:style>
  <w:style w:type="character" w:styleId="Refdecomentrio">
    <w:name w:val="annotation reference"/>
    <w:rsid w:val="00DA337A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DA337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DA337A"/>
    <w:rPr>
      <w:rFonts w:ascii="Abadi" w:eastAsia="Abadi" w:hAnsi="Abadi" w:cs="Times New Roman"/>
      <w:b/>
      <w:bCs/>
      <w:color w:val="2B2B2B"/>
      <w:kern w:val="0"/>
      <w:sz w:val="20"/>
      <w:szCs w:val="20"/>
      <w:lang w:eastAsia="pt-BR"/>
      <w14:ligatures w14:val="none"/>
    </w:rPr>
  </w:style>
  <w:style w:type="table" w:customStyle="1" w:styleId="TableGrid1">
    <w:name w:val="Table Grid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DA337A"/>
    <w:rPr>
      <w:rFonts w:ascii="Times New Roman" w:hAnsi="Times New Roman"/>
      <w:sz w:val="24"/>
      <w:szCs w:val="24"/>
    </w:rPr>
  </w:style>
  <w:style w:type="table" w:customStyle="1" w:styleId="TableGrid5">
    <w:name w:val="Table Grid5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elanormal"/>
    <w:next w:val="Tabelacomgrade"/>
    <w:rsid w:val="00DA337A"/>
    <w:pPr>
      <w:spacing w:after="0" w:line="240" w:lineRule="auto"/>
    </w:pPr>
    <w:rPr>
      <w:rFonts w:ascii="Abadi" w:eastAsia="Abadi" w:hAnsi="Abadi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rsid w:val="00DA337A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pt-BR"/>
      <w14:ligatures w14:val="none"/>
    </w:rPr>
  </w:style>
  <w:style w:type="character" w:styleId="Refdenotaderodap">
    <w:name w:val="footnote reference"/>
    <w:rsid w:val="00DA337A"/>
    <w:rPr>
      <w:vertAlign w:val="superscript"/>
    </w:rPr>
  </w:style>
  <w:style w:type="paragraph" w:styleId="Textodenotaderodap">
    <w:name w:val="footnote text"/>
    <w:link w:val="TextodenotaderodapChar"/>
    <w:rsid w:val="00DA337A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TextodenotaderodapChar">
    <w:name w:val="Texto de nota de rodapé Char"/>
    <w:basedOn w:val="Fontepargpadro"/>
    <w:link w:val="Textodenotaderodap"/>
    <w:rsid w:val="00DA337A"/>
    <w:rPr>
      <w:rFonts w:ascii="Arial" w:eastAsia="Arial" w:hAnsi="Arial" w:cs="Arial"/>
      <w:kern w:val="0"/>
      <w:sz w:val="20"/>
      <w:szCs w:val="20"/>
      <w:lang w:eastAsia="pt-BR"/>
      <w14:ligatures w14:val="none"/>
    </w:rPr>
  </w:style>
  <w:style w:type="character" w:customStyle="1" w:styleId="CommentReference1">
    <w:name w:val="Comment Reference1"/>
    <w:rsid w:val="00DA337A"/>
    <w:rPr>
      <w:sz w:val="16"/>
      <w:szCs w:val="16"/>
    </w:rPr>
  </w:style>
  <w:style w:type="character" w:styleId="CdigoHTML">
    <w:name w:val="HTML Code"/>
    <w:basedOn w:val="Fontepargpadro"/>
    <w:uiPriority w:val="99"/>
    <w:unhideWhenUsed/>
    <w:rsid w:val="00DA337A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A337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A3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A337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ltralytics/assets/releases/download/v0.0.0/yolov8n.p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ultralytics/assets/releases/download/v8.3.0/yolov8n.pt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81</Pages>
  <Words>13263</Words>
  <Characters>71623</Characters>
  <Application>Microsoft Office Word</Application>
  <DocSecurity>0</DocSecurity>
  <Lines>596</Lines>
  <Paragraphs>169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Weliton Rodrigues</dc:creator>
  <cp:keywords/>
  <dc:description/>
  <cp:lastModifiedBy>Weliton Rodrigues</cp:lastModifiedBy>
  <cp:revision>2</cp:revision>
  <dcterms:created xsi:type="dcterms:W3CDTF">2026-08-25T17:24:00Z</dcterms:created>
  <dcterms:modified xsi:type="dcterms:W3CDTF">2026-08-25T19:03:00Z</dcterms:modified>
</cp:coreProperties>
</file>