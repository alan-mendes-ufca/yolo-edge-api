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8AA4B" w14:textId="77777777" w:rsidR="00952498" w:rsidRDefault="00952498" w:rsidP="00952498">
      <w:pPr>
        <w:pStyle w:val="Style1"/>
        <w:jc w:val="both"/>
        <w:outlineLvl w:val="1"/>
        <w:rPr>
          <w:sz w:val="32"/>
          <w:szCs w:val="32"/>
        </w:rPr>
      </w:pPr>
      <w:bookmarkStart w:id="0" w:name="_Toc1914703037"/>
      <w:bookmarkStart w:id="1" w:name="_Toc238838981"/>
      <w:r>
        <w:rPr>
          <w:sz w:val="32"/>
          <w:szCs w:val="32"/>
        </w:rPr>
        <w:t>Aula 6 - Arquiteturas de Visão Computacional</w:t>
      </w:r>
      <w:bookmarkEnd w:id="0"/>
      <w:bookmarkEnd w:id="1"/>
    </w:p>
    <w:p w14:paraId="31C9D7F6" w14:textId="77777777" w:rsidR="00952498" w:rsidRDefault="00952498" w:rsidP="00952498">
      <w:pPr>
        <w:pStyle w:val="Style1"/>
        <w:jc w:val="both"/>
        <w:outlineLvl w:val="1"/>
        <w:rPr>
          <w:sz w:val="32"/>
          <w:szCs w:val="32"/>
        </w:rPr>
      </w:pPr>
      <w:bookmarkStart w:id="2" w:name="_Toc162346913"/>
      <w:bookmarkStart w:id="3" w:name="_Toc238838982"/>
      <w:r>
        <w:rPr>
          <w:sz w:val="32"/>
          <w:szCs w:val="32"/>
        </w:rPr>
        <w:t xml:space="preserve">Arquiteturas de Visão Computacional para Edge: YOLO, </w:t>
      </w:r>
      <w:proofErr w:type="spellStart"/>
      <w:r>
        <w:rPr>
          <w:sz w:val="32"/>
          <w:szCs w:val="32"/>
        </w:rPr>
        <w:t>MobileNet</w:t>
      </w:r>
      <w:proofErr w:type="spellEnd"/>
      <w:r>
        <w:rPr>
          <w:sz w:val="32"/>
          <w:szCs w:val="32"/>
        </w:rPr>
        <w:t xml:space="preserve"> e </w:t>
      </w:r>
      <w:proofErr w:type="spellStart"/>
      <w:r>
        <w:rPr>
          <w:sz w:val="32"/>
          <w:szCs w:val="32"/>
        </w:rPr>
        <w:t>EfficientNet</w:t>
      </w:r>
      <w:proofErr w:type="spellEnd"/>
      <w:r>
        <w:rPr>
          <w:sz w:val="32"/>
          <w:szCs w:val="32"/>
        </w:rPr>
        <w:t>-Lite</w:t>
      </w:r>
      <w:bookmarkEnd w:id="2"/>
      <w:bookmarkEnd w:id="3"/>
    </w:p>
    <w:p w14:paraId="276ED49B" w14:textId="77777777" w:rsidR="00952498" w:rsidRPr="00372338" w:rsidRDefault="00952498" w:rsidP="00952498">
      <w:pPr>
        <w:rPr>
          <w:color w:val="00BC29"/>
          <w:sz w:val="32"/>
          <w:szCs w:val="32"/>
        </w:rPr>
      </w:pPr>
      <w:r>
        <w:rPr>
          <w:color w:val="00BC29"/>
          <w:sz w:val="32"/>
          <w:szCs w:val="32"/>
        </w:rPr>
        <w:t>Formato: Texto-Base</w:t>
      </w:r>
    </w:p>
    <w:p w14:paraId="61DF08C9" w14:textId="77777777" w:rsidR="00952498" w:rsidRPr="00372338" w:rsidRDefault="00952498" w:rsidP="00952498">
      <w:pPr>
        <w:rPr>
          <w:sz w:val="24"/>
          <w:szCs w:val="24"/>
        </w:rPr>
      </w:pPr>
    </w:p>
    <w:p w14:paraId="4460F5FD" w14:textId="77777777" w:rsidR="00952498" w:rsidRPr="00390F52" w:rsidRDefault="00952498" w:rsidP="00952498">
      <w:pPr>
        <w:ind w:firstLine="708"/>
        <w:jc w:val="both"/>
        <w:rPr>
          <w:noProof/>
        </w:rPr>
      </w:pPr>
      <w:r>
        <w:rPr>
          <w:noProof/>
        </w:rPr>
        <w:t>As Redes Neurais Convolucionais (CNNs) processam informações visuais estruturadas por meio de camadas de convolução, pooling e classificação.</w:t>
      </w:r>
    </w:p>
    <w:p w14:paraId="56C9C51F" w14:textId="77777777" w:rsidR="00952498" w:rsidRPr="00390F52" w:rsidRDefault="00952498" w:rsidP="00952498">
      <w:pPr>
        <w:ind w:firstLine="708"/>
        <w:jc w:val="both"/>
        <w:rPr>
          <w:noProof/>
        </w:rPr>
      </w:pPr>
      <w:r>
        <w:rPr>
          <w:noProof/>
        </w:rPr>
        <w:t>A execução descentralizada dessas estruturas em dispositivos de borda (Edge AI) exige alta otimização devido a limitações de hardware. Modelos como MobileNet, YOLO e EfficientNet simplificam essas etapas clássicas para equilibrar consumo de recursos e precisão preditiva.</w:t>
      </w:r>
    </w:p>
    <w:p w14:paraId="159C2AC7" w14:textId="7FDF24BE" w:rsidR="00952498" w:rsidRDefault="00952498" w:rsidP="00952498">
      <w:pPr>
        <w:ind w:firstLine="708"/>
        <w:jc w:val="both"/>
      </w:pPr>
      <w:r>
        <w:t xml:space="preserve">Desde a Aula 2, o projeto já usa o YOLOv8n, um modelo escolhido, não dado como certo. Antes de treiná-lo com o </w:t>
      </w:r>
      <w:proofErr w:type="spellStart"/>
      <w:r>
        <w:t>dataset</w:t>
      </w:r>
      <w:proofErr w:type="spellEnd"/>
      <w:r>
        <w:t xml:space="preserve"> epi-v1 (mais adiante nesta aula), vale entender por que ele foi a escolha certa entre as alternativas: o que diferencia arquiteturas como </w:t>
      </w:r>
      <w:proofErr w:type="spellStart"/>
      <w:r>
        <w:t>MobileNet</w:t>
      </w:r>
      <w:proofErr w:type="spellEnd"/>
      <w:r>
        <w:t xml:space="preserve">, YOLO e </w:t>
      </w:r>
      <w:proofErr w:type="spellStart"/>
      <w:r>
        <w:t>EfficientNet</w:t>
      </w:r>
      <w:proofErr w:type="spellEnd"/>
      <w:r>
        <w:t xml:space="preserve">-Lite, e </w:t>
      </w:r>
      <w:r w:rsidR="0057107A">
        <w:t>porque</w:t>
      </w:r>
      <w:r>
        <w:t xml:space="preserve"> a variante "nano" pesa mais na balança do que a precisão bruta quando o </w:t>
      </w:r>
      <w:proofErr w:type="gramStart"/>
      <w:r>
        <w:t>destino final</w:t>
      </w:r>
      <w:proofErr w:type="gramEnd"/>
      <w:r>
        <w:t xml:space="preserve"> é uma </w:t>
      </w:r>
      <w:proofErr w:type="spellStart"/>
      <w:r>
        <w:t>Raspberry</w:t>
      </w:r>
      <w:proofErr w:type="spellEnd"/>
      <w:r>
        <w:t xml:space="preserve"> Pi, não um servidor com GPU.</w:t>
      </w:r>
    </w:p>
    <w:p w14:paraId="2321D914" w14:textId="77777777" w:rsidR="00952498" w:rsidRDefault="00952498" w:rsidP="00952498">
      <w:pPr>
        <w:jc w:val="both"/>
      </w:pPr>
    </w:p>
    <w:p w14:paraId="6491A45D" w14:textId="77777777" w:rsidR="00952498" w:rsidRDefault="00952498" w:rsidP="00952498">
      <w:pPr>
        <w:jc w:val="both"/>
      </w:pPr>
      <w:r>
        <w:rPr>
          <w:rStyle w:val="CitaoChar"/>
          <w:b/>
          <w:bCs/>
          <w:noProof/>
        </w:rPr>
        <w:drawing>
          <wp:inline distT="0" distB="0" distL="0" distR="0" wp14:anchorId="1C31C237" wp14:editId="3BF46B62">
            <wp:extent cx="6175375" cy="2695575"/>
            <wp:effectExtent l="0" t="0" r="0" b="0"/>
            <wp:docPr id="105" name="Imagem 52" descr="A diagram of a complex structure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A diagram of a complex structure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3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B644B" w14:textId="77777777" w:rsidR="00952498" w:rsidRDefault="00952498" w:rsidP="00952498">
      <w:pPr>
        <w:tabs>
          <w:tab w:val="left" w:pos="3160"/>
        </w:tabs>
        <w:jc w:val="both"/>
        <w:rPr>
          <w:noProof/>
        </w:rPr>
      </w:pPr>
    </w:p>
    <w:p w14:paraId="47236949" w14:textId="77777777" w:rsidR="00952498" w:rsidRDefault="00952498" w:rsidP="00952498">
      <w:pPr>
        <w:tabs>
          <w:tab w:val="left" w:pos="3160"/>
        </w:tabs>
        <w:jc w:val="both"/>
        <w:rPr>
          <w:noProof/>
        </w:rPr>
      </w:pPr>
    </w:p>
    <w:p w14:paraId="348AFFC5" w14:textId="77777777" w:rsidR="00952498" w:rsidRDefault="00952498" w:rsidP="00952498">
      <w:pPr>
        <w:tabs>
          <w:tab w:val="left" w:pos="3160"/>
        </w:tabs>
        <w:jc w:val="both"/>
        <w:rPr>
          <w:noProof/>
        </w:rPr>
      </w:pPr>
    </w:p>
    <w:p w14:paraId="6181FE29" w14:textId="77777777" w:rsidR="00952498" w:rsidRPr="00D96079" w:rsidRDefault="00952498" w:rsidP="00952498">
      <w:pPr>
        <w:pStyle w:val="TituloTopico"/>
      </w:pPr>
      <w:r>
        <w:lastRenderedPageBreak/>
        <w:t>Visão Computacional em Edge AI</w:t>
      </w:r>
    </w:p>
    <w:p w14:paraId="530064CD" w14:textId="77777777" w:rsidR="00952498" w:rsidRDefault="00952498" w:rsidP="00952498">
      <w:pPr>
        <w:ind w:firstLine="708"/>
        <w:jc w:val="both"/>
      </w:pPr>
      <w:r>
        <w:t>Embora redes neurais profundas possam alcançar alta precisão, sua execução em dispositivos embarcados apresenta desafios importantes.</w:t>
      </w:r>
    </w:p>
    <w:p w14:paraId="5127FA9E" w14:textId="77777777" w:rsidR="00952498" w:rsidRDefault="00952498" w:rsidP="00952498">
      <w:pPr>
        <w:jc w:val="both"/>
      </w:pPr>
      <w:r>
        <w:t>Dispositivos utilizados em Edge AI, como microcontroladores ou placas embarcadas, possuem limitações de:</w:t>
      </w:r>
    </w:p>
    <w:p w14:paraId="05C659B1" w14:textId="77777777" w:rsidR="00952498" w:rsidRDefault="00952498">
      <w:pPr>
        <w:pStyle w:val="PargrafodaLista"/>
        <w:numPr>
          <w:ilvl w:val="0"/>
          <w:numId w:val="4"/>
        </w:numPr>
        <w:jc w:val="both"/>
      </w:pPr>
      <w:r>
        <w:t>Processamento</w:t>
      </w:r>
    </w:p>
    <w:p w14:paraId="256B8A0F" w14:textId="77777777" w:rsidR="00952498" w:rsidRDefault="00952498">
      <w:pPr>
        <w:pStyle w:val="PargrafodaLista"/>
        <w:numPr>
          <w:ilvl w:val="0"/>
          <w:numId w:val="4"/>
        </w:numPr>
        <w:jc w:val="both"/>
      </w:pPr>
      <w:r>
        <w:t>Memória</w:t>
      </w:r>
    </w:p>
    <w:p w14:paraId="299C221D" w14:textId="77777777" w:rsidR="00952498" w:rsidRDefault="00952498">
      <w:pPr>
        <w:pStyle w:val="PargrafodaLista"/>
        <w:numPr>
          <w:ilvl w:val="0"/>
          <w:numId w:val="4"/>
        </w:numPr>
        <w:jc w:val="both"/>
      </w:pPr>
      <w:r>
        <w:t>Consumo energético</w:t>
      </w:r>
    </w:p>
    <w:p w14:paraId="65D58302" w14:textId="77777777" w:rsidR="00952498" w:rsidRDefault="00952498" w:rsidP="00952498">
      <w:pPr>
        <w:ind w:firstLine="708"/>
        <w:jc w:val="both"/>
      </w:pPr>
      <w:r>
        <w:t>Dessa forma, arquiteturas tradicionais de grande porte não são adequadas para execução nesses ambientes.</w:t>
      </w:r>
    </w:p>
    <w:p w14:paraId="4B0FC0B6" w14:textId="77777777" w:rsidR="00952498" w:rsidRDefault="00952498" w:rsidP="00952498">
      <w:pPr>
        <w:ind w:firstLine="708"/>
        <w:jc w:val="both"/>
      </w:pPr>
      <w:r>
        <w:t>Para resolver esse problema, surgiram arquiteturas otimizadas para dispositivos com recursos limitados.</w:t>
      </w:r>
    </w:p>
    <w:p w14:paraId="3660EFEB" w14:textId="77777777" w:rsidR="00952498" w:rsidRDefault="00952498" w:rsidP="00952498">
      <w:pPr>
        <w:tabs>
          <w:tab w:val="left" w:pos="1110"/>
        </w:tabs>
        <w:jc w:val="both"/>
      </w:pPr>
    </w:p>
    <w:p w14:paraId="3FE0D021" w14:textId="77777777" w:rsidR="00952498" w:rsidRPr="002929B8" w:rsidRDefault="00952498" w:rsidP="00952498">
      <w:pPr>
        <w:jc w:val="both"/>
        <w:rPr>
          <w:rFonts w:eastAsia="MS Mincho"/>
          <w:b/>
          <w:bCs/>
          <w:color w:val="1FA2D6"/>
        </w:rPr>
      </w:pPr>
      <w:proofErr w:type="spellStart"/>
      <w:r>
        <w:rPr>
          <w:rFonts w:eastAsia="MS Mincho"/>
          <w:b/>
          <w:bCs/>
          <w:color w:val="1FA2D6"/>
        </w:rPr>
        <w:t>MobileNet</w:t>
      </w:r>
      <w:proofErr w:type="spellEnd"/>
      <w:r>
        <w:rPr>
          <w:rFonts w:eastAsia="MS Mincho"/>
          <w:b/>
          <w:bCs/>
          <w:color w:val="1FA2D6"/>
        </w:rPr>
        <w:t xml:space="preserve"> – Arquitetura eficiente para dispositivos embarcados</w:t>
      </w:r>
    </w:p>
    <w:p w14:paraId="2E9D5FF3" w14:textId="77777777" w:rsidR="00952498" w:rsidRDefault="00952498" w:rsidP="00952498">
      <w:pPr>
        <w:ind w:firstLine="708"/>
        <w:jc w:val="both"/>
      </w:pPr>
      <w:r>
        <w:t xml:space="preserve">A arquitetura </w:t>
      </w:r>
      <w:proofErr w:type="spellStart"/>
      <w:r>
        <w:rPr>
          <w:b/>
          <w:bCs/>
        </w:rPr>
        <w:t>MobileNet</w:t>
      </w:r>
      <w:proofErr w:type="spellEnd"/>
      <w:r>
        <w:t xml:space="preserve"> foi desenvolvida com o objetivo de viabilizar a execução de modelos de visão computacional em dispositivos com recursos computacionais limitados, como smartphones, sistemas embarcados e plataformas de Edge AI. Diferentemente de arquiteturas profundas tradicionais, que frequentemente demandam grande capacidade de processamento e memória, o </w:t>
      </w:r>
      <w:proofErr w:type="spellStart"/>
      <w:r>
        <w:t>MobileNet</w:t>
      </w:r>
      <w:proofErr w:type="spellEnd"/>
      <w:r>
        <w:t xml:space="preserve"> foi projetado para reduzir significativamente o custo computacional da inferência sem comprometer substancialmente o desempenho preditivo.</w:t>
      </w:r>
    </w:p>
    <w:p w14:paraId="6676BE93" w14:textId="77777777" w:rsidR="00952498" w:rsidRDefault="00952498" w:rsidP="00952498">
      <w:pPr>
        <w:ind w:firstLine="708"/>
        <w:jc w:val="both"/>
      </w:pPr>
      <w:r>
        <w:t xml:space="preserve">A principal inovação dessa arquitetura consiste na utilização das chamadas </w:t>
      </w:r>
      <w:proofErr w:type="spellStart"/>
      <w:r>
        <w:rPr>
          <w:b/>
          <w:bCs/>
        </w:rPr>
        <w:t>Depthwise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Separable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Convolutions</w:t>
      </w:r>
      <w:proofErr w:type="spellEnd"/>
      <w:r>
        <w:t>, uma técnica que decompõe a operação de convolução padrão em duas etapas mais simples e computacionalmente eficientes. Essa estratégia reduz o número de operações necessárias e diminui consideravelmente a quantidade de parâmetros do modelo.</w:t>
      </w:r>
    </w:p>
    <w:p w14:paraId="7479EA50" w14:textId="77777777" w:rsidR="00952498" w:rsidRDefault="00952498" w:rsidP="00952498">
      <w:pPr>
        <w:jc w:val="both"/>
      </w:pPr>
      <w:r>
        <w:t xml:space="preserve">Na convolução tradicional, um conjunto de filtros convolucionais é aplicado simultaneamente a todos os canais da imagem de entrada, combinando informação espacial e entre canais em uma única operação. Já na abordagem utilizada pelo </w:t>
      </w:r>
      <w:proofErr w:type="spellStart"/>
      <w:r>
        <w:t>MobileNet</w:t>
      </w:r>
      <w:proofErr w:type="spellEnd"/>
      <w:r>
        <w:t>, essa operação é dividida em dois estágios distintos:</w:t>
      </w:r>
    </w:p>
    <w:p w14:paraId="041EE1E6" w14:textId="77777777" w:rsidR="00952498" w:rsidRPr="00E42A94" w:rsidRDefault="00952498">
      <w:pPr>
        <w:pStyle w:val="PargrafodaLista"/>
        <w:numPr>
          <w:ilvl w:val="0"/>
          <w:numId w:val="11"/>
        </w:numPr>
        <w:jc w:val="both"/>
        <w:rPr>
          <w:b/>
          <w:bCs/>
        </w:rPr>
      </w:pPr>
      <w:proofErr w:type="spellStart"/>
      <w:r>
        <w:rPr>
          <w:b/>
          <w:bCs/>
        </w:rPr>
        <w:t>Depthwise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Convolution</w:t>
      </w:r>
      <w:proofErr w:type="spellEnd"/>
    </w:p>
    <w:p w14:paraId="2FCCD826" w14:textId="77777777" w:rsidR="00952498" w:rsidRDefault="00952498" w:rsidP="00952498">
      <w:pPr>
        <w:ind w:left="708"/>
        <w:jc w:val="both"/>
      </w:pPr>
      <w:r>
        <w:t xml:space="preserve">Nessa etapa, um filtro convolucional é aplicado separadamente </w:t>
      </w:r>
      <w:proofErr w:type="spellStart"/>
      <w:r>
        <w:t>a</w:t>
      </w:r>
      <w:proofErr w:type="spellEnd"/>
      <w:r>
        <w:t xml:space="preserve"> cada canal da entrada, permitindo a extração de padrões espaciais de forma independente para cada mapa de características.</w:t>
      </w:r>
    </w:p>
    <w:p w14:paraId="608CE7FE" w14:textId="77777777" w:rsidR="00952498" w:rsidRPr="00E42A94" w:rsidRDefault="00952498">
      <w:pPr>
        <w:pStyle w:val="PargrafodaLista"/>
        <w:numPr>
          <w:ilvl w:val="0"/>
          <w:numId w:val="11"/>
        </w:numPr>
        <w:jc w:val="both"/>
        <w:rPr>
          <w:b/>
          <w:bCs/>
        </w:rPr>
      </w:pPr>
      <w:proofErr w:type="spellStart"/>
      <w:r>
        <w:rPr>
          <w:b/>
          <w:bCs/>
        </w:rPr>
        <w:t>Pointwise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Convolution</w:t>
      </w:r>
      <w:proofErr w:type="spellEnd"/>
    </w:p>
    <w:p w14:paraId="18ACF256" w14:textId="77777777" w:rsidR="00952498" w:rsidRDefault="00952498" w:rsidP="00952498">
      <w:pPr>
        <w:ind w:left="708"/>
        <w:jc w:val="both"/>
      </w:pPr>
      <w:r>
        <w:lastRenderedPageBreak/>
        <w:t>Em seguida, é aplicada uma convolução 1×1, responsável por combinar as informações extraídas em cada canal, realizando a integração entre os diferentes mapas de características.</w:t>
      </w:r>
    </w:p>
    <w:p w14:paraId="3DD998C5" w14:textId="77777777" w:rsidR="00952498" w:rsidRDefault="00952498" w:rsidP="00952498">
      <w:pPr>
        <w:ind w:firstLine="708"/>
        <w:jc w:val="both"/>
      </w:pPr>
      <w:r>
        <w:t>Essa decomposição permite reduzir drasticamente o número de multiplicações necessárias durante o processamento das imagens. Como consequência, o modelo apresenta menor consumo de memória e maior eficiência computacional, características essenciais para aplicações em dispositivos de borda.</w:t>
      </w:r>
    </w:p>
    <w:p w14:paraId="5FC69B00" w14:textId="77777777" w:rsidR="00952498" w:rsidRDefault="00952498" w:rsidP="00952498">
      <w:pPr>
        <w:ind w:firstLine="708"/>
        <w:jc w:val="both"/>
      </w:pPr>
      <w:r>
        <w:t xml:space="preserve">Segundo </w:t>
      </w:r>
      <w:r>
        <w:rPr>
          <w:b/>
          <w:bCs/>
        </w:rPr>
        <w:t>Howard et al.</w:t>
      </w:r>
      <w:r>
        <w:t xml:space="preserve"> (2017), o uso de </w:t>
      </w:r>
      <w:proofErr w:type="spellStart"/>
      <w:r>
        <w:rPr>
          <w:b/>
          <w:bCs/>
          <w:i/>
          <w:iCs/>
        </w:rPr>
        <w:t>depthwise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separable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convolutio</w:t>
      </w:r>
      <w:r>
        <w:t>ns</w:t>
      </w:r>
      <w:proofErr w:type="spellEnd"/>
      <w:r>
        <w:t xml:space="preserve"> pode reduzir o custo computacional de uma convolução padrão em aproximadamente uma ordem de magnitude, dependendo da configuração da rede. Por esse motivo, a arquitetura </w:t>
      </w:r>
      <w:proofErr w:type="spellStart"/>
      <w:r>
        <w:t>MobileNet</w:t>
      </w:r>
      <w:proofErr w:type="spellEnd"/>
      <w:r>
        <w:t xml:space="preserve"> tornou-se uma das mais utilizadas em aplicações de Edge AI, incluindo sistemas embarcados, dispositivos móveis, robótica e soluções de visão computacional em tempo real.</w:t>
      </w:r>
    </w:p>
    <w:p w14:paraId="07CB52F0" w14:textId="77777777" w:rsidR="0057107A" w:rsidRDefault="0057107A" w:rsidP="00952498">
      <w:pPr>
        <w:ind w:firstLine="708"/>
        <w:jc w:val="both"/>
      </w:pPr>
    </w:p>
    <w:p w14:paraId="61353C3E" w14:textId="77777777" w:rsidR="00952498" w:rsidRDefault="00952498" w:rsidP="00952498">
      <w:pPr>
        <w:jc w:val="center"/>
      </w:pPr>
      <w:r>
        <w:rPr>
          <w:noProof/>
          <w:sz w:val="20"/>
          <w:szCs w:val="20"/>
        </w:rPr>
        <w:drawing>
          <wp:inline distT="0" distB="0" distL="0" distR="0" wp14:anchorId="2AC8594F" wp14:editId="6316E2D8">
            <wp:extent cx="6175375" cy="3372485"/>
            <wp:effectExtent l="0" t="0" r="0" b="0"/>
            <wp:docPr id="106" name="Imagem 51" descr="A diagram of a diagram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A diagram of a diagram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375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E7A5E" w14:textId="77777777" w:rsidR="00952498" w:rsidRDefault="00952498" w:rsidP="00D5386B">
      <w:pPr>
        <w:rPr>
          <w:sz w:val="20"/>
          <w:szCs w:val="20"/>
        </w:rPr>
      </w:pPr>
    </w:p>
    <w:p w14:paraId="20F7DAFD" w14:textId="77777777" w:rsidR="0057107A" w:rsidRDefault="0057107A" w:rsidP="00D5386B">
      <w:pPr>
        <w:rPr>
          <w:sz w:val="20"/>
          <w:szCs w:val="20"/>
        </w:rPr>
      </w:pPr>
    </w:p>
    <w:p w14:paraId="1D4BCEC9" w14:textId="77777777" w:rsidR="0057107A" w:rsidRDefault="0057107A">
      <w:pPr>
        <w:spacing w:line="278" w:lineRule="auto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br w:type="page"/>
      </w:r>
    </w:p>
    <w:p w14:paraId="57892451" w14:textId="1E39750A" w:rsidR="00952498" w:rsidRPr="002929B8" w:rsidRDefault="00952498" w:rsidP="00952498">
      <w:pPr>
        <w:jc w:val="both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lastRenderedPageBreak/>
        <w:t>YOLO – Detecção de Objetos em Tempo Real</w:t>
      </w:r>
    </w:p>
    <w:p w14:paraId="43430BCC" w14:textId="77777777" w:rsidR="00952498" w:rsidRDefault="00952498" w:rsidP="00952498">
      <w:pPr>
        <w:ind w:firstLine="708"/>
        <w:jc w:val="both"/>
      </w:pPr>
      <w:r>
        <w:t xml:space="preserve">A arquitetura </w:t>
      </w:r>
      <w:r>
        <w:rPr>
          <w:b/>
          <w:bCs/>
        </w:rPr>
        <w:t>YOLO (</w:t>
      </w:r>
      <w:proofErr w:type="spellStart"/>
      <w:r>
        <w:rPr>
          <w:b/>
          <w:bCs/>
        </w:rPr>
        <w:t>You</w:t>
      </w:r>
      <w:proofErr w:type="spellEnd"/>
      <w:r>
        <w:rPr>
          <w:b/>
          <w:bCs/>
        </w:rPr>
        <w:t xml:space="preserve"> Only Look </w:t>
      </w:r>
      <w:proofErr w:type="spellStart"/>
      <w:r>
        <w:rPr>
          <w:b/>
          <w:bCs/>
        </w:rPr>
        <w:t>Once</w:t>
      </w:r>
      <w:proofErr w:type="spellEnd"/>
      <w:r>
        <w:rPr>
          <w:b/>
          <w:bCs/>
        </w:rPr>
        <w:t>)</w:t>
      </w:r>
      <w:r>
        <w:t xml:space="preserve"> é uma das abordagens mais relevantes para tarefas de detecção de objetos em tempo real, sendo amplamente empregada em aplicações de visão computacional que exigem simultaneamente rapidez de inferência e desempenho preditivo satisfatório.</w:t>
      </w:r>
    </w:p>
    <w:p w14:paraId="7E2858D0" w14:textId="77777777" w:rsidR="00952498" w:rsidRDefault="00952498" w:rsidP="00952498">
      <w:pPr>
        <w:ind w:firstLine="708"/>
        <w:jc w:val="both"/>
      </w:pPr>
      <w:r>
        <w:t xml:space="preserve">Diferentemente de métodos clássicos de detecção em duas etapas, como aqueles baseados em propostas de regiões, o YOLO adota uma estratégia de detecção em etapa única </w:t>
      </w:r>
      <w:r>
        <w:rPr>
          <w:b/>
          <w:bCs/>
        </w:rPr>
        <w:t>(single-</w:t>
      </w:r>
      <w:proofErr w:type="spellStart"/>
      <w:r>
        <w:rPr>
          <w:b/>
          <w:bCs/>
        </w:rPr>
        <w:t>stage</w:t>
      </w:r>
      <w:proofErr w:type="spellEnd"/>
      <w:r>
        <w:rPr>
          <w:b/>
          <w:bCs/>
        </w:rPr>
        <w:t xml:space="preserve"> detector)</w:t>
      </w:r>
      <w:r>
        <w:t>. Nessa abordagem, a imagem de entrada é processada em uma única passagem pela rede neural, que estima diretamente, de forma conjunta, as classes dos objetos e as respectivas localizações espaciais. Essa característica reduz significativamente o custo computacional do processo de inferência e torna a arquitetura particularmente adequada para cenários com restrições de latência.</w:t>
      </w:r>
    </w:p>
    <w:p w14:paraId="6CE41D3E" w14:textId="77777777" w:rsidR="00952498" w:rsidRDefault="00952498" w:rsidP="00952498">
      <w:pPr>
        <w:ind w:firstLine="708"/>
        <w:jc w:val="both"/>
      </w:pPr>
      <w:r>
        <w:t>Em termos funcionais, o modelo YOLO aprende a prever, para diferentes regiões da imagem:</w:t>
      </w:r>
    </w:p>
    <w:p w14:paraId="0642D321" w14:textId="77777777" w:rsidR="00952498" w:rsidRDefault="00952498">
      <w:pPr>
        <w:pStyle w:val="PargrafodaLista"/>
        <w:numPr>
          <w:ilvl w:val="0"/>
          <w:numId w:val="5"/>
        </w:numPr>
        <w:jc w:val="both"/>
      </w:pPr>
      <w:r>
        <w:t>A classe do objeto detectado;</w:t>
      </w:r>
    </w:p>
    <w:p w14:paraId="4CAA595A" w14:textId="77777777" w:rsidR="00952498" w:rsidRDefault="00952498">
      <w:pPr>
        <w:pStyle w:val="PargrafodaLista"/>
        <w:numPr>
          <w:ilvl w:val="0"/>
          <w:numId w:val="5"/>
        </w:numPr>
        <w:jc w:val="both"/>
      </w:pPr>
      <w:r>
        <w:t>A posição do objeto, geralmente representada pelas coordenadas da caixa delimitadora (</w:t>
      </w:r>
      <w:proofErr w:type="spellStart"/>
      <w:r>
        <w:t>bounding</w:t>
      </w:r>
      <w:proofErr w:type="spellEnd"/>
      <w:r>
        <w:t xml:space="preserve"> box);</w:t>
      </w:r>
    </w:p>
    <w:p w14:paraId="3E32ACA9" w14:textId="77777777" w:rsidR="00952498" w:rsidRDefault="00952498">
      <w:pPr>
        <w:pStyle w:val="PargrafodaLista"/>
        <w:numPr>
          <w:ilvl w:val="0"/>
          <w:numId w:val="5"/>
        </w:numPr>
        <w:jc w:val="both"/>
      </w:pPr>
      <w:r>
        <w:t>A confiança da detecção, associada à probabilidade de presença de um objeto e à qualidade do ajuste da caixa prevista.</w:t>
      </w:r>
    </w:p>
    <w:p w14:paraId="39169681" w14:textId="77777777" w:rsidR="00952498" w:rsidRDefault="00952498" w:rsidP="00952498">
      <w:pPr>
        <w:ind w:firstLine="708"/>
        <w:jc w:val="both"/>
      </w:pPr>
      <w:r>
        <w:t xml:space="preserve">De forma geral, a saída do modelo consiste em um conjunto de </w:t>
      </w:r>
      <w:proofErr w:type="spellStart"/>
      <w:r>
        <w:t>bounding</w:t>
      </w:r>
      <w:proofErr w:type="spellEnd"/>
      <w:r>
        <w:t xml:space="preserve"> boxes acompanhadas de rótulos de classe e escores de confiança. Em etapas posteriores, técnicas como </w:t>
      </w:r>
      <w:r>
        <w:rPr>
          <w:b/>
          <w:bCs/>
        </w:rPr>
        <w:t>Non-</w:t>
      </w:r>
      <w:proofErr w:type="spellStart"/>
      <w:r>
        <w:rPr>
          <w:b/>
          <w:bCs/>
        </w:rPr>
        <w:t>Maximum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Suppression</w:t>
      </w:r>
      <w:proofErr w:type="spellEnd"/>
      <w:r>
        <w:rPr>
          <w:b/>
          <w:bCs/>
        </w:rPr>
        <w:t xml:space="preserve"> (NMS)</w:t>
      </w:r>
      <w:r>
        <w:t xml:space="preserve"> são empregadas para eliminar caixas redundantes e manter apenas as detecções mais consistentes.</w:t>
      </w:r>
    </w:p>
    <w:p w14:paraId="329894CD" w14:textId="77777777" w:rsidR="00952498" w:rsidRPr="003D3818" w:rsidRDefault="00952498" w:rsidP="00952498">
      <w:pPr>
        <w:jc w:val="both"/>
        <w:rPr>
          <w:b/>
          <w:bCs/>
        </w:rPr>
      </w:pPr>
      <w:r>
        <w:rPr>
          <w:b/>
          <w:bCs/>
        </w:rPr>
        <w:t>Princípio de funcionamento</w:t>
      </w:r>
    </w:p>
    <w:p w14:paraId="22915052" w14:textId="77777777" w:rsidR="00952498" w:rsidRDefault="00952498" w:rsidP="00952498">
      <w:pPr>
        <w:ind w:firstLine="708"/>
        <w:jc w:val="both"/>
      </w:pPr>
      <w:r>
        <w:t>Embora diferentes versões do YOLO apresentem variações arquiteturais, o princípio geral de operação baseia-se na extração de características visuais por uma rede convolucional profunda, seguida por camadas de predição que estimam, em múltiplas escalas, a presença e a localização dos objetos.</w:t>
      </w:r>
    </w:p>
    <w:p w14:paraId="3BC31715" w14:textId="77777777" w:rsidR="00952498" w:rsidRDefault="00952498" w:rsidP="00952498">
      <w:pPr>
        <w:ind w:firstLine="708"/>
        <w:jc w:val="both"/>
      </w:pPr>
      <w:r>
        <w:t>Essa formulação permite que o modelo detecte múltiplos objetos em uma mesma imagem, incluindo objetos de diferentes tamanhos. Em versões mais recentes, a arquitetura passou a incorporar mecanismos mais sofisticados para:</w:t>
      </w:r>
    </w:p>
    <w:p w14:paraId="46594A6F" w14:textId="77777777" w:rsidR="00952498" w:rsidRDefault="00952498">
      <w:pPr>
        <w:pStyle w:val="PargrafodaLista"/>
        <w:numPr>
          <w:ilvl w:val="0"/>
          <w:numId w:val="6"/>
        </w:numPr>
        <w:jc w:val="both"/>
      </w:pPr>
      <w:r>
        <w:t>Extração hierárquica de características;</w:t>
      </w:r>
    </w:p>
    <w:p w14:paraId="6A895AF0" w14:textId="77777777" w:rsidR="00952498" w:rsidRDefault="00952498">
      <w:pPr>
        <w:pStyle w:val="PargrafodaLista"/>
        <w:numPr>
          <w:ilvl w:val="0"/>
          <w:numId w:val="6"/>
        </w:numPr>
        <w:jc w:val="both"/>
      </w:pPr>
      <w:r>
        <w:t>Fusão multiescala de mapas de ativação;</w:t>
      </w:r>
    </w:p>
    <w:p w14:paraId="3272A87E" w14:textId="77777777" w:rsidR="00952498" w:rsidRDefault="00952498">
      <w:pPr>
        <w:pStyle w:val="PargrafodaLista"/>
        <w:numPr>
          <w:ilvl w:val="0"/>
          <w:numId w:val="6"/>
        </w:numPr>
        <w:jc w:val="both"/>
      </w:pPr>
      <w:r>
        <w:t>Refinamento das predições de localização;</w:t>
      </w:r>
    </w:p>
    <w:p w14:paraId="73B6B48D" w14:textId="77777777" w:rsidR="00952498" w:rsidRDefault="00952498">
      <w:pPr>
        <w:pStyle w:val="PargrafodaLista"/>
        <w:numPr>
          <w:ilvl w:val="0"/>
          <w:numId w:val="6"/>
        </w:numPr>
        <w:jc w:val="both"/>
      </w:pPr>
      <w:r>
        <w:t>Melhoria da sensibilidade a objetos pequenos.</w:t>
      </w:r>
    </w:p>
    <w:p w14:paraId="433969B4" w14:textId="77777777" w:rsidR="00952498" w:rsidRDefault="00952498" w:rsidP="00952498">
      <w:pPr>
        <w:ind w:firstLine="708"/>
        <w:jc w:val="both"/>
      </w:pPr>
      <w:r>
        <w:lastRenderedPageBreak/>
        <w:t>Como resultado, o YOLO consolidou-se como uma arquitetura de referência em tarefas como vigilância inteligente, inspeção industrial, monitoramento logístico, robótica móvel e sistemas embarcados com câmera.</w:t>
      </w:r>
    </w:p>
    <w:p w14:paraId="0C98E833" w14:textId="77777777" w:rsidR="00952498" w:rsidRDefault="00952498" w:rsidP="00952498">
      <w:pPr>
        <w:jc w:val="center"/>
      </w:pPr>
      <w:r>
        <w:rPr>
          <w:noProof/>
        </w:rPr>
        <w:drawing>
          <wp:inline distT="0" distB="0" distL="0" distR="0" wp14:anchorId="00096CB0" wp14:editId="049B44DA">
            <wp:extent cx="6186805" cy="2541270"/>
            <wp:effectExtent l="0" t="0" r="0" b="0"/>
            <wp:docPr id="107" name="Imagem 50" descr="A diagram of a crossword puzzle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A diagram of a crossword puzzle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CE3F0" w14:textId="77777777" w:rsidR="0057107A" w:rsidRDefault="0057107A" w:rsidP="00952498">
      <w:pPr>
        <w:jc w:val="both"/>
        <w:rPr>
          <w:b/>
          <w:bCs/>
        </w:rPr>
      </w:pPr>
    </w:p>
    <w:p w14:paraId="61109CC8" w14:textId="0048B9CF" w:rsidR="00952498" w:rsidRPr="00E7383F" w:rsidRDefault="00952498" w:rsidP="00952498">
      <w:pPr>
        <w:jc w:val="both"/>
        <w:rPr>
          <w:b/>
          <w:bCs/>
        </w:rPr>
      </w:pPr>
      <w:r>
        <w:rPr>
          <w:b/>
          <w:bCs/>
        </w:rPr>
        <w:t>Vantagens da arquitetura YOLO</w:t>
      </w:r>
    </w:p>
    <w:p w14:paraId="555B7D98" w14:textId="77777777" w:rsidR="00952498" w:rsidRDefault="00952498" w:rsidP="00952498">
      <w:pPr>
        <w:ind w:firstLine="708"/>
        <w:jc w:val="both"/>
      </w:pPr>
      <w:r>
        <w:t>Entre as principais vantagens do YOLO, destacam-se:</w:t>
      </w:r>
    </w:p>
    <w:p w14:paraId="31EE215D" w14:textId="77777777" w:rsidR="00952498" w:rsidRDefault="00952498">
      <w:pPr>
        <w:pStyle w:val="PargrafodaLista"/>
        <w:numPr>
          <w:ilvl w:val="0"/>
          <w:numId w:val="7"/>
        </w:numPr>
        <w:jc w:val="both"/>
      </w:pPr>
      <w:r>
        <w:t>Alta velocidade de inferência, favorecendo aplicações em tempo real;</w:t>
      </w:r>
    </w:p>
    <w:p w14:paraId="1782AAE7" w14:textId="77777777" w:rsidR="00952498" w:rsidRDefault="00952498">
      <w:pPr>
        <w:pStyle w:val="PargrafodaLista"/>
        <w:numPr>
          <w:ilvl w:val="0"/>
          <w:numId w:val="7"/>
        </w:numPr>
        <w:jc w:val="both"/>
      </w:pPr>
      <w:r>
        <w:t>Predição unificada, com detecção e classificação realizadas pelo mesmo modelo;</w:t>
      </w:r>
    </w:p>
    <w:p w14:paraId="0AE329A7" w14:textId="77777777" w:rsidR="00952498" w:rsidRDefault="00952498">
      <w:pPr>
        <w:pStyle w:val="PargrafodaLista"/>
        <w:numPr>
          <w:ilvl w:val="0"/>
          <w:numId w:val="7"/>
        </w:numPr>
        <w:jc w:val="both"/>
      </w:pPr>
      <w:r>
        <w:t>Boa relação entre precisão e custo computacional, especialmente em versões otimizadas;</w:t>
      </w:r>
    </w:p>
    <w:p w14:paraId="47C194F4" w14:textId="77777777" w:rsidR="00952498" w:rsidRDefault="00952498">
      <w:pPr>
        <w:pStyle w:val="PargrafodaLista"/>
        <w:numPr>
          <w:ilvl w:val="0"/>
          <w:numId w:val="7"/>
        </w:numPr>
        <w:jc w:val="both"/>
      </w:pPr>
      <w:r>
        <w:t>Facilidade de uso em aplicações práticas, com amplo suporte em bibliotecas modernas.</w:t>
      </w:r>
    </w:p>
    <w:p w14:paraId="687C31B3" w14:textId="77777777" w:rsidR="00952498" w:rsidRDefault="00952498" w:rsidP="00952498">
      <w:pPr>
        <w:ind w:firstLine="708"/>
        <w:jc w:val="both"/>
      </w:pPr>
      <w:r>
        <w:t>Essas características tornam a arquitetura especialmente atrativa para sistemas de Edge AI, nos quais o processamento deve ocorrer localmente, com limitações de memória, energia e capacidade computacional.</w:t>
      </w:r>
    </w:p>
    <w:p w14:paraId="7F8B90CA" w14:textId="77777777" w:rsidR="00952498" w:rsidRDefault="00952498" w:rsidP="00952498">
      <w:pPr>
        <w:ind w:firstLine="708"/>
        <w:jc w:val="both"/>
      </w:pPr>
    </w:p>
    <w:p w14:paraId="283EA3C0" w14:textId="77777777" w:rsidR="00952498" w:rsidRPr="00E7383F" w:rsidRDefault="00952498" w:rsidP="00952498">
      <w:pPr>
        <w:jc w:val="both"/>
        <w:rPr>
          <w:b/>
          <w:bCs/>
        </w:rPr>
      </w:pPr>
      <w:r>
        <w:rPr>
          <w:b/>
          <w:bCs/>
        </w:rPr>
        <w:t>Limitações e desafios</w:t>
      </w:r>
    </w:p>
    <w:p w14:paraId="061CB4BA" w14:textId="77777777" w:rsidR="00952498" w:rsidRDefault="00952498" w:rsidP="00952498">
      <w:pPr>
        <w:ind w:firstLine="708"/>
        <w:jc w:val="both"/>
      </w:pPr>
      <w:r>
        <w:t>Apesar de suas vantagens, o YOLO também apresenta limitações que devem ser consideradas no projeto de uma solução.</w:t>
      </w:r>
    </w:p>
    <w:p w14:paraId="164DEAFC" w14:textId="77777777" w:rsidR="00952498" w:rsidRDefault="00952498" w:rsidP="00952498">
      <w:pPr>
        <w:jc w:val="both"/>
      </w:pPr>
      <w:r>
        <w:t>Entre os principais desafios estão:</w:t>
      </w:r>
    </w:p>
    <w:p w14:paraId="463C8DDA" w14:textId="77777777" w:rsidR="00952498" w:rsidRDefault="00952498">
      <w:pPr>
        <w:pStyle w:val="PargrafodaLista"/>
        <w:numPr>
          <w:ilvl w:val="0"/>
          <w:numId w:val="8"/>
        </w:numPr>
        <w:jc w:val="both"/>
      </w:pPr>
      <w:r>
        <w:t>Redução de desempenho em cenários com objetos muito pequenos ou densamente agrupados;</w:t>
      </w:r>
    </w:p>
    <w:p w14:paraId="1C1AC8E7" w14:textId="77777777" w:rsidR="00952498" w:rsidRDefault="00952498">
      <w:pPr>
        <w:pStyle w:val="PargrafodaLista"/>
        <w:numPr>
          <w:ilvl w:val="0"/>
          <w:numId w:val="8"/>
        </w:numPr>
        <w:jc w:val="both"/>
      </w:pPr>
      <w:r>
        <w:t xml:space="preserve">Sensibilidade à qualidade e diversidade do </w:t>
      </w:r>
      <w:proofErr w:type="spellStart"/>
      <w:r>
        <w:t>dataset</w:t>
      </w:r>
      <w:proofErr w:type="spellEnd"/>
      <w:r>
        <w:t xml:space="preserve"> de treinamento;</w:t>
      </w:r>
    </w:p>
    <w:p w14:paraId="4A99FE30" w14:textId="77777777" w:rsidR="00952498" w:rsidRDefault="00952498">
      <w:pPr>
        <w:pStyle w:val="PargrafodaLista"/>
        <w:numPr>
          <w:ilvl w:val="0"/>
          <w:numId w:val="8"/>
        </w:numPr>
        <w:jc w:val="both"/>
      </w:pPr>
      <w:r>
        <w:lastRenderedPageBreak/>
        <w:t xml:space="preserve">Necessidade de ajuste de </w:t>
      </w:r>
      <w:proofErr w:type="spellStart"/>
      <w:r>
        <w:t>hiperparâmetros</w:t>
      </w:r>
      <w:proofErr w:type="spellEnd"/>
      <w:r>
        <w:t xml:space="preserve"> para equilibrar precisão e velocidade;</w:t>
      </w:r>
    </w:p>
    <w:p w14:paraId="10B96117" w14:textId="77777777" w:rsidR="00952498" w:rsidRDefault="00952498">
      <w:pPr>
        <w:pStyle w:val="PargrafodaLista"/>
        <w:numPr>
          <w:ilvl w:val="0"/>
          <w:numId w:val="8"/>
        </w:numPr>
        <w:jc w:val="both"/>
      </w:pPr>
      <w:r>
        <w:t>Degradação de desempenho quando se utilizam versões excessivamente compactas em tarefas complexas.</w:t>
      </w:r>
    </w:p>
    <w:p w14:paraId="32CE672E" w14:textId="77777777" w:rsidR="00952498" w:rsidRDefault="00952498" w:rsidP="00952498">
      <w:pPr>
        <w:ind w:firstLine="708"/>
        <w:jc w:val="both"/>
      </w:pPr>
      <w:r>
        <w:t>Dessa forma, a escolha da variante do modelo deve considerar não apenas a acurácia desejada, mas também o hardware disponível e os requisitos temporais da aplicação.</w:t>
      </w:r>
    </w:p>
    <w:p w14:paraId="33590F8D" w14:textId="77777777" w:rsidR="00952498" w:rsidRDefault="00952498" w:rsidP="00952498">
      <w:pPr>
        <w:ind w:firstLine="708"/>
        <w:jc w:val="both"/>
      </w:pPr>
    </w:p>
    <w:p w14:paraId="7AB664C4" w14:textId="77777777" w:rsidR="00952498" w:rsidRPr="00023F2B" w:rsidRDefault="00952498" w:rsidP="00952498">
      <w:pPr>
        <w:jc w:val="both"/>
        <w:rPr>
          <w:b/>
          <w:bCs/>
        </w:rPr>
      </w:pPr>
      <w:r>
        <w:rPr>
          <w:b/>
          <w:bCs/>
        </w:rPr>
        <w:t>Versões leves e adequação ao Edge AI</w:t>
      </w:r>
    </w:p>
    <w:p w14:paraId="4244BD85" w14:textId="77777777" w:rsidR="00952498" w:rsidRDefault="00952498" w:rsidP="00952498">
      <w:pPr>
        <w:ind w:firstLine="708"/>
        <w:jc w:val="both"/>
      </w:pPr>
      <w:r>
        <w:t>Um dos fatores que explicam a ampla adoção do YOLO em sistemas embarcados é a existência de variantes leves, projetadas para reduzir o número de parâmetros, o custo computacional e a latência de inferência.</w:t>
      </w:r>
    </w:p>
    <w:p w14:paraId="62277D24" w14:textId="77777777" w:rsidR="00952498" w:rsidRDefault="00952498" w:rsidP="00952498">
      <w:pPr>
        <w:ind w:firstLine="708"/>
        <w:jc w:val="both"/>
      </w:pPr>
      <w:r>
        <w:t>Nas famílias mais recentes, é comum encontrar versões compactas identificadas por sufixos como:</w:t>
      </w:r>
    </w:p>
    <w:p w14:paraId="1FF8C883" w14:textId="77777777" w:rsidR="00952498" w:rsidRDefault="00952498">
      <w:pPr>
        <w:pStyle w:val="PargrafodaLista"/>
        <w:numPr>
          <w:ilvl w:val="0"/>
          <w:numId w:val="9"/>
        </w:numPr>
        <w:jc w:val="both"/>
      </w:pPr>
      <w:r>
        <w:t>nano (n)</w:t>
      </w:r>
    </w:p>
    <w:p w14:paraId="26311BCA" w14:textId="77777777" w:rsidR="00952498" w:rsidRDefault="00952498">
      <w:pPr>
        <w:pStyle w:val="PargrafodaLista"/>
        <w:numPr>
          <w:ilvl w:val="0"/>
          <w:numId w:val="9"/>
        </w:numPr>
        <w:jc w:val="both"/>
      </w:pPr>
      <w:proofErr w:type="spellStart"/>
      <w:r>
        <w:t>small</w:t>
      </w:r>
      <w:proofErr w:type="spellEnd"/>
      <w:r>
        <w:t xml:space="preserve"> (s)</w:t>
      </w:r>
    </w:p>
    <w:p w14:paraId="4503D1D3" w14:textId="77777777" w:rsidR="00952498" w:rsidRDefault="00952498" w:rsidP="00952498">
      <w:pPr>
        <w:ind w:firstLine="708"/>
        <w:jc w:val="both"/>
      </w:pPr>
      <w:r>
        <w:t xml:space="preserve">Essas variantes utilizam menos camadas, menos canais convolucionais e estruturas mais enxutas, possibilitando execução mais eficiente em dispositivos com recursos limitados, como </w:t>
      </w:r>
      <w:proofErr w:type="spellStart"/>
      <w:r>
        <w:t>Raspberry</w:t>
      </w:r>
      <w:proofErr w:type="spellEnd"/>
      <w:r>
        <w:t xml:space="preserve"> Pi, placas com aceleradores de IA e sistemas embarcados industriais.</w:t>
      </w:r>
    </w:p>
    <w:p w14:paraId="3E956365" w14:textId="77777777" w:rsidR="00952498" w:rsidRDefault="00952498" w:rsidP="00952498">
      <w:pPr>
        <w:ind w:firstLine="708"/>
        <w:jc w:val="both"/>
      </w:pPr>
      <w:r>
        <w:t xml:space="preserve">Em contrapartida, versões maiores, como </w:t>
      </w:r>
      <w:proofErr w:type="spellStart"/>
      <w:r>
        <w:t>medium</w:t>
      </w:r>
      <w:proofErr w:type="spellEnd"/>
      <w:r>
        <w:t xml:space="preserve"> (m), </w:t>
      </w:r>
      <w:proofErr w:type="spellStart"/>
      <w:r>
        <w:t>large</w:t>
      </w:r>
      <w:proofErr w:type="spellEnd"/>
      <w:r>
        <w:t xml:space="preserve"> (l) e </w:t>
      </w:r>
      <w:proofErr w:type="spellStart"/>
      <w:r>
        <w:t>extra-large</w:t>
      </w:r>
      <w:proofErr w:type="spellEnd"/>
      <w:r>
        <w:t xml:space="preserve"> (x), tendem a oferecer melhor desempenho preditivo, porém demandam maior capacidade computacional e mais memória. Assim, em aplicações de Edge AI, versões leves como YOLOv8n ou equivalentes costumam ser mais apropriadas quando o objetivo é manter inferência local com baixa latência.</w:t>
      </w:r>
    </w:p>
    <w:p w14:paraId="0412E812" w14:textId="77777777" w:rsidR="00952498" w:rsidRDefault="00952498" w:rsidP="00952498">
      <w:pPr>
        <w:jc w:val="both"/>
        <w:rPr>
          <w:b/>
          <w:bCs/>
        </w:rPr>
      </w:pPr>
    </w:p>
    <w:p w14:paraId="645DADDD" w14:textId="77777777" w:rsidR="00952498" w:rsidRPr="00023F2B" w:rsidRDefault="00952498" w:rsidP="00952498">
      <w:pPr>
        <w:jc w:val="both"/>
        <w:rPr>
          <w:b/>
          <w:bCs/>
        </w:rPr>
      </w:pPr>
      <w:r>
        <w:rPr>
          <w:b/>
          <w:bCs/>
        </w:rPr>
        <w:t>YOLO e aplicações em Edge AI</w:t>
      </w:r>
    </w:p>
    <w:p w14:paraId="78E3E161" w14:textId="77777777" w:rsidR="00952498" w:rsidRDefault="00952498" w:rsidP="00952498">
      <w:pPr>
        <w:ind w:firstLine="708"/>
        <w:jc w:val="both"/>
      </w:pPr>
      <w:r>
        <w:t>No contexto do Edge AI, a arquitetura YOLO é particularmente útil em problemas nos quais a decisão precisa ser tomada imediatamente após a captura da imagem, sem depender do envio contínuo de dados para a nuvem. Entre os exemplos de aplicação, destacam-se:</w:t>
      </w:r>
    </w:p>
    <w:p w14:paraId="594A4E3B" w14:textId="77777777" w:rsidR="00952498" w:rsidRDefault="00952498">
      <w:pPr>
        <w:pStyle w:val="PargrafodaLista"/>
        <w:numPr>
          <w:ilvl w:val="0"/>
          <w:numId w:val="10"/>
        </w:numPr>
        <w:jc w:val="both"/>
      </w:pPr>
      <w:r>
        <w:t>Detecção de peças e defeitos em linhas de produção;</w:t>
      </w:r>
    </w:p>
    <w:p w14:paraId="12A8215A" w14:textId="77777777" w:rsidR="00952498" w:rsidRDefault="00952498">
      <w:pPr>
        <w:pStyle w:val="PargrafodaLista"/>
        <w:numPr>
          <w:ilvl w:val="0"/>
          <w:numId w:val="10"/>
        </w:numPr>
        <w:jc w:val="both"/>
      </w:pPr>
      <w:r>
        <w:t>Contagem de objetos em esteiras ou prateleiras;</w:t>
      </w:r>
    </w:p>
    <w:p w14:paraId="57142D18" w14:textId="77777777" w:rsidR="00952498" w:rsidRDefault="00952498">
      <w:pPr>
        <w:pStyle w:val="PargrafodaLista"/>
        <w:numPr>
          <w:ilvl w:val="0"/>
          <w:numId w:val="10"/>
        </w:numPr>
        <w:jc w:val="both"/>
      </w:pPr>
      <w:r>
        <w:t>Monitoramento de equipamentos e áreas industriais;</w:t>
      </w:r>
    </w:p>
    <w:p w14:paraId="3C12E2C9" w14:textId="77777777" w:rsidR="00952498" w:rsidRDefault="00952498">
      <w:pPr>
        <w:pStyle w:val="PargrafodaLista"/>
        <w:numPr>
          <w:ilvl w:val="0"/>
          <w:numId w:val="10"/>
        </w:numPr>
        <w:jc w:val="both"/>
      </w:pPr>
      <w:r>
        <w:t>Rastreamento visual em robótica;</w:t>
      </w:r>
    </w:p>
    <w:p w14:paraId="3B931688" w14:textId="77777777" w:rsidR="00952498" w:rsidRDefault="00952498">
      <w:pPr>
        <w:pStyle w:val="PargrafodaLista"/>
        <w:numPr>
          <w:ilvl w:val="0"/>
          <w:numId w:val="10"/>
        </w:numPr>
        <w:jc w:val="both"/>
      </w:pPr>
      <w:r>
        <w:t>Controle de estoque automatizado;</w:t>
      </w:r>
    </w:p>
    <w:p w14:paraId="14D42D42" w14:textId="77777777" w:rsidR="00952498" w:rsidRDefault="00952498">
      <w:pPr>
        <w:pStyle w:val="PargrafodaLista"/>
        <w:numPr>
          <w:ilvl w:val="0"/>
          <w:numId w:val="10"/>
        </w:numPr>
        <w:jc w:val="both"/>
      </w:pPr>
      <w:r>
        <w:t>Análise de ocupação e segurança em ambientes inteligentes.</w:t>
      </w:r>
    </w:p>
    <w:p w14:paraId="2AD90C41" w14:textId="77777777" w:rsidR="00952498" w:rsidRDefault="00952498" w:rsidP="00952498">
      <w:pPr>
        <w:ind w:firstLine="708"/>
        <w:jc w:val="both"/>
      </w:pPr>
      <w:r>
        <w:lastRenderedPageBreak/>
        <w:t>Nesses cenários, a combinação entre detecção em tempo real e eficiência computacional torna o YOLO uma escolha estratégica para implantação em dispositivos de borda.</w:t>
      </w:r>
    </w:p>
    <w:p w14:paraId="69C52B4A" w14:textId="77777777" w:rsidR="0057107A" w:rsidRDefault="0057107A" w:rsidP="00952498">
      <w:pPr>
        <w:ind w:firstLine="708"/>
        <w:jc w:val="both"/>
      </w:pPr>
    </w:p>
    <w:tbl>
      <w:tblPr>
        <w:tblW w:w="9736" w:type="dxa"/>
        <w:shd w:val="clear" w:color="auto" w:fill="01093A"/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980"/>
        <w:gridCol w:w="7756"/>
      </w:tblGrid>
      <w:tr w:rsidR="00952498" w:rsidRPr="002929B8" w14:paraId="0F78C918" w14:textId="77777777" w:rsidTr="00D5386B">
        <w:tc>
          <w:tcPr>
            <w:tcW w:w="9736" w:type="dxa"/>
            <w:gridSpan w:val="2"/>
            <w:shd w:val="clear" w:color="auto" w:fill="00BC29"/>
          </w:tcPr>
          <w:p w14:paraId="1E467164" w14:textId="77777777" w:rsidR="00952498" w:rsidRPr="002929B8" w:rsidRDefault="00952498" w:rsidP="0050415C">
            <w:pPr>
              <w:spacing w:after="0" w:line="240" w:lineRule="auto"/>
              <w:rPr>
                <w:rFonts w:ascii="Abadi MT Std" w:eastAsia="Abadi MT Std" w:hAnsi="Abadi MT Std" w:cs="Abadi MT Std"/>
                <w:b/>
                <w:color w:val="595959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3AD196A" wp14:editId="32B4E42C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1504954144" name="Retângulo: Cantos Arredondados 2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F5C8E04" w14:textId="77777777" w:rsidR="00952498" w:rsidRPr="001D1793" w:rsidRDefault="00952498" w:rsidP="0095249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TOME NOTA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3AD196A" id="Retângulo: Cantos Arredondados 263" o:spid="_x0000_s1026" style="position:absolute;margin-left:125pt;margin-top:5.4pt;width:220.5pt;height:2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" stroked="f">
                      <v:textbox>
                        <w:txbxContent>
                          <w:p w14:paraId="0F5C8E04" w14:textId="77777777" w:rsidR="00952498" w:rsidRPr="001D1793" w:rsidRDefault="00952498" w:rsidP="0095249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TOME NOTA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952498" w:rsidRPr="002929B8" w14:paraId="5C2603B1" w14:textId="77777777" w:rsidTr="00D5386B">
        <w:trPr>
          <w:trHeight w:val="4351"/>
        </w:trPr>
        <w:tc>
          <w:tcPr>
            <w:tcW w:w="1980" w:type="dxa"/>
            <w:shd w:val="clear" w:color="auto" w:fill="01093A"/>
          </w:tcPr>
          <w:p w14:paraId="27C7674D" w14:textId="77777777" w:rsidR="00952498" w:rsidRPr="002929B8" w:rsidRDefault="00952498" w:rsidP="0050415C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60A24C7E" wp14:editId="4D5D55D0">
                  <wp:extent cx="937895" cy="974090"/>
                  <wp:effectExtent l="0" t="0" r="0" b="0"/>
                  <wp:docPr id="108" name="Imagem 49" descr="A white line drawing of a notebook and a pencil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A white line drawing of a notebook and a pencil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895" cy="97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01093A"/>
          </w:tcPr>
          <w:p w14:paraId="27D2B6B0" w14:textId="77777777" w:rsidR="00952498" w:rsidRDefault="00952498" w:rsidP="0050415C">
            <w:pPr>
              <w:pStyle w:val="darknormal"/>
              <w:jc w:val="both"/>
            </w:pPr>
            <w:r>
              <w:t xml:space="preserve">Redução de custo computacional em </w:t>
            </w:r>
            <w:proofErr w:type="spellStart"/>
            <w:r>
              <w:t>MobileNet</w:t>
            </w:r>
            <w:proofErr w:type="spellEnd"/>
            <w:r>
              <w:t>.</w:t>
            </w:r>
          </w:p>
          <w:p w14:paraId="59B73CE0" w14:textId="77777777" w:rsidR="00952498" w:rsidRDefault="00952498" w:rsidP="0050415C">
            <w:pPr>
              <w:pStyle w:val="darknormal"/>
              <w:jc w:val="both"/>
            </w:pPr>
            <w:r>
              <w:t xml:space="preserve">Uma convolução tradicional combina simultaneamente: informação espacial e informação entre canais. Já a </w:t>
            </w:r>
            <w:proofErr w:type="spellStart"/>
            <w:r>
              <w:t>MobileNet</w:t>
            </w:r>
            <w:proofErr w:type="spellEnd"/>
            <w:r>
              <w:t xml:space="preserve"> separa essas operações em duas etapas:</w:t>
            </w:r>
          </w:p>
          <w:p w14:paraId="65A74D64" w14:textId="77777777" w:rsidR="00952498" w:rsidRDefault="00952498" w:rsidP="0050415C">
            <w:pPr>
              <w:pStyle w:val="darknormal"/>
              <w:jc w:val="both"/>
            </w:pPr>
            <w:r>
              <w:t>1️</w:t>
            </w:r>
            <w:r>
              <w:rPr>
                <w:rFonts w:ascii="Segoe UI Symbol" w:hAnsi="Segoe UI Symbol" w:cs="Segoe UI Symbol"/>
              </w:rPr>
              <w:t>⃣</w:t>
            </w:r>
            <w:r>
              <w:t xml:space="preserve"> extração de padrões espaciais (</w:t>
            </w:r>
            <w:proofErr w:type="spellStart"/>
            <w:r>
              <w:t>Depthwise</w:t>
            </w:r>
            <w:proofErr w:type="spellEnd"/>
            <w:r>
              <w:t>)</w:t>
            </w:r>
          </w:p>
          <w:p w14:paraId="5E50E45F" w14:textId="77777777" w:rsidR="00952498" w:rsidRDefault="00952498" w:rsidP="0050415C">
            <w:pPr>
              <w:pStyle w:val="darknormal"/>
              <w:jc w:val="both"/>
            </w:pPr>
            <w:r>
              <w:t>2️</w:t>
            </w:r>
            <w:r>
              <w:rPr>
                <w:rFonts w:ascii="Segoe UI Symbol" w:hAnsi="Segoe UI Symbol" w:cs="Segoe UI Symbol"/>
              </w:rPr>
              <w:t>⃣</w:t>
            </w:r>
            <w:r>
              <w:t xml:space="preserve"> combinação entre canais (</w:t>
            </w:r>
            <w:proofErr w:type="spellStart"/>
            <w:r>
              <w:t>Pointwise</w:t>
            </w:r>
            <w:proofErr w:type="spellEnd"/>
            <w:r>
              <w:t>).</w:t>
            </w:r>
          </w:p>
          <w:p w14:paraId="6055F1B1" w14:textId="77777777" w:rsidR="00952498" w:rsidRPr="002929B8" w:rsidRDefault="00952498" w:rsidP="0050415C">
            <w:pPr>
              <w:pStyle w:val="darknormal"/>
              <w:jc w:val="both"/>
            </w:pPr>
            <w:r>
              <w:t xml:space="preserve">Essa estratégia permite reduzir drasticamente </w:t>
            </w:r>
            <w:proofErr w:type="gramStart"/>
            <w:r>
              <w:t>o  número</w:t>
            </w:r>
            <w:proofErr w:type="gramEnd"/>
            <w:r>
              <w:t xml:space="preserve"> de parâmetros, número de multiplicações e consumo de </w:t>
            </w:r>
            <w:proofErr w:type="gramStart"/>
            <w:r>
              <w:t>memória Por</w:t>
            </w:r>
            <w:proofErr w:type="gramEnd"/>
            <w:r>
              <w:t xml:space="preserve"> esse motivo, </w:t>
            </w:r>
            <w:proofErr w:type="spellStart"/>
            <w:r>
              <w:t>MobileNet</w:t>
            </w:r>
            <w:proofErr w:type="spellEnd"/>
            <w:r>
              <w:t xml:space="preserve"> é amplamente utilizada em aplicações, como visão computacional, em dispositivos móveis, sistemas embarcados, aplicações de Edge </w:t>
            </w:r>
            <w:proofErr w:type="gramStart"/>
            <w:r>
              <w:t>Ai</w:t>
            </w:r>
            <w:proofErr w:type="gramEnd"/>
            <w:r>
              <w:t xml:space="preserve"> e robótica.</w:t>
            </w:r>
          </w:p>
        </w:tc>
      </w:tr>
    </w:tbl>
    <w:p w14:paraId="396888D3" w14:textId="77777777" w:rsidR="00952498" w:rsidRPr="00035145" w:rsidRDefault="00952498" w:rsidP="00952498">
      <w:pPr>
        <w:jc w:val="both"/>
      </w:pPr>
    </w:p>
    <w:p w14:paraId="7A55D33A" w14:textId="77777777" w:rsidR="00952498" w:rsidRDefault="00952498" w:rsidP="00952498">
      <w:pPr>
        <w:jc w:val="both"/>
        <w:rPr>
          <w:b/>
          <w:bCs/>
        </w:rPr>
      </w:pPr>
    </w:p>
    <w:p w14:paraId="37D0DB47" w14:textId="77777777" w:rsidR="0057107A" w:rsidRDefault="0057107A">
      <w:pPr>
        <w:spacing w:line="278" w:lineRule="auto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br w:type="page"/>
      </w:r>
    </w:p>
    <w:p w14:paraId="49954A56" w14:textId="4C1AB64F" w:rsidR="00952498" w:rsidRPr="002929B8" w:rsidRDefault="00952498" w:rsidP="00952498">
      <w:pPr>
        <w:jc w:val="both"/>
        <w:rPr>
          <w:rFonts w:eastAsia="MS Mincho"/>
          <w:b/>
          <w:bCs/>
          <w:color w:val="1FA2D6"/>
        </w:rPr>
      </w:pPr>
      <w:proofErr w:type="spellStart"/>
      <w:r>
        <w:rPr>
          <w:rFonts w:eastAsia="MS Mincho"/>
          <w:b/>
          <w:bCs/>
          <w:color w:val="1FA2D6"/>
        </w:rPr>
        <w:lastRenderedPageBreak/>
        <w:t>EfficientNet</w:t>
      </w:r>
      <w:proofErr w:type="spellEnd"/>
      <w:r>
        <w:rPr>
          <w:rFonts w:eastAsia="MS Mincho"/>
          <w:b/>
          <w:bCs/>
          <w:color w:val="1FA2D6"/>
        </w:rPr>
        <w:t xml:space="preserve"> – Escalonamento eficiente de redes neurais</w:t>
      </w:r>
    </w:p>
    <w:p w14:paraId="7F519F3A" w14:textId="77777777" w:rsidR="00952498" w:rsidRDefault="00952498" w:rsidP="00952498">
      <w:pPr>
        <w:ind w:firstLine="708"/>
        <w:jc w:val="both"/>
      </w:pPr>
      <w:r>
        <w:t xml:space="preserve">A família de arquiteturas </w:t>
      </w:r>
      <w:proofErr w:type="spellStart"/>
      <w:r>
        <w:rPr>
          <w:b/>
          <w:bCs/>
        </w:rPr>
        <w:t>EfficientNet</w:t>
      </w:r>
      <w:proofErr w:type="spellEnd"/>
      <w:r>
        <w:t xml:space="preserve"> foi proposta com o objetivo de melhorar o desempenho de redes neurais convolucionais por meio de uma estratégia sistemática de escalonamento da arquitetura. Diferentemente de abordagens tradicionais, nas quais apenas uma dimensão da rede é ampliada (como profundidade ou resolução da imagem), o </w:t>
      </w:r>
      <w:proofErr w:type="spellStart"/>
      <w:r>
        <w:rPr>
          <w:b/>
          <w:bCs/>
        </w:rPr>
        <w:t>EfficientNet</w:t>
      </w:r>
      <w:proofErr w:type="spellEnd"/>
      <w:r>
        <w:t xml:space="preserve"> introduziu uma técnica denominada </w:t>
      </w:r>
      <w:proofErr w:type="spellStart"/>
      <w:r>
        <w:t>compound</w:t>
      </w:r>
      <w:proofErr w:type="spellEnd"/>
      <w:r>
        <w:t xml:space="preserve"> </w:t>
      </w:r>
      <w:proofErr w:type="spellStart"/>
      <w:r>
        <w:t>scaling</w:t>
      </w:r>
      <w:proofErr w:type="spellEnd"/>
      <w:r>
        <w:t>, que permite escalar a rede de forma mais equilibrada e eficiente.</w:t>
      </w:r>
    </w:p>
    <w:p w14:paraId="79567A0A" w14:textId="77777777" w:rsidR="00952498" w:rsidRDefault="00952498" w:rsidP="00952498">
      <w:pPr>
        <w:ind w:firstLine="708"/>
        <w:jc w:val="both"/>
      </w:pPr>
      <w:r>
        <w:t>Segundo Tan e Le (2019), o desempenho de uma rede neural profunda depende de três dimensões fundamentais da arquitetura:</w:t>
      </w:r>
    </w:p>
    <w:p w14:paraId="0594C926" w14:textId="77777777" w:rsidR="00952498" w:rsidRDefault="00952498">
      <w:pPr>
        <w:pStyle w:val="PargrafodaLista"/>
        <w:numPr>
          <w:ilvl w:val="0"/>
          <w:numId w:val="12"/>
        </w:numPr>
        <w:jc w:val="both"/>
      </w:pPr>
      <w:r>
        <w:rPr>
          <w:b/>
          <w:bCs/>
        </w:rPr>
        <w:t>Profundidade da rede (</w:t>
      </w:r>
      <w:proofErr w:type="spellStart"/>
      <w:r>
        <w:rPr>
          <w:b/>
          <w:bCs/>
        </w:rPr>
        <w:t>depth</w:t>
      </w:r>
      <w:proofErr w:type="spellEnd"/>
      <w:r>
        <w:rPr>
          <w:b/>
          <w:bCs/>
        </w:rPr>
        <w:t>)</w:t>
      </w:r>
      <w:r>
        <w:t xml:space="preserve"> – número de camadas da rede neural</w:t>
      </w:r>
    </w:p>
    <w:p w14:paraId="37F55F7E" w14:textId="77777777" w:rsidR="00952498" w:rsidRDefault="00952498">
      <w:pPr>
        <w:pStyle w:val="PargrafodaLista"/>
        <w:numPr>
          <w:ilvl w:val="0"/>
          <w:numId w:val="12"/>
        </w:numPr>
        <w:jc w:val="both"/>
      </w:pPr>
      <w:r>
        <w:rPr>
          <w:b/>
          <w:bCs/>
        </w:rPr>
        <w:t>Largura da rede (</w:t>
      </w:r>
      <w:proofErr w:type="spellStart"/>
      <w:r>
        <w:rPr>
          <w:b/>
          <w:bCs/>
        </w:rPr>
        <w:t>width</w:t>
      </w:r>
      <w:proofErr w:type="spellEnd"/>
      <w:r>
        <w:rPr>
          <w:b/>
          <w:bCs/>
        </w:rPr>
        <w:t>)</w:t>
      </w:r>
      <w:r>
        <w:t xml:space="preserve"> – número de filtros em cada camada convolucional</w:t>
      </w:r>
    </w:p>
    <w:p w14:paraId="5B5D3073" w14:textId="77777777" w:rsidR="00952498" w:rsidRDefault="00952498">
      <w:pPr>
        <w:pStyle w:val="PargrafodaLista"/>
        <w:numPr>
          <w:ilvl w:val="0"/>
          <w:numId w:val="12"/>
        </w:numPr>
        <w:jc w:val="both"/>
      </w:pPr>
      <w:r>
        <w:rPr>
          <w:b/>
          <w:bCs/>
        </w:rPr>
        <w:t>Resolução da entrada (</w:t>
      </w:r>
      <w:proofErr w:type="spellStart"/>
      <w:r>
        <w:rPr>
          <w:b/>
          <w:bCs/>
        </w:rPr>
        <w:t>resolution</w:t>
      </w:r>
      <w:proofErr w:type="spellEnd"/>
      <w:r>
        <w:rPr>
          <w:b/>
          <w:bCs/>
        </w:rPr>
        <w:t xml:space="preserve">) </w:t>
      </w:r>
      <w:r>
        <w:t>– dimensão espacial das imagens de entrada</w:t>
      </w:r>
    </w:p>
    <w:p w14:paraId="56FAEAA3" w14:textId="77777777" w:rsidR="0057107A" w:rsidRDefault="0057107A" w:rsidP="0057107A">
      <w:pPr>
        <w:jc w:val="both"/>
      </w:pPr>
    </w:p>
    <w:p w14:paraId="21189727" w14:textId="77777777" w:rsidR="00952498" w:rsidRDefault="00952498" w:rsidP="00952498">
      <w:pPr>
        <w:jc w:val="center"/>
      </w:pPr>
      <w:r>
        <w:rPr>
          <w:noProof/>
        </w:rPr>
        <w:drawing>
          <wp:inline distT="0" distB="0" distL="0" distR="0" wp14:anchorId="10B1F6D0" wp14:editId="165652C5">
            <wp:extent cx="6175375" cy="2660015"/>
            <wp:effectExtent l="0" t="0" r="0" b="0"/>
            <wp:docPr id="109" name="Imagem 48" descr="A diagram of a graph and diagram of a graph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A diagram of a graph and diagram of a graph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375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B71CF" w14:textId="77777777" w:rsidR="00952498" w:rsidRDefault="00952498" w:rsidP="00952498">
      <w:pPr>
        <w:jc w:val="both"/>
      </w:pPr>
    </w:p>
    <w:p w14:paraId="7FF9E657" w14:textId="77777777" w:rsidR="00952498" w:rsidRDefault="00952498" w:rsidP="00952498">
      <w:pPr>
        <w:ind w:firstLine="708"/>
        <w:jc w:val="both"/>
      </w:pPr>
      <w:r>
        <w:t>Em muitas arquiteturas tradicionais, o aumento de desempenho era obtido ampliando apenas uma dessas dimensões. Entretanto, essa abordagem frequentemente resulta em modelos computacionalmente ineficientes, pois não explora adequadamente a relação entre esses três fatores.</w:t>
      </w:r>
    </w:p>
    <w:p w14:paraId="31069722" w14:textId="77777777" w:rsidR="00952498" w:rsidRDefault="00952498" w:rsidP="00952498">
      <w:pPr>
        <w:ind w:firstLine="708"/>
        <w:jc w:val="both"/>
      </w:pPr>
      <w:r>
        <w:t xml:space="preserve">A técnica de </w:t>
      </w:r>
      <w:proofErr w:type="spellStart"/>
      <w:r>
        <w:rPr>
          <w:b/>
          <w:bCs/>
        </w:rPr>
        <w:t>compound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scaling</w:t>
      </w:r>
      <w:proofErr w:type="spellEnd"/>
      <w:r>
        <w:t xml:space="preserve"> proposta no </w:t>
      </w:r>
      <w:proofErr w:type="spellStart"/>
      <w:r>
        <w:rPr>
          <w:b/>
          <w:bCs/>
        </w:rPr>
        <w:t>EfficientNet</w:t>
      </w:r>
      <w:proofErr w:type="spellEnd"/>
      <w:r>
        <w:t xml:space="preserve"> busca resolver esse problema ao ampliar simultaneamente profundidade, largura e resolução de maneira proporcional. Esse escalonamento é controlado por um coeficiente composto, que ajusta automaticamente o crescimento da rede de forma balanceada.</w:t>
      </w:r>
    </w:p>
    <w:p w14:paraId="64E0D32F" w14:textId="77777777" w:rsidR="00952498" w:rsidRDefault="00952498" w:rsidP="00952498">
      <w:pPr>
        <w:ind w:firstLine="708"/>
        <w:jc w:val="both"/>
      </w:pPr>
      <w:r>
        <w:lastRenderedPageBreak/>
        <w:t>Essa estratégia permite construir modelos que apresentam melhor relação entre precisão e custo computacional, tornando-os mais eficientes quando comparados a arquiteturas que aumentam apenas uma dimensão da rede.</w:t>
      </w:r>
    </w:p>
    <w:p w14:paraId="20129821" w14:textId="77777777" w:rsidR="00952498" w:rsidRDefault="00952498" w:rsidP="00952498">
      <w:pPr>
        <w:jc w:val="both"/>
        <w:rPr>
          <w:b/>
          <w:bCs/>
        </w:rPr>
      </w:pPr>
    </w:p>
    <w:p w14:paraId="0462EC9A" w14:textId="77777777" w:rsidR="00952498" w:rsidRPr="00EA1866" w:rsidRDefault="00952498" w:rsidP="00952498">
      <w:pPr>
        <w:jc w:val="both"/>
        <w:rPr>
          <w:b/>
          <w:bCs/>
        </w:rPr>
      </w:pPr>
      <w:proofErr w:type="spellStart"/>
      <w:r>
        <w:rPr>
          <w:b/>
          <w:bCs/>
        </w:rPr>
        <w:t>EfficientNet</w:t>
      </w:r>
      <w:proofErr w:type="spellEnd"/>
      <w:r>
        <w:rPr>
          <w:b/>
          <w:bCs/>
        </w:rPr>
        <w:t>-Lite</w:t>
      </w:r>
    </w:p>
    <w:p w14:paraId="621B95C7" w14:textId="77777777" w:rsidR="00952498" w:rsidRDefault="00952498" w:rsidP="00952498">
      <w:pPr>
        <w:ind w:firstLine="708"/>
        <w:jc w:val="both"/>
      </w:pPr>
      <w:r>
        <w:t xml:space="preserve">Embora o </w:t>
      </w:r>
      <w:proofErr w:type="spellStart"/>
      <w:r>
        <w:t>EfficientNet</w:t>
      </w:r>
      <w:proofErr w:type="spellEnd"/>
      <w:r>
        <w:t xml:space="preserve"> original tenha sido projetado para oferecer alta precisão em tarefas de classificação de imagens, versões adaptadas foram posteriormente desenvolvidas para aplicações em dispositivos com recursos limitados.</w:t>
      </w:r>
    </w:p>
    <w:p w14:paraId="574DD838" w14:textId="77777777" w:rsidR="00952498" w:rsidRDefault="00952498" w:rsidP="00952498">
      <w:pPr>
        <w:ind w:firstLine="708"/>
        <w:jc w:val="both"/>
      </w:pPr>
      <w:r>
        <w:t xml:space="preserve">Nesse contexto, surgiu a família </w:t>
      </w:r>
      <w:proofErr w:type="spellStart"/>
      <w:r>
        <w:rPr>
          <w:b/>
          <w:bCs/>
        </w:rPr>
        <w:t>EfficientNet</w:t>
      </w:r>
      <w:proofErr w:type="spellEnd"/>
      <w:r>
        <w:rPr>
          <w:b/>
          <w:bCs/>
        </w:rPr>
        <w:t>-Lite</w:t>
      </w:r>
      <w:r>
        <w:t>, otimizada para execução em ambientes de baixa potência, como:</w:t>
      </w:r>
    </w:p>
    <w:p w14:paraId="606CCFE2" w14:textId="77777777" w:rsidR="00952498" w:rsidRDefault="00952498">
      <w:pPr>
        <w:pStyle w:val="PargrafodaLista"/>
        <w:numPr>
          <w:ilvl w:val="0"/>
          <w:numId w:val="13"/>
        </w:numPr>
        <w:jc w:val="both"/>
      </w:pPr>
      <w:r>
        <w:t>Dispositivos móveis</w:t>
      </w:r>
    </w:p>
    <w:p w14:paraId="496FEE63" w14:textId="77777777" w:rsidR="00952498" w:rsidRDefault="00952498">
      <w:pPr>
        <w:pStyle w:val="PargrafodaLista"/>
        <w:numPr>
          <w:ilvl w:val="0"/>
          <w:numId w:val="13"/>
        </w:numPr>
        <w:jc w:val="both"/>
      </w:pPr>
      <w:r>
        <w:t>Sistemas embarcados</w:t>
      </w:r>
    </w:p>
    <w:p w14:paraId="66192B46" w14:textId="77777777" w:rsidR="00952498" w:rsidRDefault="00952498">
      <w:pPr>
        <w:pStyle w:val="PargrafodaLista"/>
        <w:numPr>
          <w:ilvl w:val="0"/>
          <w:numId w:val="13"/>
        </w:numPr>
        <w:jc w:val="both"/>
      </w:pPr>
      <w:r>
        <w:t xml:space="preserve">Aplicações de </w:t>
      </w:r>
      <w:proofErr w:type="spellStart"/>
      <w:r>
        <w:t>edge</w:t>
      </w:r>
      <w:proofErr w:type="spellEnd"/>
      <w:r>
        <w:t xml:space="preserve"> </w:t>
      </w:r>
      <w:proofErr w:type="gramStart"/>
      <w:r>
        <w:t>ai</w:t>
      </w:r>
      <w:proofErr w:type="gramEnd"/>
    </w:p>
    <w:p w14:paraId="6E9DF811" w14:textId="77777777" w:rsidR="00952498" w:rsidRDefault="00952498" w:rsidP="00952498">
      <w:pPr>
        <w:ind w:firstLine="708"/>
        <w:jc w:val="both"/>
      </w:pPr>
      <w:r>
        <w:t xml:space="preserve">As versões </w:t>
      </w:r>
      <w:proofErr w:type="spellStart"/>
      <w:r>
        <w:t>EfficientNet</w:t>
      </w:r>
      <w:proofErr w:type="spellEnd"/>
      <w:r>
        <w:t>-Lite introduzem modificações arquiteturais voltadas para melhorar a eficiência de inferência, incluindo:</w:t>
      </w:r>
    </w:p>
    <w:p w14:paraId="3D4283A3" w14:textId="77777777" w:rsidR="00952498" w:rsidRDefault="00952498">
      <w:pPr>
        <w:pStyle w:val="PargrafodaLista"/>
        <w:numPr>
          <w:ilvl w:val="0"/>
          <w:numId w:val="14"/>
        </w:numPr>
        <w:jc w:val="both"/>
      </w:pPr>
      <w:r>
        <w:t>Simplificação de algumas operações da rede</w:t>
      </w:r>
    </w:p>
    <w:p w14:paraId="3BC0C793" w14:textId="77777777" w:rsidR="00952498" w:rsidRDefault="00952498">
      <w:pPr>
        <w:pStyle w:val="PargrafodaLista"/>
        <w:numPr>
          <w:ilvl w:val="0"/>
          <w:numId w:val="14"/>
        </w:numPr>
        <w:jc w:val="both"/>
      </w:pPr>
      <w:r>
        <w:t xml:space="preserve">Otimização para execução em </w:t>
      </w:r>
      <w:proofErr w:type="spellStart"/>
      <w:r>
        <w:t>tensorflow</w:t>
      </w:r>
      <w:proofErr w:type="spellEnd"/>
      <w:r>
        <w:t xml:space="preserve"> lite</w:t>
      </w:r>
    </w:p>
    <w:p w14:paraId="6DB5378E" w14:textId="77777777" w:rsidR="00952498" w:rsidRDefault="00952498">
      <w:pPr>
        <w:pStyle w:val="PargrafodaLista"/>
        <w:numPr>
          <w:ilvl w:val="0"/>
          <w:numId w:val="14"/>
        </w:numPr>
        <w:jc w:val="both"/>
      </w:pPr>
      <w:r>
        <w:t>Redução da latência de inferência em hardware embarcado</w:t>
      </w:r>
    </w:p>
    <w:p w14:paraId="5C2124AA" w14:textId="77777777" w:rsidR="00952498" w:rsidRDefault="00952498" w:rsidP="00952498">
      <w:pPr>
        <w:ind w:firstLine="708"/>
        <w:jc w:val="both"/>
      </w:pPr>
      <w:r>
        <w:t>Como resultado, essas arquiteturas conseguem manter elevado desempenho em tarefas de visão computacional, ao mesmo tempo em que reduzem o consumo de memória e o custo computacional, características essenciais para aplicações de Edge AI.</w:t>
      </w:r>
    </w:p>
    <w:p w14:paraId="7E88851D" w14:textId="77777777" w:rsidR="00952498" w:rsidRDefault="00952498" w:rsidP="00952498">
      <w:pPr>
        <w:jc w:val="both"/>
        <w:rPr>
          <w:b/>
          <w:bCs/>
        </w:rPr>
      </w:pPr>
    </w:p>
    <w:p w14:paraId="73B7B75E" w14:textId="77777777" w:rsidR="0057107A" w:rsidRDefault="0057107A">
      <w:pPr>
        <w:spacing w:line="278" w:lineRule="auto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br w:type="page"/>
      </w:r>
    </w:p>
    <w:p w14:paraId="5667B74C" w14:textId="25241148" w:rsidR="00952498" w:rsidRPr="002929B8" w:rsidRDefault="00952498" w:rsidP="00952498">
      <w:pPr>
        <w:jc w:val="both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lastRenderedPageBreak/>
        <w:t>Trade-</w:t>
      </w:r>
      <w:proofErr w:type="spellStart"/>
      <w:r>
        <w:rPr>
          <w:rFonts w:eastAsia="MS Mincho"/>
          <w:b/>
          <w:bCs/>
          <w:color w:val="1FA2D6"/>
        </w:rPr>
        <w:t>offs</w:t>
      </w:r>
      <w:proofErr w:type="spellEnd"/>
      <w:r>
        <w:rPr>
          <w:rFonts w:eastAsia="MS Mincho"/>
          <w:b/>
          <w:bCs/>
          <w:color w:val="1FA2D6"/>
        </w:rPr>
        <w:t xml:space="preserve"> em modelos para Edge AI</w:t>
      </w:r>
    </w:p>
    <w:p w14:paraId="63EFD1EC" w14:textId="77777777" w:rsidR="00952498" w:rsidRDefault="00952498" w:rsidP="00952498">
      <w:pPr>
        <w:ind w:firstLine="708"/>
        <w:jc w:val="both"/>
      </w:pPr>
      <w:r>
        <w:t>O desenvolvimento de aplicações de Inteligência Artificial na borda (Edge AI) exige um equilíbrio cuidadoso entre desempenho do modelo e restrições de hardware. Diferentemente de ambientes de computação em nuvem ou servidores com GPUs de alto desempenho, dispositivos embarcados operam sob limitações significativas de processamento, memória e energia.</w:t>
      </w:r>
    </w:p>
    <w:p w14:paraId="0255397C" w14:textId="77777777" w:rsidR="00952498" w:rsidRDefault="00952498" w:rsidP="00952498">
      <w:pPr>
        <w:ind w:firstLine="708"/>
        <w:jc w:val="both"/>
      </w:pPr>
      <w:r>
        <w:t>Nesse contexto, a escolha de uma arquitetura de rede neural não deve considerar apenas a precisão preditiva, mas também o impacto computacional do modelo durante a fase de inferência. Modelos mais complexos tendem a apresentar maior capacidade de representação e, consequentemente, maior desempenho em tarefas de visão computacional. Entretanto, essa complexidade geralmente resulta em maior consumo de recursos computacionais.</w:t>
      </w:r>
    </w:p>
    <w:p w14:paraId="1A8AE8FF" w14:textId="77777777" w:rsidR="00952498" w:rsidRDefault="00952498" w:rsidP="00952498">
      <w:pPr>
        <w:ind w:firstLine="708"/>
        <w:jc w:val="both"/>
      </w:pPr>
      <w:r>
        <w:t>Assim, o projeto de sistemas de Edge AI envolve a análise de diferentes trade-</w:t>
      </w:r>
      <w:proofErr w:type="spellStart"/>
      <w:r>
        <w:t>offs</w:t>
      </w:r>
      <w:proofErr w:type="spellEnd"/>
      <w:r>
        <w:t>, isto é, compromissos entre métricas de desempenho e eficiência computacional.</w:t>
      </w:r>
    </w:p>
    <w:p w14:paraId="5E1932CA" w14:textId="77777777" w:rsidR="00952498" w:rsidRDefault="00952498" w:rsidP="00952498">
      <w:pPr>
        <w:ind w:firstLine="708"/>
        <w:jc w:val="both"/>
      </w:pPr>
      <w:r>
        <w:t>Entre os principais fatores que devem ser considerados estão:</w:t>
      </w:r>
    </w:p>
    <w:tbl>
      <w:tblPr>
        <w:tblW w:w="9639" w:type="dxa"/>
        <w:tblInd w:w="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889"/>
        <w:gridCol w:w="3356"/>
        <w:gridCol w:w="4394"/>
      </w:tblGrid>
      <w:tr w:rsidR="00952498" w:rsidRPr="002929B8" w14:paraId="505BA3F1" w14:textId="77777777" w:rsidTr="0050415C">
        <w:trPr>
          <w:trHeight w:val="435"/>
        </w:trPr>
        <w:tc>
          <w:tcPr>
            <w:tcW w:w="18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14:paraId="07BE4A0D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E9ECF4"/>
                <w:sz w:val="20"/>
                <w:szCs w:val="20"/>
              </w:rPr>
            </w:pPr>
            <w:r>
              <w:rPr>
                <w:color w:val="E9ECF4"/>
                <w:sz w:val="20"/>
                <w:szCs w:val="20"/>
              </w:rPr>
              <w:t>Critério</w:t>
            </w:r>
          </w:p>
        </w:tc>
        <w:tc>
          <w:tcPr>
            <w:tcW w:w="33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vAlign w:val="center"/>
          </w:tcPr>
          <w:p w14:paraId="2A2B7FF5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b/>
                <w:bCs/>
                <w:color w:val="E9ECF4"/>
                <w:sz w:val="20"/>
                <w:szCs w:val="20"/>
                <w:lang w:val="en-US"/>
              </w:rPr>
            </w:pPr>
            <w:r>
              <w:rPr>
                <w:color w:val="E9ECF4"/>
                <w:sz w:val="20"/>
                <w:szCs w:val="20"/>
              </w:rPr>
              <w:t>Descrição</w:t>
            </w: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14:paraId="61D8AC6C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E9ECF4"/>
                <w:sz w:val="20"/>
                <w:szCs w:val="20"/>
              </w:rPr>
            </w:pPr>
            <w:r>
              <w:rPr>
                <w:color w:val="E9ECF4"/>
                <w:sz w:val="20"/>
                <w:szCs w:val="20"/>
              </w:rPr>
              <w:t>Impacto em aplicações de Edge AI</w:t>
            </w:r>
          </w:p>
        </w:tc>
      </w:tr>
      <w:tr w:rsidR="00952498" w:rsidRPr="002929B8" w14:paraId="2C51343D" w14:textId="77777777" w:rsidTr="0050415C">
        <w:trPr>
          <w:trHeight w:val="435"/>
        </w:trPr>
        <w:tc>
          <w:tcPr>
            <w:tcW w:w="18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66AD464A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b/>
                <w:bCs/>
                <w:color w:val="E9ECF4"/>
                <w:sz w:val="20"/>
                <w:szCs w:val="20"/>
              </w:rPr>
            </w:pPr>
            <w:r>
              <w:rPr>
                <w:color w:val="E9ECF4"/>
                <w:sz w:val="20"/>
                <w:szCs w:val="20"/>
              </w:rPr>
              <w:t>Precisão (</w:t>
            </w:r>
            <w:proofErr w:type="spellStart"/>
            <w:r>
              <w:rPr>
                <w:color w:val="E9ECF4"/>
                <w:sz w:val="20"/>
                <w:szCs w:val="20"/>
              </w:rPr>
              <w:t>Accuracy</w:t>
            </w:r>
            <w:proofErr w:type="spellEnd"/>
            <w:r>
              <w:rPr>
                <w:color w:val="E9ECF4"/>
                <w:sz w:val="20"/>
                <w:szCs w:val="20"/>
              </w:rPr>
              <w:t>)</w:t>
            </w:r>
          </w:p>
        </w:tc>
        <w:tc>
          <w:tcPr>
            <w:tcW w:w="33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6E7ABF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b/>
                <w:bCs/>
                <w:color w:val="2D2B2B"/>
                <w:sz w:val="20"/>
                <w:szCs w:val="20"/>
              </w:rPr>
            </w:pPr>
            <w:r>
              <w:rPr>
                <w:sz w:val="20"/>
                <w:szCs w:val="20"/>
              </w:rPr>
              <w:t>Mede a capacidade do modelo de realizar previsões corretas.</w:t>
            </w: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967C083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b/>
                <w:bCs/>
                <w:color w:val="2D2B2B"/>
                <w:sz w:val="20"/>
                <w:szCs w:val="20"/>
              </w:rPr>
            </w:pPr>
            <w:r>
              <w:rPr>
                <w:sz w:val="20"/>
                <w:szCs w:val="20"/>
              </w:rPr>
              <w:t>Modelos mais precisos geralmente possuem maior número de parâmetros e maior custo computacional.</w:t>
            </w:r>
          </w:p>
        </w:tc>
      </w:tr>
      <w:tr w:rsidR="00952498" w:rsidRPr="002929B8" w14:paraId="75FE5213" w14:textId="77777777" w:rsidTr="0050415C">
        <w:trPr>
          <w:trHeight w:val="435"/>
        </w:trPr>
        <w:tc>
          <w:tcPr>
            <w:tcW w:w="18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424DC90C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b/>
                <w:bCs/>
                <w:color w:val="E9ECF4"/>
                <w:sz w:val="20"/>
                <w:szCs w:val="20"/>
              </w:rPr>
            </w:pPr>
            <w:r>
              <w:rPr>
                <w:color w:val="E9ECF4"/>
                <w:sz w:val="20"/>
                <w:szCs w:val="20"/>
              </w:rPr>
              <w:t>Latência (</w:t>
            </w:r>
            <w:proofErr w:type="spellStart"/>
            <w:r>
              <w:rPr>
                <w:color w:val="E9ECF4"/>
                <w:sz w:val="20"/>
                <w:szCs w:val="20"/>
              </w:rPr>
              <w:t>Inference</w:t>
            </w:r>
            <w:proofErr w:type="spellEnd"/>
            <w:r>
              <w:rPr>
                <w:color w:val="E9ECF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9ECF4"/>
                <w:sz w:val="20"/>
                <w:szCs w:val="20"/>
              </w:rPr>
              <w:t>Latency</w:t>
            </w:r>
            <w:proofErr w:type="spellEnd"/>
            <w:r>
              <w:rPr>
                <w:color w:val="E9ECF4"/>
                <w:sz w:val="20"/>
                <w:szCs w:val="20"/>
              </w:rPr>
              <w:t>)</w:t>
            </w:r>
          </w:p>
        </w:tc>
        <w:tc>
          <w:tcPr>
            <w:tcW w:w="33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26B6BD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b/>
                <w:bCs/>
                <w:color w:val="2D2B2B"/>
                <w:sz w:val="20"/>
                <w:szCs w:val="20"/>
              </w:rPr>
            </w:pPr>
            <w:r>
              <w:rPr>
                <w:sz w:val="20"/>
                <w:szCs w:val="20"/>
              </w:rPr>
              <w:t>Tempo necessário para realizar uma inferência após receber a entrada.</w:t>
            </w: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13D4149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b/>
                <w:bCs/>
                <w:color w:val="2D2B2B"/>
                <w:sz w:val="20"/>
                <w:szCs w:val="20"/>
              </w:rPr>
            </w:pPr>
            <w:r>
              <w:rPr>
                <w:sz w:val="20"/>
                <w:szCs w:val="20"/>
              </w:rPr>
              <w:t>Aplicações em tempo real exigem baixa latência. Modelos muito complexos podem comprometer esse requisito.</w:t>
            </w:r>
          </w:p>
        </w:tc>
      </w:tr>
      <w:tr w:rsidR="00952498" w:rsidRPr="002929B8" w14:paraId="0C3A9BCC" w14:textId="77777777" w:rsidTr="0050415C">
        <w:trPr>
          <w:trHeight w:val="435"/>
        </w:trPr>
        <w:tc>
          <w:tcPr>
            <w:tcW w:w="18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389FAAD3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b/>
                <w:bCs/>
                <w:color w:val="E9ECF4"/>
                <w:sz w:val="20"/>
                <w:szCs w:val="20"/>
              </w:rPr>
            </w:pPr>
            <w:r>
              <w:rPr>
                <w:color w:val="E9ECF4"/>
                <w:sz w:val="20"/>
                <w:szCs w:val="20"/>
              </w:rPr>
              <w:t xml:space="preserve">Memória (Model </w:t>
            </w:r>
            <w:proofErr w:type="spellStart"/>
            <w:r>
              <w:rPr>
                <w:color w:val="E9ECF4"/>
                <w:sz w:val="20"/>
                <w:szCs w:val="20"/>
              </w:rPr>
              <w:t>Size</w:t>
            </w:r>
            <w:proofErr w:type="spellEnd"/>
            <w:r>
              <w:rPr>
                <w:color w:val="E9ECF4"/>
                <w:sz w:val="20"/>
                <w:szCs w:val="20"/>
              </w:rPr>
              <w:t>)</w:t>
            </w:r>
          </w:p>
        </w:tc>
        <w:tc>
          <w:tcPr>
            <w:tcW w:w="33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9274F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b/>
                <w:bCs/>
                <w:color w:val="2D2B2B"/>
                <w:sz w:val="20"/>
                <w:szCs w:val="20"/>
              </w:rPr>
            </w:pPr>
            <w:r>
              <w:rPr>
                <w:sz w:val="20"/>
                <w:szCs w:val="20"/>
              </w:rPr>
              <w:t>Quantidade de memória necessária para armazenar os parâmetros do modelo.</w:t>
            </w: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D15E68E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b/>
                <w:bCs/>
                <w:color w:val="2D2B2B"/>
                <w:sz w:val="20"/>
                <w:szCs w:val="20"/>
              </w:rPr>
            </w:pPr>
            <w:r>
              <w:rPr>
                <w:sz w:val="20"/>
                <w:szCs w:val="20"/>
              </w:rPr>
              <w:t>Dispositivos embarcados possuem memória limitada, exigindo modelos compactos.</w:t>
            </w:r>
          </w:p>
        </w:tc>
      </w:tr>
      <w:tr w:rsidR="00952498" w:rsidRPr="002929B8" w14:paraId="4C55F702" w14:textId="77777777" w:rsidTr="0050415C">
        <w:trPr>
          <w:trHeight w:val="435"/>
        </w:trPr>
        <w:tc>
          <w:tcPr>
            <w:tcW w:w="18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3F779C27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b/>
                <w:bCs/>
                <w:color w:val="E9ECF4"/>
                <w:sz w:val="20"/>
                <w:szCs w:val="20"/>
              </w:rPr>
            </w:pPr>
            <w:r>
              <w:rPr>
                <w:color w:val="E9ECF4"/>
                <w:sz w:val="20"/>
                <w:szCs w:val="20"/>
              </w:rPr>
              <w:t xml:space="preserve">Consumo energético (Energy </w:t>
            </w:r>
            <w:proofErr w:type="spellStart"/>
            <w:r>
              <w:rPr>
                <w:color w:val="E9ECF4"/>
                <w:sz w:val="20"/>
                <w:szCs w:val="20"/>
              </w:rPr>
              <w:t>Consumption</w:t>
            </w:r>
            <w:proofErr w:type="spellEnd"/>
            <w:r>
              <w:rPr>
                <w:color w:val="E9ECF4"/>
                <w:sz w:val="20"/>
                <w:szCs w:val="20"/>
              </w:rPr>
              <w:t>)</w:t>
            </w:r>
          </w:p>
        </w:tc>
        <w:tc>
          <w:tcPr>
            <w:tcW w:w="33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AE631A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b/>
                <w:bCs/>
                <w:color w:val="2D2B2B"/>
                <w:sz w:val="20"/>
                <w:szCs w:val="20"/>
              </w:rPr>
            </w:pPr>
            <w:r>
              <w:rPr>
                <w:sz w:val="20"/>
                <w:szCs w:val="20"/>
              </w:rPr>
              <w:t>Energia consumida durante a execução do modelo.</w:t>
            </w: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F1CBB9B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b/>
                <w:bCs/>
                <w:color w:val="2D2B2B"/>
                <w:sz w:val="20"/>
                <w:szCs w:val="20"/>
              </w:rPr>
            </w:pPr>
            <w:r>
              <w:rPr>
                <w:sz w:val="20"/>
                <w:szCs w:val="20"/>
              </w:rPr>
              <w:t>Em dispositivos alimentados por bateria, modelos mais eficientes são essenciais para aumentar a autonomia.</w:t>
            </w:r>
          </w:p>
        </w:tc>
      </w:tr>
    </w:tbl>
    <w:p w14:paraId="5935D369" w14:textId="77777777" w:rsidR="00D5386B" w:rsidRDefault="00D5386B" w:rsidP="00952498">
      <w:pPr>
        <w:ind w:firstLine="708"/>
        <w:jc w:val="both"/>
      </w:pPr>
    </w:p>
    <w:p w14:paraId="18F1EF6E" w14:textId="46EBA56B" w:rsidR="00952498" w:rsidRDefault="00952498" w:rsidP="00952498">
      <w:pPr>
        <w:ind w:firstLine="708"/>
        <w:jc w:val="both"/>
      </w:pPr>
      <w:r>
        <w:t>O desafio no desenvolvimento de sistemas embarcados inteligentes consiste em equilibrar essas dimensões, selecionando arquiteturas capazes de oferecer desempenho satisfatório sem exceder as limitações do hardware disponível.</w:t>
      </w:r>
    </w:p>
    <w:p w14:paraId="147B116D" w14:textId="77777777" w:rsidR="00952498" w:rsidRDefault="00952498" w:rsidP="00952498">
      <w:pPr>
        <w:ind w:firstLine="708"/>
        <w:jc w:val="both"/>
      </w:pPr>
      <w:r>
        <w:t xml:space="preserve">Por essa razão, arquiteturas projetadas especificamente para eficiência computacional, como </w:t>
      </w:r>
      <w:proofErr w:type="spellStart"/>
      <w:r>
        <w:t>MobileNet</w:t>
      </w:r>
      <w:proofErr w:type="spellEnd"/>
      <w:r>
        <w:t xml:space="preserve">, </w:t>
      </w:r>
      <w:proofErr w:type="spellStart"/>
      <w:r>
        <w:t>EfficientNet</w:t>
      </w:r>
      <w:proofErr w:type="spellEnd"/>
      <w:r>
        <w:t>-Lite e versões compactas do YOLO, tornaram-se amplamente utilizadas em aplicações de visão computacional para Edge AI. Essas arquiteturas procuram reduzir o número de operações e parâmetros do modelo, mantendo níveis adequados de precisão.</w:t>
      </w:r>
    </w:p>
    <w:p w14:paraId="50583A7E" w14:textId="77777777" w:rsidR="00952498" w:rsidRDefault="00952498" w:rsidP="00952498">
      <w:pPr>
        <w:ind w:firstLine="708"/>
        <w:jc w:val="both"/>
      </w:pPr>
      <w:r>
        <w:t xml:space="preserve">Em aplicações reais, a escolha do modelo geralmente depende do cenário de uso. Por exemplo, sistemas de monitoramento em tempo real podem priorizar baixa </w:t>
      </w:r>
      <w:r>
        <w:lastRenderedPageBreak/>
        <w:t>latência, enquanto aplicações de inspeção industrial podem priorizar alta precisão, mesmo que isso implique maior custo computacional.</w:t>
      </w:r>
    </w:p>
    <w:p w14:paraId="63C8E0F1" w14:textId="77777777" w:rsidR="00952498" w:rsidRDefault="00952498" w:rsidP="00952498">
      <w:pPr>
        <w:jc w:val="both"/>
      </w:pPr>
    </w:p>
    <w:p w14:paraId="2C6A7058" w14:textId="77777777" w:rsidR="00952498" w:rsidRPr="00E83FE5" w:rsidRDefault="00952498" w:rsidP="00952498">
      <w:pPr>
        <w:jc w:val="both"/>
        <w:rPr>
          <w:b/>
          <w:bCs/>
          <w:color w:val="009ADD"/>
        </w:rPr>
      </w:pPr>
      <w:r>
        <w:rPr>
          <w:b/>
          <w:bCs/>
          <w:color w:val="009ADD"/>
        </w:rPr>
        <w:t>Qual arquitetura escolher para o meu projeto?</w:t>
      </w:r>
    </w:p>
    <w:p w14:paraId="0A649DF0" w14:textId="77777777" w:rsidR="00952498" w:rsidRDefault="00952498" w:rsidP="00952498">
      <w:pPr>
        <w:ind w:firstLine="708"/>
        <w:jc w:val="both"/>
      </w:pPr>
      <w:r>
        <w:t>Com tantas opções, a escolha depende do seu hardware e do objetivo da aplicação. Use o guia abaixo para decidir:</w:t>
      </w:r>
    </w:p>
    <w:p w14:paraId="21A269BF" w14:textId="77777777" w:rsidR="00D5386B" w:rsidRDefault="00D5386B" w:rsidP="00952498">
      <w:pPr>
        <w:ind w:firstLine="708"/>
        <w:jc w:val="both"/>
      </w:pPr>
    </w:p>
    <w:tbl>
      <w:tblPr>
        <w:tblW w:w="99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764"/>
        <w:gridCol w:w="1548"/>
        <w:gridCol w:w="3059"/>
        <w:gridCol w:w="3544"/>
      </w:tblGrid>
      <w:tr w:rsidR="00952498" w:rsidRPr="002929B8" w14:paraId="29052401" w14:textId="77777777" w:rsidTr="0050415C">
        <w:trPr>
          <w:trHeight w:val="435"/>
        </w:trPr>
        <w:tc>
          <w:tcPr>
            <w:tcW w:w="1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14:paraId="4A376413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E9ECF4"/>
                <w:sz w:val="20"/>
                <w:szCs w:val="20"/>
              </w:rPr>
            </w:pPr>
            <w:r>
              <w:rPr>
                <w:b/>
                <w:bCs/>
                <w:color w:val="E9ECF4"/>
                <w:sz w:val="20"/>
                <w:szCs w:val="20"/>
              </w:rPr>
              <w:t>Se o seu requisito principal é:</w:t>
            </w:r>
          </w:p>
        </w:tc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14:paraId="4A070937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E9ECF4"/>
                <w:sz w:val="20"/>
                <w:szCs w:val="20"/>
              </w:rPr>
            </w:pPr>
            <w:r>
              <w:rPr>
                <w:b/>
                <w:bCs/>
                <w:color w:val="E9ECF4"/>
                <w:sz w:val="20"/>
                <w:szCs w:val="20"/>
              </w:rPr>
              <w:t>A melhor escolha é:</w:t>
            </w:r>
          </w:p>
        </w:tc>
        <w:tc>
          <w:tcPr>
            <w:tcW w:w="30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14:paraId="0AF9546E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E9ECF4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E9ECF4"/>
                <w:sz w:val="20"/>
                <w:szCs w:val="20"/>
              </w:rPr>
              <w:t>Por que</w:t>
            </w:r>
            <w:proofErr w:type="gramEnd"/>
            <w:r>
              <w:rPr>
                <w:b/>
                <w:bCs/>
                <w:color w:val="E9ECF4"/>
                <w:sz w:val="20"/>
                <w:szCs w:val="20"/>
              </w:rPr>
              <w:t>?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14:paraId="1A28C473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E9ECF4"/>
                <w:sz w:val="20"/>
                <w:szCs w:val="20"/>
              </w:rPr>
            </w:pPr>
            <w:r>
              <w:rPr>
                <w:b/>
                <w:bCs/>
                <w:color w:val="E9ECF4"/>
                <w:sz w:val="20"/>
                <w:szCs w:val="20"/>
              </w:rPr>
              <w:t>Se o seu requisito principal é:</w:t>
            </w:r>
          </w:p>
        </w:tc>
      </w:tr>
      <w:tr w:rsidR="00952498" w:rsidRPr="002929B8" w14:paraId="682DF13E" w14:textId="77777777" w:rsidTr="0050415C">
        <w:trPr>
          <w:trHeight w:val="435"/>
        </w:trPr>
        <w:tc>
          <w:tcPr>
            <w:tcW w:w="1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454304FE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E9ECF4"/>
                <w:sz w:val="20"/>
                <w:szCs w:val="20"/>
              </w:rPr>
            </w:pPr>
            <w:r>
              <w:rPr>
                <w:color w:val="E9ECF4"/>
                <w:sz w:val="20"/>
                <w:szCs w:val="20"/>
              </w:rPr>
              <w:t>Velocidade em Tempo Real</w:t>
            </w:r>
          </w:p>
        </w:tc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7235AD1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0"/>
                <w:szCs w:val="20"/>
              </w:rPr>
            </w:pPr>
            <w:r>
              <w:rPr>
                <w:sz w:val="20"/>
                <w:szCs w:val="20"/>
              </w:rPr>
              <w:t>YOLO (Nano/</w:t>
            </w:r>
            <w:proofErr w:type="spellStart"/>
            <w:r>
              <w:rPr>
                <w:sz w:val="20"/>
                <w:szCs w:val="20"/>
              </w:rPr>
              <w:t>Small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25FD5E5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0"/>
                <w:szCs w:val="20"/>
              </w:rPr>
            </w:pPr>
            <w:r>
              <w:rPr>
                <w:sz w:val="20"/>
                <w:szCs w:val="20"/>
              </w:rPr>
              <w:t>Processa a imagem em uma única passagem, ideal para detecção de movimento e segurança.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19DA775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0"/>
                <w:szCs w:val="20"/>
              </w:rPr>
            </w:pPr>
            <w:r>
              <w:rPr>
                <w:sz w:val="20"/>
                <w:szCs w:val="20"/>
              </w:rPr>
              <w:t>Velocidade em Tempo Real</w:t>
            </w:r>
          </w:p>
        </w:tc>
      </w:tr>
      <w:tr w:rsidR="00952498" w:rsidRPr="002929B8" w14:paraId="7DCEED8E" w14:textId="77777777" w:rsidTr="0050415C">
        <w:trPr>
          <w:trHeight w:val="435"/>
        </w:trPr>
        <w:tc>
          <w:tcPr>
            <w:tcW w:w="1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458CCB23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E9ECF4"/>
                <w:sz w:val="20"/>
                <w:szCs w:val="20"/>
              </w:rPr>
            </w:pPr>
            <w:r>
              <w:rPr>
                <w:color w:val="E9ECF4"/>
                <w:sz w:val="20"/>
                <w:szCs w:val="20"/>
              </w:rPr>
              <w:t>Classificação em Celulares/IoT</w:t>
            </w:r>
          </w:p>
        </w:tc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559E1F8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0"/>
                <w:szCs w:val="20"/>
              </w:rPr>
            </w:pPr>
            <w:r>
              <w:rPr>
                <w:sz w:val="20"/>
                <w:szCs w:val="20"/>
              </w:rPr>
              <w:t>MobileNetV2</w:t>
            </w:r>
          </w:p>
        </w:tc>
        <w:tc>
          <w:tcPr>
            <w:tcW w:w="30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43EC249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0"/>
                <w:szCs w:val="20"/>
              </w:rPr>
            </w:pPr>
            <w:r>
              <w:rPr>
                <w:sz w:val="20"/>
                <w:szCs w:val="20"/>
              </w:rPr>
              <w:t>Utiliza convoluções separáveis que economizam bateria e memória em dispositivos móveis.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6B0202C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0"/>
                <w:szCs w:val="20"/>
              </w:rPr>
            </w:pPr>
            <w:r>
              <w:rPr>
                <w:sz w:val="20"/>
                <w:szCs w:val="20"/>
              </w:rPr>
              <w:t>Classificação em Celulares/IoT</w:t>
            </w:r>
          </w:p>
        </w:tc>
      </w:tr>
      <w:tr w:rsidR="00952498" w:rsidRPr="002929B8" w14:paraId="3CD84AC6" w14:textId="77777777" w:rsidTr="0050415C">
        <w:trPr>
          <w:trHeight w:val="435"/>
        </w:trPr>
        <w:tc>
          <w:tcPr>
            <w:tcW w:w="1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067C5BEC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E9ECF4"/>
                <w:sz w:val="20"/>
                <w:szCs w:val="20"/>
              </w:rPr>
            </w:pPr>
            <w:r>
              <w:rPr>
                <w:color w:val="E9ECF4"/>
                <w:sz w:val="20"/>
                <w:szCs w:val="20"/>
              </w:rPr>
              <w:t>Máxima Precisão com Eficiência</w:t>
            </w:r>
          </w:p>
        </w:tc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BDF1F9C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EfficientNet</w:t>
            </w:r>
            <w:proofErr w:type="spellEnd"/>
            <w:r>
              <w:rPr>
                <w:sz w:val="20"/>
                <w:szCs w:val="20"/>
              </w:rPr>
              <w:t>-Lite</w:t>
            </w:r>
          </w:p>
        </w:tc>
        <w:tc>
          <w:tcPr>
            <w:tcW w:w="30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9CC8A52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0"/>
                <w:szCs w:val="20"/>
              </w:rPr>
            </w:pPr>
            <w:r>
              <w:rPr>
                <w:sz w:val="20"/>
                <w:szCs w:val="20"/>
              </w:rPr>
              <w:t>Escala a rede de forma equilibrada (largura, profundidade e resolução), superando modelos maiores.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6E3664B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0"/>
                <w:szCs w:val="20"/>
              </w:rPr>
            </w:pPr>
            <w:r>
              <w:rPr>
                <w:sz w:val="20"/>
                <w:szCs w:val="20"/>
              </w:rPr>
              <w:t>Máxima Precisão com Eficiência</w:t>
            </w:r>
          </w:p>
        </w:tc>
      </w:tr>
    </w:tbl>
    <w:p w14:paraId="52EEF67F" w14:textId="77777777" w:rsidR="00D5386B" w:rsidRDefault="00D5386B" w:rsidP="00952498">
      <w:pPr>
        <w:jc w:val="both"/>
      </w:pPr>
    </w:p>
    <w:p w14:paraId="47050D7D" w14:textId="77777777" w:rsidR="00D5386B" w:rsidRDefault="00D5386B" w:rsidP="00952498">
      <w:pPr>
        <w:jc w:val="both"/>
      </w:pPr>
    </w:p>
    <w:tbl>
      <w:tblPr>
        <w:tblW w:w="9736" w:type="dxa"/>
        <w:shd w:val="clear" w:color="auto" w:fill="01093A"/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980"/>
        <w:gridCol w:w="7756"/>
      </w:tblGrid>
      <w:tr w:rsidR="00952498" w:rsidRPr="002929B8" w14:paraId="086512E3" w14:textId="77777777" w:rsidTr="00D5386B">
        <w:tc>
          <w:tcPr>
            <w:tcW w:w="9736" w:type="dxa"/>
            <w:gridSpan w:val="2"/>
            <w:shd w:val="clear" w:color="auto" w:fill="00BC29"/>
          </w:tcPr>
          <w:p w14:paraId="097C80C7" w14:textId="77777777" w:rsidR="00952498" w:rsidRPr="002929B8" w:rsidRDefault="00952498" w:rsidP="0050415C">
            <w:pPr>
              <w:spacing w:after="0" w:line="240" w:lineRule="auto"/>
              <w:rPr>
                <w:rFonts w:ascii="Abadi MT Std" w:eastAsia="Abadi MT Std" w:hAnsi="Abadi MT Std" w:cs="Abadi MT Std"/>
                <w:b/>
                <w:bCs/>
                <w:color w:val="595959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8B214CE" wp14:editId="32D4D005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1780986488" name="Retângulo: Cantos Arredondados 2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CC0D98F" w14:textId="77777777" w:rsidR="00952498" w:rsidRPr="001D1793" w:rsidRDefault="00952498" w:rsidP="0095249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SAIBA MAIS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8B214CE" id="Retângulo: Cantos Arredondados 259" o:spid="_x0000_s1027" style="position:absolute;margin-left:125pt;margin-top:5.4pt;width:220.5pt;height:2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" stroked="f">
                      <v:textbox>
                        <w:txbxContent>
                          <w:p w14:paraId="6CC0D98F" w14:textId="77777777" w:rsidR="00952498" w:rsidRPr="001D1793" w:rsidRDefault="00952498" w:rsidP="0095249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SAIBA MAIS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952498" w:rsidRPr="002929B8" w14:paraId="3B33811B" w14:textId="77777777" w:rsidTr="00D5386B">
        <w:trPr>
          <w:trHeight w:val="4761"/>
        </w:trPr>
        <w:tc>
          <w:tcPr>
            <w:tcW w:w="1980" w:type="dxa"/>
            <w:shd w:val="clear" w:color="auto" w:fill="01093A"/>
          </w:tcPr>
          <w:p w14:paraId="2892319C" w14:textId="77777777" w:rsidR="00952498" w:rsidRPr="002929B8" w:rsidRDefault="00952498" w:rsidP="0050415C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293D1799" wp14:editId="7181B475">
                  <wp:extent cx="937895" cy="962025"/>
                  <wp:effectExtent l="0" t="0" r="0" b="0"/>
                  <wp:docPr id="110" name="Imagem 47" descr="A white line on a black background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A white line on a black background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89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01093A"/>
          </w:tcPr>
          <w:p w14:paraId="0B85E86B" w14:textId="77777777" w:rsidR="00952498" w:rsidRPr="00567BA2" w:rsidRDefault="00952498" w:rsidP="0050415C">
            <w:pPr>
              <w:pStyle w:val="darknormal"/>
              <w:rPr>
                <w:color w:val="E9ECF4"/>
              </w:rPr>
            </w:pPr>
            <w:r>
              <w:rPr>
                <w:color w:val="E9ECF4"/>
              </w:rPr>
              <w:t>Para aprofundar redes neurais convolucionais, clique aqui e leia o artigo “</w:t>
            </w:r>
            <w:proofErr w:type="spellStart"/>
            <w:r>
              <w:rPr>
                <w:color w:val="E9ECF4"/>
              </w:rPr>
              <w:t>What</w:t>
            </w:r>
            <w:proofErr w:type="spellEnd"/>
            <w:r>
              <w:rPr>
                <w:color w:val="E9ECF4"/>
              </w:rPr>
              <w:t xml:space="preserve"> are </w:t>
            </w:r>
            <w:proofErr w:type="spellStart"/>
            <w:r>
              <w:rPr>
                <w:color w:val="E9ECF4"/>
              </w:rPr>
              <w:t>Convolutional</w:t>
            </w:r>
            <w:proofErr w:type="spellEnd"/>
            <w:r>
              <w:rPr>
                <w:color w:val="E9ECF4"/>
              </w:rPr>
              <w:t xml:space="preserve"> Neural Networks?” (“O que são redes neurais convolucionais?”), em inglês, que explica o funcionamento das </w:t>
            </w:r>
            <w:proofErr w:type="spellStart"/>
            <w:r>
              <w:rPr>
                <w:color w:val="E9ECF4"/>
              </w:rPr>
              <w:t>CNNs</w:t>
            </w:r>
            <w:proofErr w:type="spellEnd"/>
            <w:r>
              <w:rPr>
                <w:color w:val="E9ECF4"/>
              </w:rPr>
              <w:t xml:space="preserve"> de forma introdutória e visual.</w:t>
            </w:r>
          </w:p>
          <w:p w14:paraId="2B3213EF" w14:textId="77777777" w:rsidR="00952498" w:rsidRPr="002929B8" w:rsidRDefault="00952498" w:rsidP="0050415C">
            <w:pPr>
              <w:pStyle w:val="darknormal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6AA99A21" wp14:editId="078ACB05">
                  <wp:simplePos x="0" y="0"/>
                  <wp:positionH relativeFrom="column">
                    <wp:posOffset>1284605</wp:posOffset>
                  </wp:positionH>
                  <wp:positionV relativeFrom="paragraph">
                    <wp:posOffset>692150</wp:posOffset>
                  </wp:positionV>
                  <wp:extent cx="882650" cy="882650"/>
                  <wp:effectExtent l="0" t="0" r="0" b="0"/>
                  <wp:wrapNone/>
                  <wp:docPr id="663383828" name="Imagem 123" descr="A qr code on a white background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A qr code on a white background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882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eastAsia="Abadi"/>
                <w:color w:val="E9ECF4"/>
              </w:rPr>
              <w:t>https://ujjwalkarn.me/2016/08/11/intuitive-explanation-convnets/</w:t>
            </w:r>
          </w:p>
        </w:tc>
      </w:tr>
    </w:tbl>
    <w:p w14:paraId="41ECB503" w14:textId="77777777" w:rsidR="00952498" w:rsidRPr="00D32E0C" w:rsidRDefault="00952498" w:rsidP="00952498">
      <w:pPr>
        <w:jc w:val="both"/>
      </w:pPr>
    </w:p>
    <w:p w14:paraId="7638A71B" w14:textId="77777777" w:rsidR="00952498" w:rsidRDefault="00952498" w:rsidP="00952498">
      <w:pPr>
        <w:pStyle w:val="Style1"/>
        <w:jc w:val="both"/>
        <w:outlineLvl w:val="1"/>
        <w:rPr>
          <w:sz w:val="32"/>
          <w:szCs w:val="32"/>
        </w:rPr>
      </w:pPr>
      <w:bookmarkStart w:id="4" w:name="_Toc271878478"/>
      <w:bookmarkStart w:id="5" w:name="_Toc238838983"/>
      <w:r>
        <w:rPr>
          <w:sz w:val="32"/>
          <w:szCs w:val="32"/>
        </w:rPr>
        <w:lastRenderedPageBreak/>
        <w:t>Uso de GPU (CUDA) no Treinamento de Modelos de Visão Computacional</w:t>
      </w:r>
      <w:bookmarkEnd w:id="4"/>
      <w:bookmarkEnd w:id="5"/>
    </w:p>
    <w:p w14:paraId="766FB3F0" w14:textId="77777777" w:rsidR="00952498" w:rsidRPr="002929B8" w:rsidRDefault="00952498" w:rsidP="00952498">
      <w:pPr>
        <w:rPr>
          <w:color w:val="00BC29"/>
          <w:sz w:val="32"/>
          <w:szCs w:val="32"/>
        </w:rPr>
      </w:pPr>
      <w:r>
        <w:rPr>
          <w:color w:val="00BC29"/>
          <w:sz w:val="32"/>
          <w:szCs w:val="32"/>
        </w:rPr>
        <w:t>Formato: Texto-Base</w:t>
      </w:r>
    </w:p>
    <w:p w14:paraId="3656E537" w14:textId="77777777" w:rsidR="00952498" w:rsidRPr="007B1EF0" w:rsidRDefault="00952498" w:rsidP="00952498">
      <w:pPr>
        <w:rPr>
          <w:sz w:val="24"/>
          <w:szCs w:val="24"/>
        </w:rPr>
      </w:pPr>
    </w:p>
    <w:p w14:paraId="3EA43F87" w14:textId="77777777" w:rsidR="00952498" w:rsidRDefault="00952498" w:rsidP="00952498">
      <w:pPr>
        <w:ind w:firstLine="708"/>
        <w:jc w:val="both"/>
      </w:pPr>
      <w:r>
        <w:t>O treinamento de modelos de visão computacional, especialmente aqueles baseados em redes neurais profundas (</w:t>
      </w:r>
      <w:proofErr w:type="spellStart"/>
      <w:r>
        <w:t>Deep</w:t>
      </w:r>
      <w:proofErr w:type="spellEnd"/>
      <w:r>
        <w:t xml:space="preserve"> Learning), exige grande capacidade computacional. Em arquiteturas como </w:t>
      </w:r>
      <w:proofErr w:type="spellStart"/>
      <w:r>
        <w:t>CNNs</w:t>
      </w:r>
      <w:proofErr w:type="spellEnd"/>
      <w:r>
        <w:t>, milhões de operações matemáticas são realizadas durante o treinamento, tornando o processo lento quando executado apenas em CPU.</w:t>
      </w:r>
    </w:p>
    <w:p w14:paraId="3E2601FF" w14:textId="77777777" w:rsidR="00952498" w:rsidRDefault="00952498" w:rsidP="00952498">
      <w:pPr>
        <w:ind w:firstLine="708"/>
        <w:jc w:val="both"/>
      </w:pPr>
      <w:r>
        <w:t xml:space="preserve">Nesse contexto, o uso de </w:t>
      </w:r>
      <w:r>
        <w:rPr>
          <w:b/>
          <w:bCs/>
        </w:rPr>
        <w:t>GPUs (</w:t>
      </w:r>
      <w:proofErr w:type="spellStart"/>
      <w:r>
        <w:rPr>
          <w:b/>
          <w:bCs/>
        </w:rPr>
        <w:t>Graphics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Processing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Units</w:t>
      </w:r>
      <w:proofErr w:type="spellEnd"/>
      <w:r>
        <w:rPr>
          <w:b/>
          <w:bCs/>
        </w:rPr>
        <w:t>)</w:t>
      </w:r>
      <w:r>
        <w:t xml:space="preserve"> torna-se fundamental.</w:t>
      </w:r>
    </w:p>
    <w:p w14:paraId="53277950" w14:textId="77777777" w:rsidR="00952498" w:rsidRDefault="00952498" w:rsidP="00952498">
      <w:pPr>
        <w:ind w:firstLine="708"/>
        <w:jc w:val="both"/>
      </w:pPr>
      <w:r>
        <w:t>As GPUs são projetadas para executar operações em paralelo, sendo altamente eficientes para tarefas como:</w:t>
      </w:r>
    </w:p>
    <w:p w14:paraId="2C65DE8F" w14:textId="77777777" w:rsidR="00952498" w:rsidRDefault="00952498">
      <w:pPr>
        <w:pStyle w:val="PargrafodaLista"/>
        <w:numPr>
          <w:ilvl w:val="0"/>
          <w:numId w:val="15"/>
        </w:numPr>
        <w:jc w:val="both"/>
      </w:pPr>
      <w:r>
        <w:t>Multiplicações matriciais</w:t>
      </w:r>
    </w:p>
    <w:p w14:paraId="5B17EE63" w14:textId="77777777" w:rsidR="00952498" w:rsidRDefault="00952498">
      <w:pPr>
        <w:pStyle w:val="PargrafodaLista"/>
        <w:numPr>
          <w:ilvl w:val="0"/>
          <w:numId w:val="15"/>
        </w:numPr>
        <w:jc w:val="both"/>
      </w:pPr>
      <w:r>
        <w:t>Convoluções</w:t>
      </w:r>
    </w:p>
    <w:p w14:paraId="40212F05" w14:textId="77777777" w:rsidR="00952498" w:rsidRDefault="00952498">
      <w:pPr>
        <w:pStyle w:val="PargrafodaLista"/>
        <w:numPr>
          <w:ilvl w:val="0"/>
          <w:numId w:val="15"/>
        </w:numPr>
        <w:jc w:val="both"/>
      </w:pPr>
      <w:r>
        <w:t>Processamento de grandes volumes de dados</w:t>
      </w:r>
    </w:p>
    <w:p w14:paraId="5415B19A" w14:textId="77777777" w:rsidR="00952498" w:rsidRDefault="00952498" w:rsidP="00952498">
      <w:pPr>
        <w:ind w:firstLine="708"/>
        <w:jc w:val="both"/>
      </w:pPr>
      <w:r>
        <w:t xml:space="preserve">Por esse motivo, frameworks modernos como </w:t>
      </w:r>
      <w:proofErr w:type="spellStart"/>
      <w:r>
        <w:t>TensorFlow</w:t>
      </w:r>
      <w:proofErr w:type="spellEnd"/>
      <w:r>
        <w:t xml:space="preserve"> e </w:t>
      </w:r>
      <w:proofErr w:type="spellStart"/>
      <w:r>
        <w:t>PyTorch</w:t>
      </w:r>
      <w:proofErr w:type="spellEnd"/>
      <w:r>
        <w:t xml:space="preserve"> oferecem suporte nativo ao uso de GPU. </w:t>
      </w:r>
    </w:p>
    <w:p w14:paraId="5F4B322A" w14:textId="77777777" w:rsidR="00952498" w:rsidRDefault="00952498" w:rsidP="00952498">
      <w:pPr>
        <w:jc w:val="both"/>
      </w:pPr>
    </w:p>
    <w:p w14:paraId="62D07190" w14:textId="77777777" w:rsidR="00952498" w:rsidRPr="00126CD3" w:rsidRDefault="00952498" w:rsidP="00952498">
      <w:pPr>
        <w:rPr>
          <w:b/>
          <w:bCs/>
        </w:rPr>
      </w:pPr>
      <w:r>
        <w:rPr>
          <w:b/>
          <w:bCs/>
        </w:rPr>
        <w:t>O que é CUDA?</w:t>
      </w:r>
    </w:p>
    <w:p w14:paraId="71A18843" w14:textId="77777777" w:rsidR="00952498" w:rsidRDefault="00952498" w:rsidP="00952498">
      <w:pPr>
        <w:ind w:firstLine="708"/>
        <w:jc w:val="both"/>
      </w:pPr>
      <w:r>
        <w:rPr>
          <w:b/>
          <w:bCs/>
        </w:rPr>
        <w:t xml:space="preserve">CUDA (Compute </w:t>
      </w:r>
      <w:proofErr w:type="spellStart"/>
      <w:r>
        <w:rPr>
          <w:b/>
          <w:bCs/>
        </w:rPr>
        <w:t>Unified</w:t>
      </w:r>
      <w:proofErr w:type="spellEnd"/>
      <w:r>
        <w:rPr>
          <w:b/>
          <w:bCs/>
        </w:rPr>
        <w:t xml:space="preserve"> Device </w:t>
      </w:r>
      <w:proofErr w:type="spellStart"/>
      <w:r>
        <w:rPr>
          <w:b/>
          <w:bCs/>
        </w:rPr>
        <w:t>Architecture</w:t>
      </w:r>
      <w:proofErr w:type="spellEnd"/>
      <w:r>
        <w:rPr>
          <w:b/>
          <w:bCs/>
        </w:rPr>
        <w:t xml:space="preserve">) </w:t>
      </w:r>
      <w:r>
        <w:t>é uma plataforma de computação paralela desenvolvida pela NVIDIA que permite utilizar GPUs para processamento geral (GPGPU).</w:t>
      </w:r>
    </w:p>
    <w:p w14:paraId="5CF56235" w14:textId="77777777" w:rsidR="00952498" w:rsidRDefault="00952498" w:rsidP="00952498">
      <w:pPr>
        <w:ind w:firstLine="708"/>
        <w:jc w:val="both"/>
      </w:pPr>
      <w:r>
        <w:t>Com CUDA, é possível:</w:t>
      </w:r>
    </w:p>
    <w:p w14:paraId="4CC56C6F" w14:textId="77777777" w:rsidR="00952498" w:rsidRDefault="00952498">
      <w:pPr>
        <w:pStyle w:val="PargrafodaLista"/>
        <w:numPr>
          <w:ilvl w:val="0"/>
          <w:numId w:val="16"/>
        </w:numPr>
        <w:jc w:val="both"/>
      </w:pPr>
      <w:r>
        <w:t>Acelerar o treinamento de modelos</w:t>
      </w:r>
    </w:p>
    <w:p w14:paraId="4CDDCEB7" w14:textId="77777777" w:rsidR="00952498" w:rsidRDefault="00952498">
      <w:pPr>
        <w:pStyle w:val="PargrafodaLista"/>
        <w:numPr>
          <w:ilvl w:val="0"/>
          <w:numId w:val="16"/>
        </w:numPr>
        <w:jc w:val="both"/>
      </w:pPr>
      <w:r>
        <w:t>Reduzir significativamente o tempo de execução</w:t>
      </w:r>
    </w:p>
    <w:p w14:paraId="74502E00" w14:textId="77777777" w:rsidR="00952498" w:rsidRDefault="00952498">
      <w:pPr>
        <w:pStyle w:val="PargrafodaLista"/>
        <w:numPr>
          <w:ilvl w:val="0"/>
          <w:numId w:val="16"/>
        </w:numPr>
        <w:jc w:val="both"/>
      </w:pPr>
      <w:r>
        <w:t xml:space="preserve">Executar modelos mais complexos </w:t>
      </w:r>
    </w:p>
    <w:p w14:paraId="4301A8F1" w14:textId="77777777" w:rsidR="00952498" w:rsidRDefault="00952498" w:rsidP="00952498"/>
    <w:p w14:paraId="31BAF19B" w14:textId="77777777" w:rsidR="00952498" w:rsidRDefault="00952498" w:rsidP="00952498"/>
    <w:p w14:paraId="6BD388CB" w14:textId="77777777" w:rsidR="00952498" w:rsidRDefault="00952498" w:rsidP="00952498"/>
    <w:p w14:paraId="2D33CA82" w14:textId="77777777" w:rsidR="00952498" w:rsidRDefault="00952498" w:rsidP="00952498"/>
    <w:p w14:paraId="36ECB352" w14:textId="77777777" w:rsidR="00952498" w:rsidRDefault="00952498" w:rsidP="00952498"/>
    <w:p w14:paraId="31A81F51" w14:textId="77777777" w:rsidR="00952498" w:rsidRDefault="00952498" w:rsidP="00952498"/>
    <w:p w14:paraId="19C627B1" w14:textId="77777777" w:rsidR="00952498" w:rsidRPr="006E39E1" w:rsidRDefault="00952498" w:rsidP="00952498">
      <w:pPr>
        <w:rPr>
          <w:b/>
          <w:bCs/>
        </w:rPr>
      </w:pPr>
      <w:r>
        <w:rPr>
          <w:b/>
          <w:bCs/>
        </w:rPr>
        <w:lastRenderedPageBreak/>
        <w:t xml:space="preserve">CPU </w:t>
      </w:r>
      <w:proofErr w:type="spellStart"/>
      <w:r>
        <w:rPr>
          <w:b/>
          <w:bCs/>
        </w:rPr>
        <w:t>vs</w:t>
      </w:r>
      <w:proofErr w:type="spellEnd"/>
      <w:r>
        <w:rPr>
          <w:b/>
          <w:bCs/>
        </w:rPr>
        <w:t xml:space="preserve"> GPU </w:t>
      </w:r>
    </w:p>
    <w:tbl>
      <w:tblPr>
        <w:tblW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016"/>
        <w:gridCol w:w="1488"/>
        <w:gridCol w:w="2867"/>
        <w:gridCol w:w="3260"/>
      </w:tblGrid>
      <w:tr w:rsidR="00952498" w:rsidRPr="002929B8" w14:paraId="0049AAA6" w14:textId="77777777" w:rsidTr="0050415C">
        <w:trPr>
          <w:trHeight w:val="435"/>
        </w:trPr>
        <w:tc>
          <w:tcPr>
            <w:tcW w:w="2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14:paraId="61ED6CCB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E9ECF4"/>
                <w:sz w:val="22"/>
                <w:szCs w:val="22"/>
              </w:rPr>
            </w:pPr>
            <w:r>
              <w:rPr>
                <w:color w:val="E9ECF4"/>
                <w:sz w:val="22"/>
                <w:szCs w:val="22"/>
              </w:rPr>
              <w:t>Característica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14:paraId="6C738A20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E9ECF4"/>
                <w:sz w:val="22"/>
                <w:szCs w:val="22"/>
              </w:rPr>
            </w:pPr>
            <w:r>
              <w:rPr>
                <w:color w:val="E9ECF4"/>
                <w:sz w:val="22"/>
                <w:szCs w:val="22"/>
              </w:rPr>
              <w:t>CPU</w:t>
            </w:r>
          </w:p>
        </w:tc>
        <w:tc>
          <w:tcPr>
            <w:tcW w:w="2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14:paraId="2786DA6C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E9ECF4"/>
                <w:sz w:val="22"/>
                <w:szCs w:val="22"/>
              </w:rPr>
            </w:pPr>
            <w:r>
              <w:rPr>
                <w:color w:val="E9ECF4"/>
                <w:sz w:val="22"/>
                <w:szCs w:val="22"/>
              </w:rPr>
              <w:t>GPU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14:paraId="7B76312E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E9ECF4"/>
                <w:sz w:val="22"/>
                <w:szCs w:val="22"/>
              </w:rPr>
            </w:pPr>
            <w:r>
              <w:rPr>
                <w:color w:val="E9ECF4"/>
                <w:sz w:val="22"/>
                <w:szCs w:val="22"/>
              </w:rPr>
              <w:t>Característica</w:t>
            </w:r>
          </w:p>
        </w:tc>
      </w:tr>
      <w:tr w:rsidR="00952498" w:rsidRPr="002929B8" w14:paraId="6A9E2254" w14:textId="77777777" w:rsidTr="0050415C">
        <w:trPr>
          <w:trHeight w:val="435"/>
        </w:trPr>
        <w:tc>
          <w:tcPr>
            <w:tcW w:w="2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25245C60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E9ECF4"/>
                <w:sz w:val="22"/>
                <w:szCs w:val="22"/>
              </w:rPr>
            </w:pPr>
            <w:r>
              <w:rPr>
                <w:color w:val="E9ECF4"/>
                <w:sz w:val="22"/>
                <w:szCs w:val="22"/>
              </w:rPr>
              <w:t>Tipo de processamento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EF89FF2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sz w:val="22"/>
                <w:szCs w:val="22"/>
              </w:rPr>
              <w:t>Sequencial</w:t>
            </w:r>
          </w:p>
        </w:tc>
        <w:tc>
          <w:tcPr>
            <w:tcW w:w="2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31D03AC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sz w:val="22"/>
                <w:szCs w:val="22"/>
              </w:rPr>
              <w:t>Paralelo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B22A199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sz w:val="22"/>
                <w:szCs w:val="22"/>
              </w:rPr>
              <w:t>Tipo de processamento</w:t>
            </w:r>
          </w:p>
        </w:tc>
      </w:tr>
      <w:tr w:rsidR="00952498" w:rsidRPr="002929B8" w14:paraId="0BC7B290" w14:textId="77777777" w:rsidTr="0050415C">
        <w:trPr>
          <w:trHeight w:val="470"/>
        </w:trPr>
        <w:tc>
          <w:tcPr>
            <w:tcW w:w="2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4F97CFC0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E9ECF4"/>
                <w:sz w:val="22"/>
                <w:szCs w:val="22"/>
              </w:rPr>
            </w:pPr>
            <w:r>
              <w:rPr>
                <w:color w:val="E9ECF4"/>
                <w:sz w:val="22"/>
                <w:szCs w:val="22"/>
              </w:rPr>
              <w:t>Número de núcleos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E09CD6C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sz w:val="22"/>
                <w:szCs w:val="22"/>
              </w:rPr>
              <w:t>Poucos</w:t>
            </w:r>
          </w:p>
        </w:tc>
        <w:tc>
          <w:tcPr>
            <w:tcW w:w="2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91A6574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sz w:val="22"/>
                <w:szCs w:val="22"/>
              </w:rPr>
              <w:t>Centenas/milhares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4B2D5F9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sz w:val="22"/>
                <w:szCs w:val="22"/>
              </w:rPr>
              <w:t>Número de núcleos</w:t>
            </w:r>
          </w:p>
        </w:tc>
      </w:tr>
      <w:tr w:rsidR="00952498" w:rsidRPr="002929B8" w14:paraId="00FD84B6" w14:textId="77777777" w:rsidTr="0050415C">
        <w:trPr>
          <w:trHeight w:val="435"/>
        </w:trPr>
        <w:tc>
          <w:tcPr>
            <w:tcW w:w="2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0719F098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b/>
                <w:bCs/>
                <w:color w:val="E9ECF4"/>
                <w:sz w:val="22"/>
                <w:szCs w:val="22"/>
              </w:rPr>
            </w:pPr>
            <w:r>
              <w:rPr>
                <w:color w:val="E9ECF4"/>
                <w:sz w:val="22"/>
                <w:szCs w:val="22"/>
              </w:rPr>
              <w:t>Ideal para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92FA621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sz w:val="22"/>
                <w:szCs w:val="22"/>
              </w:rPr>
              <w:t>Tarefas gerais</w:t>
            </w:r>
          </w:p>
        </w:tc>
        <w:tc>
          <w:tcPr>
            <w:tcW w:w="2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404E83B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Deep</w:t>
            </w:r>
            <w:proofErr w:type="spellEnd"/>
            <w:r>
              <w:rPr>
                <w:sz w:val="22"/>
                <w:szCs w:val="22"/>
              </w:rPr>
              <w:t xml:space="preserve"> Learning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B4DC14D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sz w:val="22"/>
                <w:szCs w:val="22"/>
              </w:rPr>
              <w:t>Ideal para</w:t>
            </w:r>
          </w:p>
        </w:tc>
      </w:tr>
      <w:tr w:rsidR="00952498" w:rsidRPr="002929B8" w14:paraId="24019B23" w14:textId="77777777" w:rsidTr="0050415C">
        <w:trPr>
          <w:trHeight w:val="435"/>
        </w:trPr>
        <w:tc>
          <w:tcPr>
            <w:tcW w:w="2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18D8F683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E9ECF4"/>
                <w:sz w:val="22"/>
                <w:szCs w:val="22"/>
              </w:rPr>
            </w:pPr>
            <w:r>
              <w:rPr>
                <w:color w:val="E9ECF4"/>
                <w:sz w:val="22"/>
                <w:szCs w:val="22"/>
              </w:rPr>
              <w:t>Tempo de treino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675C280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sz w:val="22"/>
                <w:szCs w:val="22"/>
              </w:rPr>
              <w:t>Alto</w:t>
            </w:r>
          </w:p>
        </w:tc>
        <w:tc>
          <w:tcPr>
            <w:tcW w:w="2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EB395B4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sz w:val="22"/>
                <w:szCs w:val="22"/>
              </w:rPr>
              <w:t>Muito menor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A8323CF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sz w:val="22"/>
                <w:szCs w:val="22"/>
              </w:rPr>
              <w:t>Tempo de treino</w:t>
            </w:r>
          </w:p>
        </w:tc>
      </w:tr>
    </w:tbl>
    <w:p w14:paraId="6CA94682" w14:textId="77777777" w:rsidR="00952498" w:rsidRDefault="00952498" w:rsidP="00952498">
      <w:pPr>
        <w:jc w:val="both"/>
      </w:pPr>
    </w:p>
    <w:p w14:paraId="3502DD4B" w14:textId="77777777" w:rsidR="00952498" w:rsidRDefault="00952498" w:rsidP="00952498">
      <w:pPr>
        <w:ind w:firstLine="708"/>
        <w:jc w:val="both"/>
      </w:pPr>
      <w:r>
        <w:t xml:space="preserve">O uso de GPU é especialmente recomendado em cenários nos quais o treinamento de modelos de aprendizado profundo demanda maior capacidade computacional. Isso ocorre, por exemplo, quando o conjunto de dados utilizado é grande, exigindo o processamento de um volume elevado de imagens. Da mesma forma, modelos com muitas camadas, como redes neurais profundas, realizam um número significativo de operações matemáticas, tornando o treinamento em CPU mais lento. Nesses casos, a utilização de GPU permite acelerar substancialmente o processo. Além disso, o uso de GPU é altamente vantajoso em contextos que exigem experimentação rápida, como testes de diferentes arquiteturas, ajustes de </w:t>
      </w:r>
      <w:proofErr w:type="spellStart"/>
      <w:r>
        <w:t>hiperparâmetros</w:t>
      </w:r>
      <w:proofErr w:type="spellEnd"/>
      <w:r>
        <w:t xml:space="preserve"> e validação de modelos, contribuindo para maior eficiência no desenvolvimento de soluções em visão computacional.</w:t>
      </w:r>
    </w:p>
    <w:p w14:paraId="49F047A9" w14:textId="77777777" w:rsidR="00952498" w:rsidRDefault="00952498" w:rsidP="00952498">
      <w:pPr>
        <w:jc w:val="both"/>
      </w:pPr>
    </w:p>
    <w:p w14:paraId="21F9E7D4" w14:textId="6862571D" w:rsidR="00952498" w:rsidRDefault="00952498" w:rsidP="00952498">
      <w:pPr>
        <w:jc w:val="both"/>
        <w:rPr>
          <w:b/>
          <w:bCs/>
        </w:rPr>
      </w:pPr>
      <w:r>
        <w:rPr>
          <w:b/>
          <w:bCs/>
        </w:rPr>
        <w:t xml:space="preserve">Usando GPU no </w:t>
      </w:r>
      <w:proofErr w:type="spellStart"/>
      <w:r w:rsidR="006D38F0">
        <w:rPr>
          <w:b/>
          <w:bCs/>
        </w:rPr>
        <w:t>Pytorch</w:t>
      </w:r>
      <w:proofErr w:type="spellEnd"/>
    </w:p>
    <w:p w14:paraId="0B3F63CB" w14:textId="77777777" w:rsidR="00952498" w:rsidRDefault="00952498" w:rsidP="00952498">
      <w:pPr>
        <w:jc w:val="both"/>
        <w:rPr>
          <w:b/>
          <w:bCs/>
        </w:rPr>
      </w:pPr>
    </w:p>
    <w:p w14:paraId="19E429EE" w14:textId="77777777" w:rsidR="00952498" w:rsidRPr="00AA68D8" w:rsidRDefault="00952498">
      <w:pPr>
        <w:pStyle w:val="PargrafodaLista"/>
        <w:numPr>
          <w:ilvl w:val="0"/>
          <w:numId w:val="17"/>
        </w:numPr>
        <w:jc w:val="both"/>
        <w:rPr>
          <w:b/>
          <w:bCs/>
        </w:rPr>
      </w:pPr>
      <w:r>
        <w:rPr>
          <w:b/>
          <w:bCs/>
        </w:rPr>
        <w:t>Verificando se a GPU está disponível</w:t>
      </w:r>
    </w:p>
    <w:p w14:paraId="6129585D" w14:textId="77777777" w:rsidR="00952498" w:rsidRPr="00976106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python -c "import torch;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 xml:space="preserve">'CUDA </w:t>
      </w:r>
      <w:proofErr w:type="spellStart"/>
      <w:r>
        <w:rPr>
          <w:lang w:val="en-US"/>
        </w:rPr>
        <w:t>disponível</w:t>
      </w:r>
      <w:proofErr w:type="spellEnd"/>
      <w:r>
        <w:rPr>
          <w:lang w:val="en-US"/>
        </w:rPr>
        <w:t xml:space="preserve">:', </w:t>
      </w:r>
      <w:proofErr w:type="spellStart"/>
      <w:r>
        <w:rPr>
          <w:lang w:val="en-US"/>
        </w:rPr>
        <w:t>torch.cuda.is_</w:t>
      </w:r>
      <w:proofErr w:type="gramStart"/>
      <w:r>
        <w:rPr>
          <w:lang w:val="en-US"/>
        </w:rPr>
        <w:t>available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));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 xml:space="preserve">'GPU </w:t>
      </w:r>
      <w:proofErr w:type="spellStart"/>
      <w:r>
        <w:rPr>
          <w:lang w:val="en-US"/>
        </w:rPr>
        <w:t>detectada</w:t>
      </w:r>
      <w:proofErr w:type="spellEnd"/>
      <w:r>
        <w:rPr>
          <w:lang w:val="en-US"/>
        </w:rPr>
        <w:t xml:space="preserve">:', </w:t>
      </w:r>
      <w:proofErr w:type="spellStart"/>
      <w:r>
        <w:rPr>
          <w:lang w:val="en-US"/>
        </w:rPr>
        <w:t>torch.cuda.get_device_</w:t>
      </w:r>
      <w:proofErr w:type="gramStart"/>
      <w:r>
        <w:rPr>
          <w:lang w:val="en-US"/>
        </w:rPr>
        <w:t>name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0)) if </w:t>
      </w:r>
      <w:proofErr w:type="spellStart"/>
      <w:r>
        <w:rPr>
          <w:lang w:val="en-US"/>
        </w:rPr>
        <w:t>torch.cuda.is_</w:t>
      </w:r>
      <w:proofErr w:type="gramStart"/>
      <w:r>
        <w:rPr>
          <w:lang w:val="en-US"/>
        </w:rPr>
        <w:t>available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 else None"</w:t>
      </w:r>
    </w:p>
    <w:p w14:paraId="0A2FDDE0" w14:textId="77777777" w:rsidR="00952498" w:rsidRDefault="00952498" w:rsidP="00952498">
      <w:pPr>
        <w:jc w:val="both"/>
      </w:pPr>
      <w:r>
        <w:rPr>
          <w:rFonts w:ascii="Segoe UI Symbol" w:hAnsi="Segoe UI Symbol" w:cs="Segoe UI Symbol"/>
        </w:rPr>
        <w:t>✔</w:t>
      </w:r>
      <w:r>
        <w:t xml:space="preserve"> Se </w:t>
      </w:r>
      <w:proofErr w:type="spellStart"/>
      <w:r>
        <w:t>torch.cuda.is_</w:t>
      </w:r>
      <w:proofErr w:type="gramStart"/>
      <w:r>
        <w:t>available</w:t>
      </w:r>
      <w:proofErr w:type="spellEnd"/>
      <w:r>
        <w:t>(</w:t>
      </w:r>
      <w:proofErr w:type="gramEnd"/>
      <w:r>
        <w:t xml:space="preserve">) retornar </w:t>
      </w:r>
      <w:proofErr w:type="spellStart"/>
      <w:r>
        <w:t>True</w:t>
      </w:r>
      <w:proofErr w:type="spellEnd"/>
      <w:r>
        <w:t xml:space="preserve"> </w:t>
      </w:r>
      <w:r>
        <w:rPr>
          <w:rFonts w:ascii="Arial" w:hAnsi="Arial" w:cs="Arial"/>
        </w:rPr>
        <w:t>→</w:t>
      </w:r>
      <w:r>
        <w:t xml:space="preserve"> o </w:t>
      </w:r>
      <w:proofErr w:type="spellStart"/>
      <w:r>
        <w:t>PyTorch</w:t>
      </w:r>
      <w:proofErr w:type="spellEnd"/>
      <w:r>
        <w:t xml:space="preserve"> enxerga sua GPU.</w:t>
      </w:r>
    </w:p>
    <w:p w14:paraId="695F980A" w14:textId="77777777" w:rsidR="00952498" w:rsidRDefault="00952498" w:rsidP="00952498">
      <w:pPr>
        <w:jc w:val="both"/>
      </w:pPr>
      <w:r>
        <w:rPr>
          <w:rFonts w:ascii="Segoe UI Emoji" w:hAnsi="Segoe UI Emoji" w:cs="Segoe UI Emoji"/>
        </w:rPr>
        <w:t>❌</w:t>
      </w:r>
      <w:r>
        <w:t xml:space="preserve"> Se </w:t>
      </w:r>
      <w:proofErr w:type="gramStart"/>
      <w:r>
        <w:t>retornar False</w:t>
      </w:r>
      <w:proofErr w:type="gramEnd"/>
      <w:r>
        <w:t xml:space="preserve"> </w:t>
      </w:r>
      <w:r>
        <w:rPr>
          <w:rFonts w:ascii="Arial" w:hAnsi="Arial" w:cs="Arial"/>
        </w:rPr>
        <w:t>→</w:t>
      </w:r>
      <w:r>
        <w:t xml:space="preserve"> o </w:t>
      </w:r>
      <w:proofErr w:type="spellStart"/>
      <w:r>
        <w:t>PyTorch</w:t>
      </w:r>
      <w:proofErr w:type="spellEnd"/>
      <w:r>
        <w:t xml:space="preserve"> s</w:t>
      </w:r>
      <w:r>
        <w:rPr>
          <w:rFonts w:cs="Abadi"/>
        </w:rPr>
        <w:t>ó</w:t>
      </w:r>
      <w:r>
        <w:t xml:space="preserve"> vai usar CPU (provavelmente foi instalado sem suporte a CUDA </w:t>
      </w:r>
      <w:r>
        <w:rPr>
          <w:rFonts w:cs="Abadi"/>
        </w:rPr>
        <w:t>—</w:t>
      </w:r>
      <w:r>
        <w:t xml:space="preserve"> veja o passo seguinte).</w:t>
      </w:r>
    </w:p>
    <w:p w14:paraId="1358A448" w14:textId="77777777" w:rsidR="00952498" w:rsidRDefault="00952498" w:rsidP="00952498">
      <w:pPr>
        <w:jc w:val="both"/>
      </w:pPr>
    </w:p>
    <w:p w14:paraId="4AA3202B" w14:textId="77777777" w:rsidR="00952498" w:rsidRPr="00976106" w:rsidRDefault="00952498">
      <w:pPr>
        <w:pStyle w:val="PargrafodaLista"/>
        <w:numPr>
          <w:ilvl w:val="0"/>
          <w:numId w:val="17"/>
        </w:numPr>
        <w:jc w:val="both"/>
        <w:rPr>
          <w:b/>
          <w:bCs/>
        </w:rPr>
      </w:pPr>
      <w:r>
        <w:rPr>
          <w:b/>
          <w:bCs/>
        </w:rPr>
        <w:t xml:space="preserve">Instalando o </w:t>
      </w:r>
      <w:proofErr w:type="spellStart"/>
      <w:r>
        <w:rPr>
          <w:b/>
          <w:bCs/>
        </w:rPr>
        <w:t>PyTorch</w:t>
      </w:r>
      <w:proofErr w:type="spellEnd"/>
      <w:r>
        <w:rPr>
          <w:b/>
          <w:bCs/>
        </w:rPr>
        <w:t xml:space="preserve"> com suporte a CUDA</w:t>
      </w:r>
    </w:p>
    <w:p w14:paraId="6F15EC6E" w14:textId="77777777" w:rsidR="00952498" w:rsidRDefault="00952498" w:rsidP="00952498">
      <w:pPr>
        <w:ind w:firstLine="708"/>
        <w:jc w:val="both"/>
      </w:pPr>
      <w:r>
        <w:t>Essa instalação acontece uma vez, no notebook (não na Pi).</w:t>
      </w:r>
    </w:p>
    <w:p w14:paraId="371C3DDC" w14:textId="77777777" w:rsidR="00952498" w:rsidRDefault="00952498" w:rsidP="00952498">
      <w:pPr>
        <w:ind w:firstLine="708"/>
        <w:jc w:val="both"/>
      </w:pPr>
      <w:r>
        <w:lastRenderedPageBreak/>
        <w:t>Primeiro, confirme o driver NVIDIA instalado e a versão de CUDA que ele suporta:</w:t>
      </w:r>
    </w:p>
    <w:p w14:paraId="517DEB2D" w14:textId="77777777" w:rsidR="00952498" w:rsidRPr="00952498" w:rsidRDefault="00952498" w:rsidP="00952498">
      <w:pPr>
        <w:pStyle w:val="CodeDark"/>
      </w:pPr>
      <w:proofErr w:type="spellStart"/>
      <w:r>
        <w:t>nvidia-smi</w:t>
      </w:r>
      <w:proofErr w:type="spellEnd"/>
    </w:p>
    <w:p w14:paraId="66B3F769" w14:textId="77777777" w:rsidR="00952498" w:rsidRDefault="00952498" w:rsidP="00952498">
      <w:pPr>
        <w:ind w:firstLine="708"/>
        <w:jc w:val="both"/>
      </w:pPr>
      <w:r>
        <w:t xml:space="preserve">Deve mostrar a placa de vídeo </w:t>
      </w:r>
      <w:proofErr w:type="spellStart"/>
      <w:r>
        <w:t>nvidia</w:t>
      </w:r>
      <w:proofErr w:type="spellEnd"/>
      <w:r>
        <w:t xml:space="preserve"> do seu computador e, no canto superior direito, a versão máxima de CUDA suportada pelo driver.</w:t>
      </w:r>
    </w:p>
    <w:p w14:paraId="21275DB9" w14:textId="77777777" w:rsidR="00952498" w:rsidRDefault="00952498" w:rsidP="00952498">
      <w:pPr>
        <w:ind w:firstLine="708"/>
        <w:jc w:val="both"/>
      </w:pPr>
      <w:r>
        <w:t>Depois, acesse pytorch.org/</w:t>
      </w:r>
      <w:proofErr w:type="spellStart"/>
      <w:r>
        <w:t>get-started</w:t>
      </w:r>
      <w:proofErr w:type="spellEnd"/>
      <w:r>
        <w:t>/</w:t>
      </w:r>
      <w:proofErr w:type="spellStart"/>
      <w:r>
        <w:t>locally</w:t>
      </w:r>
      <w:proofErr w:type="spellEnd"/>
      <w:r>
        <w:t xml:space="preserve">, selecione Windows, </w:t>
      </w:r>
      <w:proofErr w:type="spellStart"/>
      <w:r>
        <w:t>Pip</w:t>
      </w:r>
      <w:proofErr w:type="spellEnd"/>
      <w:r>
        <w:t xml:space="preserve"> e a versão de CUDA compatível com o driver, o site monta o comando de instalação exato </w:t>
      </w:r>
      <w:proofErr w:type="gramStart"/>
      <w:r>
        <w:t>pra</w:t>
      </w:r>
      <w:proofErr w:type="gramEnd"/>
      <w:r>
        <w:t xml:space="preserve"> sua combinação. Não fixamos esse comando aqui de propósito, pois a versão de CUDA recomendada muda com frequência, e o site oficial é sempre a fonte mais atual. Depois de instalar, rode o script do passo 1 de novo para confirmar.</w:t>
      </w:r>
    </w:p>
    <w:tbl>
      <w:tblPr>
        <w:tblW w:w="974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0"/>
        <w:gridCol w:w="7966"/>
      </w:tblGrid>
      <w:tr w:rsidR="00952498" w:rsidRPr="00952498" w14:paraId="77438025" w14:textId="77777777" w:rsidTr="0050415C">
        <w:tc>
          <w:tcPr>
            <w:tcW w:w="9746" w:type="dxa"/>
            <w:gridSpan w:val="2"/>
            <w:shd w:val="clear" w:color="auto" w:fill="E02B86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7E434F3B" w14:textId="77777777" w:rsidR="00952498" w:rsidRPr="00952498" w:rsidRDefault="00952498" w:rsidP="0050415C">
            <w:pPr>
              <w:spacing w:after="0"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29B28EC" wp14:editId="457DE915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5440"/>
                      <wp:effectExtent l="0" t="0" r="0" b="0"/>
                      <wp:wrapNone/>
                      <wp:docPr id="186929204" name="Forma Livre: Forma 2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5440"/>
                              </a:xfrm>
                              <a:custGeom>
                                <a:avLst>
                                  <a:gd name="f10" fmla="val 3600"/>
                                </a:avLst>
                                <a:gdLst>
                                  <a:gd name="f1" fmla="val 10800000"/>
                                  <a:gd name="f2" fmla="val 5400000"/>
                                  <a:gd name="f3" fmla="val 16200000"/>
                                  <a:gd name="f4" fmla="val w"/>
                                  <a:gd name="f5" fmla="val h"/>
                                  <a:gd name="f6" fmla="val ss"/>
                                  <a:gd name="f7" fmla="val 0"/>
                                  <a:gd name="f8" fmla="*/ 5419351 1 1725033"/>
                                  <a:gd name="f9" fmla="val 45"/>
                                  <a:gd name="f10" fmla="val 3600"/>
                                  <a:gd name="f11" fmla="abs f4"/>
                                  <a:gd name="f12" fmla="abs f5"/>
                                  <a:gd name="f13" fmla="abs f6"/>
                                  <a:gd name="f14" fmla="*/ f8 1 180"/>
                                  <a:gd name="f15" fmla="val f10"/>
                                  <a:gd name="f16" fmla="+- 0 0 f2"/>
                                  <a:gd name="f17" fmla="?: f11 f4 1"/>
                                  <a:gd name="f18" fmla="?: f12 f5 1"/>
                                  <a:gd name="f19" fmla="?: f13 f6 1"/>
                                  <a:gd name="f20" fmla="*/ f9 f14 1"/>
                                  <a:gd name="f21" fmla="+- f7 f15 0"/>
                                  <a:gd name="f22" fmla="*/ f17 1 21600"/>
                                  <a:gd name="f23" fmla="*/ f18 1 21600"/>
                                  <a:gd name="f24" fmla="*/ 21600 f17 1"/>
                                  <a:gd name="f25" fmla="*/ 21600 f18 1"/>
                                  <a:gd name="f26" fmla="+- 0 0 f20"/>
                                  <a:gd name="f27" fmla="+- f7 0 f21"/>
                                  <a:gd name="f28" fmla="+- f21 0 f7"/>
                                  <a:gd name="f29" fmla="min f23 f22"/>
                                  <a:gd name="f30" fmla="*/ f24 1 f19"/>
                                  <a:gd name="f31" fmla="*/ f25 1 f19"/>
                                  <a:gd name="f32" fmla="*/ f26 f1 1"/>
                                  <a:gd name="f33" fmla="abs f27"/>
                                  <a:gd name="f34" fmla="abs f28"/>
                                  <a:gd name="f35" fmla="?: f27 f16 f2"/>
                                  <a:gd name="f36" fmla="?: f27 f2 f16"/>
                                  <a:gd name="f37" fmla="?: f27 f3 f2"/>
                                  <a:gd name="f38" fmla="?: f27 f2 f3"/>
                                  <a:gd name="f39" fmla="?: f28 f16 f2"/>
                                  <a:gd name="f40" fmla="?: f28 f2 f16"/>
                                  <a:gd name="f41" fmla="?: f27 0 f1"/>
                                  <a:gd name="f42" fmla="?: f27 f1 0"/>
                                  <a:gd name="f43" fmla="val f30"/>
                                  <a:gd name="f44" fmla="val f31"/>
                                  <a:gd name="f45" fmla="*/ f32 1 f8"/>
                                  <a:gd name="f46" fmla="?: f27 f38 f37"/>
                                  <a:gd name="f47" fmla="?: f27 f37 f38"/>
                                  <a:gd name="f48" fmla="?: f28 f36 f35"/>
                                  <a:gd name="f49" fmla="*/ f21 f29 1"/>
                                  <a:gd name="f50" fmla="*/ f7 f29 1"/>
                                  <a:gd name="f51" fmla="*/ f33 f29 1"/>
                                  <a:gd name="f52" fmla="*/ f34 f29 1"/>
                                  <a:gd name="f53" fmla="+- f44 0 f15"/>
                                  <a:gd name="f54" fmla="+- f43 0 f15"/>
                                  <a:gd name="f55" fmla="+- f45 0 f2"/>
                                  <a:gd name="f56" fmla="?: f28 f47 f46"/>
                                  <a:gd name="f57" fmla="*/ f44 f29 1"/>
                                  <a:gd name="f58" fmla="*/ f43 f29 1"/>
                                  <a:gd name="f59" fmla="+- f55 f2 0"/>
                                  <a:gd name="f60" fmla="+- f44 0 f53"/>
                                  <a:gd name="f61" fmla="+- f43 0 f54"/>
                                  <a:gd name="f62" fmla="+- f53 0 f44"/>
                                  <a:gd name="f63" fmla="+- f54 0 f43"/>
                                  <a:gd name="f64" fmla="*/ f53 f29 1"/>
                                  <a:gd name="f65" fmla="*/ f54 f29 1"/>
                                  <a:gd name="f66" fmla="*/ f59 f8 1"/>
                                  <a:gd name="f67" fmla="abs f60"/>
                                  <a:gd name="f68" fmla="?: f60 0 f1"/>
                                  <a:gd name="f69" fmla="?: f60 f1 0"/>
                                  <a:gd name="f70" fmla="?: f60 f39 f40"/>
                                  <a:gd name="f71" fmla="abs f61"/>
                                  <a:gd name="f72" fmla="abs f62"/>
                                  <a:gd name="f73" fmla="?: f61 f16 f2"/>
                                  <a:gd name="f74" fmla="?: f61 f2 f16"/>
                                  <a:gd name="f75" fmla="?: f61 f3 f2"/>
                                  <a:gd name="f76" fmla="?: f61 f2 f3"/>
                                  <a:gd name="f77" fmla="abs f63"/>
                                  <a:gd name="f78" fmla="?: f63 f16 f2"/>
                                  <a:gd name="f79" fmla="?: f63 f2 f16"/>
                                  <a:gd name="f80" fmla="?: f63 f42 f41"/>
                                  <a:gd name="f81" fmla="?: f63 f41 f42"/>
                                  <a:gd name="f82" fmla="*/ f66 1 f1"/>
                                  <a:gd name="f83" fmla="?: f28 f69 f68"/>
                                  <a:gd name="f84" fmla="?: f28 f68 f69"/>
                                  <a:gd name="f85" fmla="?: f61 f76 f75"/>
                                  <a:gd name="f86" fmla="?: f61 f75 f76"/>
                                  <a:gd name="f87" fmla="?: f62 f74 f73"/>
                                  <a:gd name="f88" fmla="?: f27 f80 f81"/>
                                  <a:gd name="f89" fmla="?: f27 f78 f79"/>
                                  <a:gd name="f90" fmla="*/ f67 f29 1"/>
                                  <a:gd name="f91" fmla="*/ f71 f29 1"/>
                                  <a:gd name="f92" fmla="*/ f72 f29 1"/>
                                  <a:gd name="f93" fmla="*/ f77 f29 1"/>
                                  <a:gd name="f94" fmla="+- 0 0 f82"/>
                                  <a:gd name="f95" fmla="?: f60 f83 f84"/>
                                  <a:gd name="f96" fmla="?: f62 f86 f85"/>
                                  <a:gd name="f97" fmla="+- 0 0 f94"/>
                                  <a:gd name="f98" fmla="*/ f97 f1 1"/>
                                  <a:gd name="f99" fmla="*/ f98 1 f8"/>
                                  <a:gd name="f100" fmla="+- f99 0 f2"/>
                                  <a:gd name="f101" fmla="cos 1 f100"/>
                                  <a:gd name="f102" fmla="+- 0 0 f101"/>
                                  <a:gd name="f103" fmla="+- 0 0 f102"/>
                                  <a:gd name="f104" fmla="val f103"/>
                                  <a:gd name="f105" fmla="+- 0 0 f104"/>
                                  <a:gd name="f106" fmla="*/ f15 f105 1"/>
                                  <a:gd name="f107" fmla="*/ f106 3163 1"/>
                                  <a:gd name="f108" fmla="*/ f107 1 7636"/>
                                  <a:gd name="f109" fmla="+- f7 f108 0"/>
                                  <a:gd name="f110" fmla="+- f43 0 f108"/>
                                  <a:gd name="f111" fmla="+- f44 0 f108"/>
                                  <a:gd name="f112" fmla="*/ f109 f29 1"/>
                                  <a:gd name="f113" fmla="*/ f110 f29 1"/>
                                  <a:gd name="f114" fmla="*/ f111 f29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</a:cxnLst>
                                <a:rect l="f112" t="f112" r="f113" b="f114"/>
                                <a:pathLst>
                                  <a:path>
                                    <a:moveTo>
                                      <a:pt x="f49" y="f50"/>
                                    </a:moveTo>
                                    <a:arcTo wR="f51" hR="f52" stAng="f56" swAng="f48"/>
                                    <a:lnTo>
                                      <a:pt x="f50" y="f64"/>
                                    </a:lnTo>
                                    <a:arcTo wR="f52" hR="f90" stAng="f95" swAng="f70"/>
                                    <a:lnTo>
                                      <a:pt x="f65" y="f57"/>
                                    </a:lnTo>
                                    <a:arcTo wR="f91" hR="f92" stAng="f96" swAng="f87"/>
                                    <a:lnTo>
                                      <a:pt x="f58" y="f49"/>
                                    </a:lnTo>
                                    <a:arcTo wR="f93" hR="f51" stAng="f88" swAng="f89"/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txbx>
                              <w:txbxContent>
                                <w:p w14:paraId="3D67464D" w14:textId="77777777" w:rsidR="00952498" w:rsidRDefault="00952498" w:rsidP="0095249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ATENÇÃO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ctr" anchorCtr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9B28EC" id="Forma Livre: Forma 271" o:spid="_x0000_s1028" style="position:absolute;margin-left:125pt;margin-top:5.4pt;width:220.5pt;height:27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800350,3454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" adj="-11796480,,5400" path="m57573,at,,115146,115146,57573,,,57573l,287867at,230294,115146,345440,,287867,57573,345440l2742777,345440at2685204,230294,2800350,345440,2742777,345440,2800350,287867l2800350,57573at2685204,,2800350,115146,2800350,57573,2742777,l57573,xe" stroked="f">
                      <v:stroke joinstyle="miter"/>
                      <v:formulas/>
                      <v:path arrowok="t" o:connecttype="custom" o:connectlocs="1400175,0;2800350,172720;1400175,345440;0,172720" o:connectangles="270,0,90,180" textboxrect="16863,16863,2783487,328577"/>
                      <v:textbox>
                        <w:txbxContent>
                          <w:p w14:paraId="3D67464D" w14:textId="77777777" w:rsidR="00952498" w:rsidRDefault="00952498" w:rsidP="0095249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ATENÇÃO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952498" w:rsidRPr="00976106" w14:paraId="00D8F6C2" w14:textId="77777777" w:rsidTr="0050415C">
        <w:trPr>
          <w:trHeight w:val="2590"/>
        </w:trPr>
        <w:tc>
          <w:tcPr>
            <w:tcW w:w="1780" w:type="dxa"/>
            <w:shd w:val="clear" w:color="auto" w:fill="741143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7397F310" w14:textId="77777777" w:rsidR="00952498" w:rsidRPr="002929B8" w:rsidRDefault="00952498" w:rsidP="0050415C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A63B482" wp14:editId="2E108597">
                  <wp:extent cx="914400" cy="937895"/>
                  <wp:effectExtent l="0" t="0" r="0" b="0"/>
                  <wp:docPr id="1446915736" name="Imagem 53" descr="A white sign with a exclamation mark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A white sign with a exclamation mark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3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66" w:type="dxa"/>
            <w:shd w:val="clear" w:color="auto" w:fill="741143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2754B51C" w14:textId="77777777" w:rsidR="00952498" w:rsidRDefault="00952498" w:rsidP="0050415C">
            <w:pPr>
              <w:pStyle w:val="darknormal"/>
              <w:jc w:val="both"/>
            </w:pPr>
            <w:r>
              <w:t xml:space="preserve">Se sua GPU for muito recente (lançada há poucos meses), o comando gerado pelo site pode instalar </w:t>
            </w:r>
            <w:proofErr w:type="gramStart"/>
            <w:r>
              <w:t>uma build</w:t>
            </w:r>
            <w:proofErr w:type="gramEnd"/>
            <w:r>
              <w:t xml:space="preserve"> sem os kernels compilados para a arquitetura dela — o </w:t>
            </w:r>
            <w:proofErr w:type="spellStart"/>
            <w:r>
              <w:t>torch.cuda.is_</w:t>
            </w:r>
            <w:proofErr w:type="gramStart"/>
            <w:r>
              <w:t>available</w:t>
            </w:r>
            <w:proofErr w:type="spellEnd"/>
            <w:r>
              <w:t>(</w:t>
            </w:r>
            <w:proofErr w:type="gramEnd"/>
            <w:r>
              <w:t xml:space="preserve">) retorna </w:t>
            </w:r>
            <w:proofErr w:type="spellStart"/>
            <w:r>
              <w:t>True</w:t>
            </w:r>
            <w:proofErr w:type="spellEnd"/>
            <w:r>
              <w:t xml:space="preserve">, mas qualquer operação real falha com um aviso do tipo "does </w:t>
            </w:r>
            <w:proofErr w:type="spellStart"/>
            <w:r>
              <w:t>not</w:t>
            </w:r>
            <w:proofErr w:type="spellEnd"/>
            <w:r>
              <w:t xml:space="preserve"> include kernels for </w:t>
            </w:r>
            <w:proofErr w:type="spellStart"/>
            <w:r>
              <w:t>this</w:t>
            </w:r>
            <w:proofErr w:type="spellEnd"/>
            <w:r>
              <w:t xml:space="preserve"> GPU". Se isso acontecer, o próprio erro lista as versões de CUDA compatíveis com sua GPU; reinstale usando a mais alta da lista (ela é sempre retrocompatível com o driver):</w:t>
            </w:r>
          </w:p>
          <w:p w14:paraId="77B4B63B" w14:textId="77777777" w:rsidR="00952498" w:rsidRPr="00952498" w:rsidRDefault="00952498" w:rsidP="0050415C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</w:pPr>
          </w:p>
          <w:p w14:paraId="6ABFE513" w14:textId="77777777" w:rsidR="00952498" w:rsidRPr="00976106" w:rsidRDefault="00952498" w:rsidP="0050415C">
            <w:pPr>
              <w:rPr>
                <w:color w:val="FFFFFF" w:themeColor="background1"/>
                <w:lang w:val="en-US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pip uninstall torch </w:t>
            </w:r>
            <w:proofErr w:type="spellStart"/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torchvision</w:t>
            </w:r>
            <w:proofErr w:type="spellEnd"/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-y</w:t>
            </w:r>
          </w:p>
          <w:p w14:paraId="5EC3FC9E" w14:textId="77777777" w:rsidR="00952498" w:rsidRPr="00976106" w:rsidRDefault="00952498" w:rsidP="0050415C">
            <w:pPr>
              <w:pStyle w:val="darknormal"/>
              <w:jc w:val="both"/>
              <w:rPr>
                <w:color w:val="FFFFFF" w:themeColor="background1"/>
                <w:lang w:val="en-US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pip install torch==VERSAO </w:t>
            </w:r>
            <w:proofErr w:type="spellStart"/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torchvision</w:t>
            </w:r>
            <w:proofErr w:type="spellEnd"/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--index-</w:t>
            </w:r>
            <w:proofErr w:type="spellStart"/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https://download.pytorch.org/whl/cuXXX</w:t>
            </w:r>
          </w:p>
          <w:p w14:paraId="1FBF16C3" w14:textId="77777777" w:rsidR="00952498" w:rsidRPr="00976106" w:rsidRDefault="00952498" w:rsidP="0050415C">
            <w:pPr>
              <w:pStyle w:val="darknormal"/>
              <w:jc w:val="both"/>
            </w:pPr>
            <w:r>
              <w:t xml:space="preserve">(troque VERSAO e </w:t>
            </w:r>
            <w:proofErr w:type="spellStart"/>
            <w:r>
              <w:t>cuXXX</w:t>
            </w:r>
            <w:proofErr w:type="spellEnd"/>
            <w:r>
              <w:t xml:space="preserve"> pelos valores exatos que o erro sugerir para a sua GPU)</w:t>
            </w:r>
          </w:p>
        </w:tc>
      </w:tr>
    </w:tbl>
    <w:p w14:paraId="1E7F21A2" w14:textId="77777777" w:rsidR="00952498" w:rsidRDefault="00952498" w:rsidP="00952498">
      <w:pPr>
        <w:jc w:val="both"/>
      </w:pPr>
    </w:p>
    <w:p w14:paraId="66B3D8AA" w14:textId="77777777" w:rsidR="0057107A" w:rsidRPr="00976106" w:rsidRDefault="0057107A" w:rsidP="00952498">
      <w:pPr>
        <w:jc w:val="both"/>
      </w:pPr>
    </w:p>
    <w:p w14:paraId="0E39FD53" w14:textId="77777777" w:rsidR="00952498" w:rsidRPr="00D944B3" w:rsidRDefault="00952498" w:rsidP="00952498">
      <w:pPr>
        <w:jc w:val="both"/>
        <w:rPr>
          <w:b/>
          <w:bCs/>
        </w:rPr>
      </w:pPr>
      <w:r>
        <w:rPr>
          <w:b/>
          <w:bCs/>
        </w:rPr>
        <w:t>3. Treinando com GPU (exemplo prático)</w:t>
      </w:r>
    </w:p>
    <w:p w14:paraId="61B82457" w14:textId="77777777" w:rsidR="00952498" w:rsidRDefault="00952498" w:rsidP="00952498">
      <w:pPr>
        <w:ind w:firstLine="708"/>
        <w:jc w:val="both"/>
      </w:pPr>
      <w:r>
        <w:t xml:space="preserve">Diferente do </w:t>
      </w:r>
      <w:proofErr w:type="spellStart"/>
      <w:r>
        <w:t>TensorFlow</w:t>
      </w:r>
      <w:proofErr w:type="spellEnd"/>
      <w:r>
        <w:t xml:space="preserve"> (que precisa de um bloco </w:t>
      </w:r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tf.device</w:t>
      </w:r>
      <w:proofErr w:type="spellEnd"/>
      <w:proofErr w:type="gramEnd"/>
      <w:r>
        <w:t xml:space="preserve">(...)), no </w:t>
      </w:r>
      <w:proofErr w:type="spellStart"/>
      <w:r>
        <w:t>Ultralytics</w:t>
      </w:r>
      <w:proofErr w:type="spellEnd"/>
      <w:r>
        <w:t xml:space="preserve"> basta passar device=0 (o índice da GPU) para </w:t>
      </w:r>
      <w:proofErr w:type="spellStart"/>
      <w:proofErr w:type="gramStart"/>
      <w:r>
        <w:t>model.train</w:t>
      </w:r>
      <w:proofErr w:type="spellEnd"/>
      <w:proofErr w:type="gramEnd"/>
      <w:r>
        <w:t>(), nenhuma sintaxe especial é necessária:</w:t>
      </w:r>
    </w:p>
    <w:p w14:paraId="57D63EB7" w14:textId="77777777" w:rsidR="00952498" w:rsidRDefault="00952498" w:rsidP="00952498">
      <w:pPr>
        <w:ind w:firstLine="708"/>
        <w:jc w:val="both"/>
      </w:pPr>
    </w:p>
    <w:p w14:paraId="5130DB01" w14:textId="77777777" w:rsidR="00952498" w:rsidRPr="00D25A92" w:rsidRDefault="00952498" w:rsidP="00952498">
      <w:pPr>
        <w:pStyle w:val="CodeDark"/>
        <w:pBdr>
          <w:left w:val="single" w:sz="4" w:space="3" w:color="949494" w:shadow="1"/>
        </w:pBdr>
        <w:rPr>
          <w:lang w:val="en-US"/>
        </w:rPr>
      </w:pPr>
      <w:r>
        <w:rPr>
          <w:lang w:val="en-US"/>
        </w:rPr>
        <w:lastRenderedPageBreak/>
        <w:t xml:space="preserve">from </w:t>
      </w:r>
      <w:proofErr w:type="spellStart"/>
      <w:r>
        <w:rPr>
          <w:lang w:val="en-US"/>
        </w:rPr>
        <w:t>ultralytics</w:t>
      </w:r>
      <w:proofErr w:type="spellEnd"/>
      <w:r>
        <w:rPr>
          <w:lang w:val="en-US"/>
        </w:rPr>
        <w:t xml:space="preserve"> import YOLO</w:t>
      </w:r>
    </w:p>
    <w:p w14:paraId="5A4E9E1D" w14:textId="77777777" w:rsidR="00952498" w:rsidRPr="00D25A92" w:rsidRDefault="00952498" w:rsidP="00952498">
      <w:pPr>
        <w:pStyle w:val="CodeDark"/>
        <w:pBdr>
          <w:left w:val="single" w:sz="4" w:space="3" w:color="949494" w:shadow="1"/>
        </w:pBdr>
        <w:rPr>
          <w:lang w:val="en-US"/>
        </w:rPr>
      </w:pPr>
    </w:p>
    <w:p w14:paraId="151495D4" w14:textId="77777777" w:rsidR="00952498" w:rsidRPr="00D25A92" w:rsidRDefault="00952498" w:rsidP="00952498">
      <w:pPr>
        <w:pStyle w:val="CodeDark"/>
        <w:pBdr>
          <w:left w:val="single" w:sz="4" w:space="3" w:color="949494" w:shadow="1"/>
        </w:pBdr>
        <w:rPr>
          <w:lang w:val="en-US"/>
        </w:rPr>
      </w:pPr>
      <w:r>
        <w:rPr>
          <w:lang w:val="en-US"/>
        </w:rPr>
        <w:t>model = YOLO("yolov8n.pt")</w:t>
      </w:r>
    </w:p>
    <w:p w14:paraId="51C4B0F1" w14:textId="77777777" w:rsidR="00952498" w:rsidRPr="00D25A92" w:rsidRDefault="00952498" w:rsidP="00952498">
      <w:pPr>
        <w:pStyle w:val="CodeDark"/>
        <w:pBdr>
          <w:left w:val="single" w:sz="4" w:space="3" w:color="949494" w:shadow="1"/>
        </w:pBdr>
      </w:pPr>
      <w:proofErr w:type="spellStart"/>
      <w:proofErr w:type="gramStart"/>
      <w:r>
        <w:t>model.train</w:t>
      </w:r>
      <w:proofErr w:type="spellEnd"/>
      <w:proofErr w:type="gramEnd"/>
      <w:r>
        <w:t>(</w:t>
      </w:r>
    </w:p>
    <w:p w14:paraId="01C4FFF8" w14:textId="77777777" w:rsidR="00952498" w:rsidRPr="00D25A92" w:rsidRDefault="00952498" w:rsidP="00952498">
      <w:pPr>
        <w:pStyle w:val="CodeDark"/>
        <w:pBdr>
          <w:left w:val="single" w:sz="4" w:space="3" w:color="949494" w:shadow="1"/>
        </w:pBdr>
      </w:pPr>
      <w:r>
        <w:t xml:space="preserve">    data="</w:t>
      </w:r>
      <w:proofErr w:type="spellStart"/>
      <w:proofErr w:type="gramStart"/>
      <w:r>
        <w:t>data.yaml</w:t>
      </w:r>
      <w:proofErr w:type="spellEnd"/>
      <w:proofErr w:type="gramEnd"/>
      <w:r>
        <w:t>",</w:t>
      </w:r>
    </w:p>
    <w:p w14:paraId="7D9C8E94" w14:textId="77777777" w:rsidR="00952498" w:rsidRPr="00D25A92" w:rsidRDefault="00952498" w:rsidP="00952498">
      <w:pPr>
        <w:pStyle w:val="CodeDark"/>
        <w:pBdr>
          <w:left w:val="single" w:sz="4" w:space="3" w:color="949494" w:shadow="1"/>
        </w:pBdr>
      </w:pPr>
      <w:r>
        <w:t xml:space="preserve">    </w:t>
      </w:r>
      <w:proofErr w:type="spellStart"/>
      <w:r>
        <w:t>epochs</w:t>
      </w:r>
      <w:proofErr w:type="spellEnd"/>
      <w:r>
        <w:t>=50,</w:t>
      </w:r>
    </w:p>
    <w:p w14:paraId="7A16BA87" w14:textId="77777777" w:rsidR="00952498" w:rsidRPr="00D25A92" w:rsidRDefault="00952498" w:rsidP="00952498">
      <w:pPr>
        <w:pStyle w:val="CodeDark"/>
        <w:pBdr>
          <w:left w:val="single" w:sz="4" w:space="3" w:color="949494" w:shadow="1"/>
        </w:pBdr>
      </w:pPr>
      <w:r>
        <w:t xml:space="preserve">    </w:t>
      </w:r>
      <w:proofErr w:type="spellStart"/>
      <w:r>
        <w:t>imgsz</w:t>
      </w:r>
      <w:proofErr w:type="spellEnd"/>
      <w:r>
        <w:t>=640,</w:t>
      </w:r>
    </w:p>
    <w:p w14:paraId="54FEBA10" w14:textId="77777777" w:rsidR="00952498" w:rsidRPr="00D25A92" w:rsidRDefault="00952498" w:rsidP="00952498">
      <w:pPr>
        <w:pStyle w:val="CodeDark"/>
        <w:pBdr>
          <w:left w:val="single" w:sz="4" w:space="3" w:color="949494" w:shadow="1"/>
        </w:pBdr>
      </w:pPr>
      <w:r>
        <w:t xml:space="preserve">    device=</w:t>
      </w:r>
      <w:proofErr w:type="gramStart"/>
      <w:r>
        <w:t xml:space="preserve">0,   </w:t>
      </w:r>
      <w:proofErr w:type="gramEnd"/>
      <w:r>
        <w:t xml:space="preserve">    # 0 = primeira GPU disponível; "</w:t>
      </w:r>
      <w:proofErr w:type="spellStart"/>
      <w:r>
        <w:t>cpu</w:t>
      </w:r>
      <w:proofErr w:type="spellEnd"/>
      <w:r>
        <w:t>" força CPU</w:t>
      </w:r>
    </w:p>
    <w:p w14:paraId="4B34DCBE" w14:textId="77777777" w:rsidR="00952498" w:rsidRPr="00D25A92" w:rsidRDefault="00952498" w:rsidP="00952498">
      <w:pPr>
        <w:pStyle w:val="CodeDark"/>
        <w:pBdr>
          <w:left w:val="single" w:sz="4" w:space="3" w:color="949494" w:shadow="1"/>
        </w:pBdr>
      </w:pPr>
      <w:r>
        <w:t>)</w:t>
      </w:r>
    </w:p>
    <w:p w14:paraId="45574913" w14:textId="77777777" w:rsidR="00D5386B" w:rsidRDefault="00D5386B" w:rsidP="00952498">
      <w:pPr>
        <w:jc w:val="both"/>
        <w:rPr>
          <w:rFonts w:ascii="Segoe UI Symbol" w:hAnsi="Segoe UI Symbol" w:cs="Segoe UI Symbol"/>
        </w:rPr>
      </w:pPr>
    </w:p>
    <w:p w14:paraId="46053233" w14:textId="6EBF8B7E" w:rsidR="00952498" w:rsidRDefault="00952498" w:rsidP="00952498">
      <w:pPr>
        <w:jc w:val="both"/>
      </w:pPr>
      <w:r>
        <w:rPr>
          <w:rFonts w:ascii="Segoe UI Symbol" w:hAnsi="Segoe UI Symbol" w:cs="Segoe UI Symbol"/>
        </w:rPr>
        <w:t>✔</w:t>
      </w:r>
      <w:r>
        <w:t xml:space="preserve"> device=0 é a única mudança que faz toda a diferença de velocidade entre treinar no notebook (RTX 5050, minutos) e treinar na </w:t>
      </w:r>
      <w:proofErr w:type="spellStart"/>
      <w:r>
        <w:t>Raspberry</w:t>
      </w:r>
      <w:proofErr w:type="spellEnd"/>
      <w:r>
        <w:t xml:space="preserve"> Pi (CPU, potencialmente horas). Veja a seção prática mais adiante para o treinamento completo, com o </w:t>
      </w:r>
      <w:proofErr w:type="spellStart"/>
      <w:r>
        <w:t>dataset</w:t>
      </w:r>
      <w:proofErr w:type="spellEnd"/>
      <w:r>
        <w:t xml:space="preserve"> epi-v1 de verdade.</w:t>
      </w:r>
    </w:p>
    <w:p w14:paraId="1CD0500B" w14:textId="77777777" w:rsidR="00D5386B" w:rsidRDefault="00D5386B" w:rsidP="00952498">
      <w:pPr>
        <w:jc w:val="both"/>
      </w:pPr>
    </w:p>
    <w:p w14:paraId="5063ABD0" w14:textId="77777777" w:rsidR="00952498" w:rsidRDefault="00952498" w:rsidP="00952498">
      <w:pPr>
        <w:jc w:val="both"/>
      </w:pPr>
      <w:r>
        <w:t xml:space="preserve">  </w:t>
      </w:r>
      <w:r>
        <w:rPr>
          <w:rStyle w:val="CitaoChar"/>
          <w:b/>
          <w:bCs/>
          <w:noProof/>
        </w:rPr>
        <w:drawing>
          <wp:inline distT="0" distB="0" distL="0" distR="0" wp14:anchorId="4AE1CBB2" wp14:editId="53503D56">
            <wp:extent cx="6175375" cy="3194685"/>
            <wp:effectExtent l="0" t="0" r="0" b="0"/>
            <wp:docPr id="111" name="Imagem 46" descr="A computer chip with blue lights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A computer chip with blue lights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375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AC329E0" w14:textId="77777777" w:rsidR="00952498" w:rsidRDefault="00952498" w:rsidP="00952498">
      <w:pPr>
        <w:jc w:val="both"/>
      </w:pPr>
    </w:p>
    <w:p w14:paraId="4C2A2BA6" w14:textId="77777777" w:rsidR="00952498" w:rsidRDefault="00952498" w:rsidP="00952498">
      <w:pPr>
        <w:ind w:firstLine="708"/>
        <w:jc w:val="both"/>
      </w:pPr>
      <w:r>
        <w:t>O uso de GPU é um fator determinante no desenvolvimento de aplicações de visão computacional, especialmente em cenários que envolvem treinamento de modelos complexos. Sendo ideal em cenários onde é necessário:</w:t>
      </w:r>
    </w:p>
    <w:p w14:paraId="08D95EC4" w14:textId="77777777" w:rsidR="00952498" w:rsidRDefault="00952498">
      <w:pPr>
        <w:pStyle w:val="PargrafodaLista"/>
        <w:numPr>
          <w:ilvl w:val="0"/>
          <w:numId w:val="18"/>
        </w:numPr>
        <w:jc w:val="both"/>
      </w:pPr>
      <w:r>
        <w:t>Desenvolver modelos mais rapidamente</w:t>
      </w:r>
    </w:p>
    <w:p w14:paraId="1615486B" w14:textId="77777777" w:rsidR="00952498" w:rsidRDefault="00952498">
      <w:pPr>
        <w:pStyle w:val="PargrafodaLista"/>
        <w:numPr>
          <w:ilvl w:val="0"/>
          <w:numId w:val="18"/>
        </w:numPr>
        <w:jc w:val="both"/>
      </w:pPr>
      <w:r>
        <w:t>Experimentar diferentes arquiteturas</w:t>
      </w:r>
    </w:p>
    <w:p w14:paraId="4987E1B9" w14:textId="77777777" w:rsidR="00952498" w:rsidRDefault="00952498">
      <w:pPr>
        <w:pStyle w:val="PargrafodaLista"/>
        <w:numPr>
          <w:ilvl w:val="0"/>
          <w:numId w:val="18"/>
        </w:numPr>
        <w:jc w:val="both"/>
      </w:pPr>
      <w:r>
        <w:lastRenderedPageBreak/>
        <w:t xml:space="preserve">Trabalhar com </w:t>
      </w:r>
      <w:proofErr w:type="spellStart"/>
      <w:r>
        <w:t>datasets</w:t>
      </w:r>
      <w:proofErr w:type="spellEnd"/>
      <w:r>
        <w:t xml:space="preserve"> maiores</w:t>
      </w:r>
    </w:p>
    <w:p w14:paraId="7CEB6087" w14:textId="77777777" w:rsidR="00952498" w:rsidRPr="00D944B3" w:rsidRDefault="00952498">
      <w:pPr>
        <w:pStyle w:val="PargrafodaLista"/>
        <w:numPr>
          <w:ilvl w:val="0"/>
          <w:numId w:val="18"/>
        </w:numPr>
        <w:jc w:val="both"/>
      </w:pPr>
      <w:r>
        <w:t>Preparar soluções para ambientes reais</w:t>
      </w:r>
    </w:p>
    <w:p w14:paraId="2E82B217" w14:textId="77777777" w:rsidR="00D5386B" w:rsidRDefault="00D5386B">
      <w:pPr>
        <w:spacing w:line="278" w:lineRule="auto"/>
        <w:rPr>
          <w:rFonts w:ascii="Gill Sans MT" w:eastAsia="MS Gothic" w:hAnsi="Gill Sans MT"/>
          <w:b/>
          <w:bCs/>
          <w:color w:val="009ADD"/>
          <w:sz w:val="32"/>
          <w:szCs w:val="32"/>
        </w:rPr>
      </w:pPr>
      <w:bookmarkStart w:id="6" w:name="_Toc1578460152"/>
      <w:bookmarkStart w:id="7" w:name="_Toc238838984"/>
      <w:r>
        <w:rPr>
          <w:sz w:val="32"/>
          <w:szCs w:val="32"/>
        </w:rPr>
        <w:br w:type="page"/>
      </w:r>
    </w:p>
    <w:p w14:paraId="6CE31194" w14:textId="7E9B7FCC" w:rsidR="00952498" w:rsidRDefault="00952498" w:rsidP="00952498">
      <w:pPr>
        <w:pStyle w:val="Style1"/>
        <w:jc w:val="both"/>
        <w:outlineLvl w:val="1"/>
        <w:rPr>
          <w:sz w:val="32"/>
          <w:szCs w:val="32"/>
        </w:rPr>
      </w:pPr>
      <w:r>
        <w:rPr>
          <w:sz w:val="32"/>
          <w:szCs w:val="32"/>
        </w:rPr>
        <w:lastRenderedPageBreak/>
        <w:t>Treinando um Modelo de Classificação de Imagens</w:t>
      </w:r>
      <w:bookmarkEnd w:id="6"/>
      <w:bookmarkEnd w:id="7"/>
    </w:p>
    <w:p w14:paraId="5E264264" w14:textId="77777777" w:rsidR="00952498" w:rsidRPr="00D169EE" w:rsidRDefault="00952498" w:rsidP="00952498">
      <w:pPr>
        <w:rPr>
          <w:sz w:val="24"/>
          <w:szCs w:val="24"/>
        </w:rPr>
      </w:pPr>
      <w:r>
        <w:rPr>
          <w:color w:val="00BC29"/>
          <w:sz w:val="32"/>
          <w:szCs w:val="32"/>
        </w:rPr>
        <w:t>Formato: Atividade de Código</w:t>
      </w:r>
    </w:p>
    <w:p w14:paraId="7CCDD842" w14:textId="77777777" w:rsidR="00952498" w:rsidRPr="003049EA" w:rsidRDefault="00952498" w:rsidP="00952498">
      <w:pPr>
        <w:rPr>
          <w:b/>
          <w:bCs/>
        </w:rPr>
      </w:pPr>
      <w:r>
        <w:rPr>
          <w:b/>
          <w:bCs/>
        </w:rPr>
        <w:t>Material necessário Softwares</w:t>
      </w:r>
    </w:p>
    <w:p w14:paraId="7FEE4552" w14:textId="77777777" w:rsidR="00952498" w:rsidRPr="003049EA" w:rsidRDefault="00952498">
      <w:pPr>
        <w:numPr>
          <w:ilvl w:val="0"/>
          <w:numId w:val="23"/>
        </w:numPr>
      </w:pPr>
      <w:r>
        <w:t xml:space="preserve">Python 3 e </w:t>
      </w:r>
      <w:proofErr w:type="spellStart"/>
      <w:r>
        <w:t>pip</w:t>
      </w:r>
      <w:proofErr w:type="spellEnd"/>
      <w:r>
        <w:t>.</w:t>
      </w:r>
    </w:p>
    <w:p w14:paraId="72E669F9" w14:textId="77777777" w:rsidR="00952498" w:rsidRPr="003049EA" w:rsidRDefault="00952498">
      <w:pPr>
        <w:numPr>
          <w:ilvl w:val="0"/>
          <w:numId w:val="23"/>
        </w:numPr>
      </w:pPr>
      <w:proofErr w:type="spellStart"/>
      <w:r>
        <w:t>PyTorch</w:t>
      </w:r>
      <w:proofErr w:type="spellEnd"/>
      <w:r>
        <w:t xml:space="preserve"> (</w:t>
      </w:r>
      <w:proofErr w:type="spellStart"/>
      <w:r>
        <w:t>torch</w:t>
      </w:r>
      <w:proofErr w:type="spellEnd"/>
      <w:r>
        <w:t xml:space="preserve"> e </w:t>
      </w:r>
      <w:proofErr w:type="spellStart"/>
      <w:r>
        <w:t>torchvision</w:t>
      </w:r>
      <w:proofErr w:type="spellEnd"/>
      <w:r>
        <w:t>).</w:t>
      </w:r>
    </w:p>
    <w:p w14:paraId="0C7C7A29" w14:textId="77777777" w:rsidR="00952498" w:rsidRPr="003049EA" w:rsidRDefault="00952498">
      <w:pPr>
        <w:numPr>
          <w:ilvl w:val="0"/>
          <w:numId w:val="23"/>
        </w:numPr>
      </w:pPr>
      <w:proofErr w:type="spellStart"/>
      <w:r>
        <w:t>OpenCV</w:t>
      </w:r>
      <w:proofErr w:type="spellEnd"/>
      <w:r>
        <w:t xml:space="preserve"> (</w:t>
      </w:r>
      <w:proofErr w:type="spellStart"/>
      <w:r>
        <w:t>opencv-python</w:t>
      </w:r>
      <w:proofErr w:type="spellEnd"/>
      <w:r>
        <w:t>).</w:t>
      </w:r>
    </w:p>
    <w:p w14:paraId="1E671E62" w14:textId="77777777" w:rsidR="00952498" w:rsidRPr="003049EA" w:rsidRDefault="00952498">
      <w:pPr>
        <w:numPr>
          <w:ilvl w:val="0"/>
          <w:numId w:val="23"/>
        </w:numPr>
      </w:pPr>
      <w:proofErr w:type="spellStart"/>
      <w:r>
        <w:t>Matplotlib</w:t>
      </w:r>
      <w:proofErr w:type="spellEnd"/>
      <w:r>
        <w:t>.</w:t>
      </w:r>
    </w:p>
    <w:p w14:paraId="750564DF" w14:textId="77777777" w:rsidR="00952498" w:rsidRPr="003049EA" w:rsidRDefault="00952498">
      <w:pPr>
        <w:numPr>
          <w:ilvl w:val="0"/>
          <w:numId w:val="23"/>
        </w:numPr>
      </w:pPr>
      <w:proofErr w:type="spellStart"/>
      <w:r>
        <w:t>Scikit-learn</w:t>
      </w:r>
      <w:proofErr w:type="spellEnd"/>
      <w:r>
        <w:t>.</w:t>
      </w:r>
    </w:p>
    <w:p w14:paraId="6AFBC5F5" w14:textId="77777777" w:rsidR="00952498" w:rsidRPr="003049EA" w:rsidRDefault="00952498">
      <w:pPr>
        <w:numPr>
          <w:ilvl w:val="0"/>
          <w:numId w:val="23"/>
        </w:numPr>
      </w:pPr>
      <w:proofErr w:type="spellStart"/>
      <w:r>
        <w:t>Jupyter</w:t>
      </w:r>
      <w:proofErr w:type="spellEnd"/>
      <w:r>
        <w:t xml:space="preserve"> Notebook ou editor de código (para execução local) ou navegador com acesso ao Google Colab.</w:t>
      </w:r>
    </w:p>
    <w:p w14:paraId="57E62716" w14:textId="77777777" w:rsidR="00952498" w:rsidRPr="003049EA" w:rsidRDefault="00952498" w:rsidP="00952498">
      <w:pPr>
        <w:rPr>
          <w:b/>
          <w:bCs/>
        </w:rPr>
      </w:pPr>
      <w:r>
        <w:rPr>
          <w:b/>
          <w:bCs/>
        </w:rPr>
        <w:t>Hardwares</w:t>
      </w:r>
    </w:p>
    <w:p w14:paraId="3376642A" w14:textId="77777777" w:rsidR="00952498" w:rsidRPr="003049EA" w:rsidRDefault="00952498">
      <w:pPr>
        <w:numPr>
          <w:ilvl w:val="0"/>
          <w:numId w:val="24"/>
        </w:numPr>
      </w:pPr>
      <w:r>
        <w:t xml:space="preserve">Computador com capacidade de processamento adequada para treinamento (CPU </w:t>
      </w:r>
      <w:proofErr w:type="spellStart"/>
      <w:r>
        <w:t>multi-core</w:t>
      </w:r>
      <w:proofErr w:type="spellEnd"/>
      <w:r>
        <w:t>; GPU com suporte a CUDA opcional, recomendada para reduzir o tempo de treinamento).</w:t>
      </w:r>
    </w:p>
    <w:p w14:paraId="5FED6BAF" w14:textId="77777777" w:rsidR="00952498" w:rsidRPr="003049EA" w:rsidRDefault="00952498" w:rsidP="00952498">
      <w:pPr>
        <w:rPr>
          <w:b/>
          <w:bCs/>
        </w:rPr>
      </w:pPr>
      <w:r>
        <w:rPr>
          <w:b/>
          <w:bCs/>
        </w:rPr>
        <w:t>Pré-requisitos</w:t>
      </w:r>
    </w:p>
    <w:p w14:paraId="3248FCE8" w14:textId="77777777" w:rsidR="00952498" w:rsidRPr="003049EA" w:rsidRDefault="00952498">
      <w:pPr>
        <w:numPr>
          <w:ilvl w:val="0"/>
          <w:numId w:val="25"/>
        </w:numPr>
      </w:pPr>
      <w:proofErr w:type="spellStart"/>
      <w:r>
        <w:t>Dataset</w:t>
      </w:r>
      <w:proofErr w:type="spellEnd"/>
      <w:r>
        <w:t xml:space="preserve"> de imagens já organizado em pastas por classe, dividido em </w:t>
      </w:r>
      <w:proofErr w:type="spellStart"/>
      <w:r>
        <w:t>dataset</w:t>
      </w:r>
      <w:proofErr w:type="spellEnd"/>
      <w:r>
        <w:t>/</w:t>
      </w:r>
      <w:proofErr w:type="spellStart"/>
      <w:r>
        <w:t>train</w:t>
      </w:r>
      <w:proofErr w:type="spellEnd"/>
      <w:r>
        <w:t xml:space="preserve"> e </w:t>
      </w:r>
      <w:proofErr w:type="spellStart"/>
      <w:r>
        <w:t>dataset</w:t>
      </w:r>
      <w:proofErr w:type="spellEnd"/>
      <w:r>
        <w:t>/</w:t>
      </w:r>
      <w:proofErr w:type="spellStart"/>
      <w:r>
        <w:t>validation</w:t>
      </w:r>
      <w:proofErr w:type="spellEnd"/>
      <w:r>
        <w:t>.</w:t>
      </w:r>
    </w:p>
    <w:p w14:paraId="351B0C13" w14:textId="77777777" w:rsidR="00952498" w:rsidRPr="003049EA" w:rsidRDefault="00952498">
      <w:pPr>
        <w:numPr>
          <w:ilvl w:val="0"/>
          <w:numId w:val="25"/>
        </w:numPr>
      </w:pPr>
      <w:r>
        <w:t xml:space="preserve">Conexão com a internet, para baixar os pesos </w:t>
      </w:r>
      <w:proofErr w:type="spellStart"/>
      <w:r>
        <w:t>pré</w:t>
      </w:r>
      <w:proofErr w:type="spellEnd"/>
      <w:r>
        <w:t xml:space="preserve">-treinados do </w:t>
      </w:r>
      <w:proofErr w:type="spellStart"/>
      <w:r>
        <w:t>ImageNet</w:t>
      </w:r>
      <w:proofErr w:type="spellEnd"/>
      <w:r>
        <w:t xml:space="preserve"> e, se optar pelo Colab, para acessar o notebook.</w:t>
      </w:r>
    </w:p>
    <w:p w14:paraId="69AB0CCA" w14:textId="77777777" w:rsidR="00952498" w:rsidRPr="003049EA" w:rsidRDefault="00952498">
      <w:pPr>
        <w:numPr>
          <w:ilvl w:val="0"/>
          <w:numId w:val="25"/>
        </w:numPr>
      </w:pPr>
      <w:r>
        <w:t>Conta Google, caso for utilizar o Google Colab em vez do ambiente local.</w:t>
      </w:r>
    </w:p>
    <w:p w14:paraId="6216A40E" w14:textId="77777777" w:rsidR="00952498" w:rsidRPr="003049EA" w:rsidRDefault="00952498" w:rsidP="00952498">
      <w:pPr>
        <w:rPr>
          <w:b/>
          <w:bCs/>
        </w:rPr>
      </w:pPr>
      <w:r>
        <w:rPr>
          <w:b/>
          <w:bCs/>
        </w:rPr>
        <w:t>Checklist antes da execução</w:t>
      </w:r>
    </w:p>
    <w:p w14:paraId="19A0A4E6" w14:textId="77777777" w:rsidR="00952498" w:rsidRPr="003049EA" w:rsidRDefault="00952498">
      <w:pPr>
        <w:pStyle w:val="PargrafodaLista"/>
        <w:numPr>
          <w:ilvl w:val="0"/>
          <w:numId w:val="26"/>
        </w:numPr>
      </w:pPr>
      <w:r>
        <w:t xml:space="preserve">Confirmar que o </w:t>
      </w:r>
      <w:proofErr w:type="spellStart"/>
      <w:r>
        <w:t>dataset</w:t>
      </w:r>
      <w:proofErr w:type="spellEnd"/>
      <w:r>
        <w:t xml:space="preserve"> está organizado em pastas por classe, com os diretórios </w:t>
      </w:r>
      <w:proofErr w:type="spellStart"/>
      <w:r>
        <w:t>train</w:t>
      </w:r>
      <w:proofErr w:type="spellEnd"/>
      <w:r>
        <w:t xml:space="preserve"> e </w:t>
      </w:r>
      <w:proofErr w:type="spellStart"/>
      <w:r>
        <w:t>validation</w:t>
      </w:r>
      <w:proofErr w:type="spellEnd"/>
      <w:r>
        <w:t>.</w:t>
      </w:r>
    </w:p>
    <w:p w14:paraId="42E2D00A" w14:textId="77777777" w:rsidR="00952498" w:rsidRPr="003049EA" w:rsidRDefault="00952498">
      <w:pPr>
        <w:pStyle w:val="PargrafodaLista"/>
        <w:numPr>
          <w:ilvl w:val="0"/>
          <w:numId w:val="26"/>
        </w:numPr>
      </w:pPr>
      <w:r>
        <w:t>Confirmar conexão com a internet.</w:t>
      </w:r>
    </w:p>
    <w:p w14:paraId="1253EA39" w14:textId="77777777" w:rsidR="00952498" w:rsidRPr="00833DBD" w:rsidRDefault="00952498">
      <w:pPr>
        <w:pStyle w:val="PargrafodaLista"/>
        <w:numPr>
          <w:ilvl w:val="0"/>
          <w:numId w:val="26"/>
        </w:numPr>
        <w:rPr>
          <w:lang w:val="en-US"/>
        </w:rPr>
      </w:pPr>
      <w:proofErr w:type="spellStart"/>
      <w:r>
        <w:rPr>
          <w:lang w:val="en-US"/>
        </w:rPr>
        <w:t>Instalar</w:t>
      </w:r>
      <w:proofErr w:type="spellEnd"/>
      <w:r>
        <w:rPr>
          <w:lang w:val="en-US"/>
        </w:rPr>
        <w:t xml:space="preserve"> as </w:t>
      </w:r>
      <w:proofErr w:type="spellStart"/>
      <w:r>
        <w:rPr>
          <w:lang w:val="en-US"/>
        </w:rPr>
        <w:t>bibliotecas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necessárias</w:t>
      </w:r>
      <w:proofErr w:type="spellEnd"/>
      <w:r>
        <w:rPr>
          <w:lang w:val="en-US"/>
        </w:rPr>
        <w:t xml:space="preserve">: torch, </w:t>
      </w:r>
      <w:proofErr w:type="spellStart"/>
      <w:r>
        <w:rPr>
          <w:lang w:val="en-US"/>
        </w:rPr>
        <w:t>torchvision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opencv</w:t>
      </w:r>
      <w:proofErr w:type="spellEnd"/>
      <w:r>
        <w:rPr>
          <w:lang w:val="en-US"/>
        </w:rPr>
        <w:t>-python, matplotlib, scikit-learn.</w:t>
      </w:r>
    </w:p>
    <w:p w14:paraId="384D5756" w14:textId="77777777" w:rsidR="00952498" w:rsidRPr="003049EA" w:rsidRDefault="00952498">
      <w:pPr>
        <w:numPr>
          <w:ilvl w:val="0"/>
          <w:numId w:val="27"/>
        </w:numPr>
      </w:pPr>
      <w:r>
        <w:t>Definir o ambiente de execução (local ou Google Colab).</w:t>
      </w:r>
    </w:p>
    <w:p w14:paraId="0A1C54CA" w14:textId="77777777" w:rsidR="00952498" w:rsidRPr="003049EA" w:rsidRDefault="00952498" w:rsidP="00952498">
      <w:pPr>
        <w:rPr>
          <w:b/>
          <w:bCs/>
        </w:rPr>
      </w:pPr>
      <w:r>
        <w:rPr>
          <w:b/>
          <w:bCs/>
        </w:rPr>
        <w:t>Ponto de validação técnica</w:t>
      </w:r>
    </w:p>
    <w:p w14:paraId="7BED74FD" w14:textId="77777777" w:rsidR="00952498" w:rsidRPr="003049EA" w:rsidRDefault="00952498">
      <w:pPr>
        <w:numPr>
          <w:ilvl w:val="0"/>
          <w:numId w:val="28"/>
        </w:numPr>
      </w:pPr>
      <w:r>
        <w:t>O loop de treinamento deve executar as 10 épocas sem erros, com a perda (</w:t>
      </w:r>
      <w:proofErr w:type="spellStart"/>
      <w:r>
        <w:t>loss</w:t>
      </w:r>
      <w:proofErr w:type="spellEnd"/>
      <w:r>
        <w:t>) diminuindo ao longo do treinamento.</w:t>
      </w:r>
    </w:p>
    <w:p w14:paraId="5FAE032C" w14:textId="77777777" w:rsidR="00952498" w:rsidRPr="003049EA" w:rsidRDefault="00952498">
      <w:pPr>
        <w:numPr>
          <w:ilvl w:val="0"/>
          <w:numId w:val="29"/>
        </w:numPr>
      </w:pPr>
      <w:r>
        <w:t>A rotina de avaliação deve imprimir a acurácia do modelo no conjunto de validação.</w:t>
      </w:r>
    </w:p>
    <w:p w14:paraId="31BC932A" w14:textId="77777777" w:rsidR="00952498" w:rsidRPr="003049EA" w:rsidRDefault="00952498">
      <w:pPr>
        <w:numPr>
          <w:ilvl w:val="0"/>
          <w:numId w:val="29"/>
        </w:numPr>
      </w:pPr>
      <w:r>
        <w:lastRenderedPageBreak/>
        <w:t>A saída pode ser comparada com o notebook de referência (</w:t>
      </w:r>
      <w:proofErr w:type="spellStart"/>
      <w:r>
        <w:t>notebook_mobilenet_transfer_</w:t>
      </w:r>
      <w:proofErr w:type="gramStart"/>
      <w:r>
        <w:t>learning.ipynb</w:t>
      </w:r>
      <w:proofErr w:type="spellEnd"/>
      <w:proofErr w:type="gramEnd"/>
      <w:r>
        <w:t>) disponibilizado no Google Colab.</w:t>
      </w:r>
    </w:p>
    <w:tbl>
      <w:tblPr>
        <w:tblW w:w="0" w:type="dxa"/>
        <w:shd w:val="clear" w:color="auto" w:fill="01093A"/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534"/>
        <w:gridCol w:w="8388"/>
      </w:tblGrid>
      <w:tr w:rsidR="0057107A" w:rsidRPr="002929B8" w14:paraId="66166016" w14:textId="77777777" w:rsidTr="00273944">
        <w:tc>
          <w:tcPr>
            <w:tcW w:w="9736" w:type="dxa"/>
            <w:gridSpan w:val="2"/>
            <w:shd w:val="clear" w:color="auto" w:fill="00BC29"/>
          </w:tcPr>
          <w:p w14:paraId="6929079F" w14:textId="77777777" w:rsidR="0057107A" w:rsidRPr="002929B8" w:rsidRDefault="0057107A" w:rsidP="00273944">
            <w:pPr>
              <w:spacing w:after="0" w:line="240" w:lineRule="auto"/>
              <w:rPr>
                <w:rFonts w:ascii="Abadi MT Std" w:eastAsia="Abadi MT Std" w:hAnsi="Abadi MT Std" w:cs="Abadi MT Std"/>
                <w:b/>
                <w:color w:val="595959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EAF2F45" wp14:editId="31B540AF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2077654814" name="Retângulo: Cantos Arredondados 2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DB2F543" w14:textId="77777777" w:rsidR="0057107A" w:rsidRPr="001D1793" w:rsidRDefault="0057107A" w:rsidP="0057107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TOME NOTA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EAF2F45" id="_x0000_s1029" style="position:absolute;margin-left:125pt;margin-top:5.4pt;width:220.5pt;height:27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" stroked="f">
                      <v:textbox>
                        <w:txbxContent>
                          <w:p w14:paraId="6DB2F543" w14:textId="77777777" w:rsidR="0057107A" w:rsidRPr="001D1793" w:rsidRDefault="0057107A" w:rsidP="0057107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TOME NOTA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57107A" w:rsidRPr="00AB0E01" w14:paraId="5E99D5E2" w14:textId="77777777" w:rsidTr="00273944">
        <w:trPr>
          <w:trHeight w:val="2367"/>
        </w:trPr>
        <w:tc>
          <w:tcPr>
            <w:tcW w:w="1980" w:type="dxa"/>
            <w:shd w:val="clear" w:color="auto" w:fill="01093A"/>
          </w:tcPr>
          <w:p w14:paraId="03711977" w14:textId="77777777" w:rsidR="0057107A" w:rsidRPr="002929B8" w:rsidRDefault="0057107A" w:rsidP="00273944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117F5284" wp14:editId="5C8D5CBB">
                  <wp:extent cx="937895" cy="974090"/>
                  <wp:effectExtent l="0" t="0" r="0" b="0"/>
                  <wp:docPr id="2018169428" name="Imagem 49" descr="A white line drawing of a notebook and a pencil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A white line drawing of a notebook and a pencil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895" cy="97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01093A"/>
          </w:tcPr>
          <w:p w14:paraId="24EAAC2B" w14:textId="77777777" w:rsidR="0057107A" w:rsidRDefault="0057107A" w:rsidP="00273944">
            <w:pPr>
              <w:pStyle w:val="darknormal"/>
              <w:jc w:val="both"/>
              <w:rPr>
                <w:rStyle w:val="Fontepargpadro1"/>
                <w:rFonts w:eastAsia="Abadi"/>
                <w:b/>
                <w:bCs/>
                <w:color w:val="E9ECF4"/>
              </w:rPr>
            </w:pPr>
            <w:r>
              <w:rPr>
                <w:rStyle w:val="Fontepargpadro1"/>
                <w:rFonts w:eastAsia="Abadi"/>
                <w:b/>
                <w:bCs/>
                <w:color w:val="E9ECF4"/>
              </w:rPr>
              <w:t>No link a seguir, você pode acessar o código completo desta aula em formato notebook:</w:t>
            </w:r>
          </w:p>
          <w:p w14:paraId="59DBC177" w14:textId="2EA1A169" w:rsidR="00265521" w:rsidRPr="0057107A" w:rsidRDefault="00042D2E" w:rsidP="00273944">
            <w:pPr>
              <w:pStyle w:val="darknormal"/>
              <w:jc w:val="both"/>
            </w:pPr>
            <w:r w:rsidRPr="00042D2E">
              <w:t>https://colab.research.google.com/drive/15lmk5vOnTgvMN1y0J_oyn556WpleU6Sb</w:t>
            </w:r>
          </w:p>
        </w:tc>
      </w:tr>
    </w:tbl>
    <w:p w14:paraId="2A66867B" w14:textId="77777777" w:rsidR="00952498" w:rsidRDefault="00952498" w:rsidP="00952498">
      <w:pPr>
        <w:rPr>
          <w:sz w:val="24"/>
          <w:szCs w:val="24"/>
        </w:rPr>
      </w:pPr>
    </w:p>
    <w:p w14:paraId="3A41D674" w14:textId="77777777" w:rsidR="00952498" w:rsidRDefault="00952498" w:rsidP="00952498">
      <w:pPr>
        <w:ind w:firstLine="708"/>
        <w:jc w:val="both"/>
      </w:pPr>
      <w:r>
        <w:t xml:space="preserve">O treinamento de um modelo de classificação de imagens com </w:t>
      </w:r>
      <w:proofErr w:type="spellStart"/>
      <w:r>
        <w:rPr>
          <w:b/>
          <w:bCs/>
        </w:rPr>
        <w:t>Transfer</w:t>
      </w:r>
      <w:proofErr w:type="spellEnd"/>
      <w:r>
        <w:rPr>
          <w:b/>
          <w:bCs/>
        </w:rPr>
        <w:t xml:space="preserve"> Learning</w:t>
      </w:r>
      <w:r>
        <w:t xml:space="preserve"> utiliza a arquitetura </w:t>
      </w:r>
      <w:r>
        <w:rPr>
          <w:b/>
          <w:bCs/>
        </w:rPr>
        <w:t>MobileNetV2</w:t>
      </w:r>
      <w:r>
        <w:t xml:space="preserve"> como base para adaptar um modelo previamente treinado a uma nova tarefa.</w:t>
      </w:r>
    </w:p>
    <w:p w14:paraId="0ACCFBB5" w14:textId="77777777" w:rsidR="00952498" w:rsidRDefault="00952498" w:rsidP="00952498">
      <w:pPr>
        <w:ind w:firstLine="708"/>
        <w:jc w:val="both"/>
      </w:pPr>
      <w:r>
        <w:t xml:space="preserve">O conceito de </w:t>
      </w:r>
      <w:proofErr w:type="spellStart"/>
      <w:r>
        <w:t>transfer</w:t>
      </w:r>
      <w:proofErr w:type="spellEnd"/>
      <w:r>
        <w:t xml:space="preserve"> learning consiste em reutilizar um modelo previamente treinado em um grande conjunto de dados, como o </w:t>
      </w:r>
      <w:proofErr w:type="spellStart"/>
      <w:r>
        <w:t>ImageNet</w:t>
      </w:r>
      <w:proofErr w:type="spellEnd"/>
      <w:r>
        <w:t>, e adaptá-lo para uma nova tarefa.</w:t>
      </w:r>
    </w:p>
    <w:p w14:paraId="74E100E1" w14:textId="77777777" w:rsidR="00952498" w:rsidRDefault="00952498" w:rsidP="00952498">
      <w:pPr>
        <w:ind w:firstLine="708"/>
        <w:jc w:val="both"/>
      </w:pPr>
      <w:r>
        <w:t>Essa abordagem permite:</w:t>
      </w:r>
    </w:p>
    <w:p w14:paraId="76EBA56E" w14:textId="77777777" w:rsidR="00952498" w:rsidRDefault="00952498">
      <w:pPr>
        <w:pStyle w:val="PargrafodaLista"/>
        <w:numPr>
          <w:ilvl w:val="0"/>
          <w:numId w:val="19"/>
        </w:numPr>
        <w:jc w:val="both"/>
      </w:pPr>
      <w:r>
        <w:t>Reduzir o tempo de treinamento</w:t>
      </w:r>
    </w:p>
    <w:p w14:paraId="49366A2A" w14:textId="77777777" w:rsidR="00952498" w:rsidRDefault="00952498">
      <w:pPr>
        <w:pStyle w:val="PargrafodaLista"/>
        <w:numPr>
          <w:ilvl w:val="0"/>
          <w:numId w:val="19"/>
        </w:numPr>
        <w:jc w:val="both"/>
      </w:pPr>
      <w:r>
        <w:t>Melhorar o desempenho do modelo</w:t>
      </w:r>
    </w:p>
    <w:p w14:paraId="4793BB2D" w14:textId="77777777" w:rsidR="00952498" w:rsidRPr="00833DBD" w:rsidRDefault="00952498">
      <w:pPr>
        <w:pStyle w:val="PargrafodaLista"/>
        <w:numPr>
          <w:ilvl w:val="0"/>
          <w:numId w:val="19"/>
        </w:numPr>
        <w:jc w:val="both"/>
        <w:rPr>
          <w:b/>
          <w:bCs/>
        </w:rPr>
      </w:pPr>
      <w:r>
        <w:t>Utilizar conjuntos de dados menores</w:t>
      </w:r>
    </w:p>
    <w:p w14:paraId="09809919" w14:textId="77777777" w:rsidR="00952498" w:rsidRDefault="00952498" w:rsidP="00952498">
      <w:pPr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84DE5A2" wp14:editId="6F6F4613">
                <wp:simplePos x="0" y="0"/>
                <wp:positionH relativeFrom="margin">
                  <wp:posOffset>17145</wp:posOffset>
                </wp:positionH>
                <wp:positionV relativeFrom="paragraph">
                  <wp:posOffset>130810</wp:posOffset>
                </wp:positionV>
                <wp:extent cx="6176010" cy="815975"/>
                <wp:effectExtent l="0" t="0" r="0" b="3175"/>
                <wp:wrapNone/>
                <wp:docPr id="545263780" name="Retângulo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6010" cy="815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9525" cap="flat" cmpd="sng" algn="ctr">
                          <a:solidFill>
                            <a:srgbClr val="E9ECF4">
                              <a:lumMod val="9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E00BB7C" w14:textId="77777777" w:rsidR="00952498" w:rsidRPr="00B26B86" w:rsidRDefault="00952498" w:rsidP="00952498">
                            <w:pPr>
                              <w:pStyle w:val="notes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Transfer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Learning</w:t>
                            </w:r>
                          </w:p>
                          <w:p w14:paraId="3D2550C6" w14:textId="77777777" w:rsidR="00952498" w:rsidRDefault="00952498" w:rsidP="00952498">
                            <w:pPr>
                              <w:pStyle w:val="notes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Técnica em que um modelo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prev</w:t>
                            </w:r>
                            <w:del w:id="8" w:author="Helena Leme" w:date="2026-07-01T10:40:00Z">
                              <w:r>
                                <w:rPr>
                                  <w:b/>
                                  <w:bCs/>
                                </w:rPr>
                                <w:delText>i</w:delText>
                              </w:r>
                            </w:del>
                            <w:r>
                              <w:rPr>
                                <w:b/>
                                <w:bCs/>
                              </w:rPr>
                              <w:t>amente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treinado em um grande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dataset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é reutilizado como base para uma nova tarefa, reduzindo tempo de treinamento e necessidade de dados.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4DE5A2" id="Retângulo 255" o:spid="_x0000_s1030" style="position:absolute;left:0;text-align:left;margin-left:1.35pt;margin-top:10.3pt;width:486.3pt;height:64.2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" fillcolor="#f2f2f2" strokecolor="#c9d1e4">
                <v:path arrowok="t"/>
                <v:textbox>
                  <w:txbxContent>
                    <w:p w14:paraId="3E00BB7C" w14:textId="77777777" w:rsidR="00952498" w:rsidRPr="00B26B86" w:rsidRDefault="00952498" w:rsidP="00952498">
                      <w:pPr>
                        <w:pStyle w:val="notes"/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Transfer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Learning</w:t>
                      </w:r>
                    </w:p>
                    <w:p w14:paraId="3D2550C6" w14:textId="77777777" w:rsidR="00952498" w:rsidRDefault="00952498" w:rsidP="00952498">
                      <w:pPr>
                        <w:pStyle w:val="notes"/>
                      </w:pPr>
                      <w:r>
                        <w:rPr>
                          <w:b/>
                          <w:bCs/>
                        </w:rPr>
                        <w:t xml:space="preserve">Técnica em que um modelo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prev</w:t>
                      </w:r>
                      <w:del w:id="9" w:author="Helena Leme" w:date="2026-07-01T10:40:00Z">
                        <w:r>
                          <w:rPr>
                            <w:b/>
                            <w:bCs/>
                          </w:rPr>
                          <w:delText>i</w:delText>
                        </w:r>
                      </w:del>
                      <w:r>
                        <w:rPr>
                          <w:b/>
                          <w:bCs/>
                        </w:rPr>
                        <w:t>amente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treinado em um grande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dataset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é reutilizado como base para uma nova tarefa, reduzindo tempo de treinamento e necessidade de dados.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57E0F34" w14:textId="77777777" w:rsidR="00952498" w:rsidRDefault="00952498" w:rsidP="00952498">
      <w:pPr>
        <w:jc w:val="both"/>
        <w:rPr>
          <w:b/>
          <w:bCs/>
        </w:rPr>
      </w:pPr>
    </w:p>
    <w:p w14:paraId="7019FD6D" w14:textId="77777777" w:rsidR="00952498" w:rsidRDefault="00952498" w:rsidP="00952498">
      <w:pPr>
        <w:jc w:val="both"/>
        <w:rPr>
          <w:b/>
          <w:bCs/>
        </w:rPr>
      </w:pPr>
    </w:p>
    <w:p w14:paraId="301C4000" w14:textId="77777777" w:rsidR="00952498" w:rsidRDefault="00952498" w:rsidP="00952498">
      <w:pPr>
        <w:jc w:val="both"/>
        <w:rPr>
          <w:b/>
          <w:bCs/>
        </w:rPr>
      </w:pPr>
    </w:p>
    <w:p w14:paraId="46D00E26" w14:textId="77777777" w:rsidR="00952498" w:rsidRPr="00190A4E" w:rsidRDefault="00952498" w:rsidP="00952498">
      <w:pPr>
        <w:jc w:val="both"/>
        <w:rPr>
          <w:b/>
          <w:bCs/>
        </w:rPr>
      </w:pPr>
      <w:r>
        <w:rPr>
          <w:b/>
          <w:bCs/>
        </w:rPr>
        <w:t xml:space="preserve">1. Estrutura do </w:t>
      </w:r>
      <w:proofErr w:type="spellStart"/>
      <w:r>
        <w:rPr>
          <w:b/>
          <w:bCs/>
        </w:rPr>
        <w:t>Dataset</w:t>
      </w:r>
      <w:proofErr w:type="spellEnd"/>
    </w:p>
    <w:p w14:paraId="36BBB2F4" w14:textId="77777777" w:rsidR="00952498" w:rsidRPr="00190A4E" w:rsidRDefault="00952498" w:rsidP="00952498">
      <w:pPr>
        <w:ind w:firstLine="708"/>
        <w:jc w:val="both"/>
      </w:pPr>
      <w:r>
        <w:t>Para treinar o modelo, é necessário organizar as imagens em um conjunto de dados estruturado em diretórios.</w:t>
      </w:r>
    </w:p>
    <w:p w14:paraId="59CD0ABD" w14:textId="77777777" w:rsidR="00952498" w:rsidRDefault="00952498" w:rsidP="00952498">
      <w:pPr>
        <w:ind w:firstLine="708"/>
        <w:jc w:val="both"/>
      </w:pPr>
      <w:r>
        <w:t xml:space="preserve">A organização típica de </w:t>
      </w:r>
      <w:proofErr w:type="spellStart"/>
      <w:r>
        <w:t>datasets</w:t>
      </w:r>
      <w:proofErr w:type="spellEnd"/>
      <w:r>
        <w:t xml:space="preserve"> para classificação de imagens segue a seguinte estrutura:</w:t>
      </w:r>
    </w:p>
    <w:p w14:paraId="1392BD8E" w14:textId="77777777" w:rsidR="0057107A" w:rsidRDefault="0057107A" w:rsidP="00952498">
      <w:pPr>
        <w:ind w:firstLine="708"/>
        <w:jc w:val="both"/>
      </w:pPr>
    </w:p>
    <w:p w14:paraId="3BF8027D" w14:textId="77777777" w:rsidR="0057107A" w:rsidRDefault="0057107A" w:rsidP="00952498">
      <w:pPr>
        <w:ind w:firstLine="708"/>
        <w:jc w:val="both"/>
      </w:pPr>
    </w:p>
    <w:p w14:paraId="6D6EF89F" w14:textId="77777777" w:rsidR="0057107A" w:rsidRPr="0057107A" w:rsidRDefault="0057107A" w:rsidP="0057107A">
      <w:pPr>
        <w:pStyle w:val="CodePreto"/>
        <w:rPr>
          <w:color w:val="E9ECF4"/>
          <w:sz w:val="24"/>
          <w:lang w:val="en-US"/>
        </w:rPr>
      </w:pPr>
      <w:r w:rsidRPr="0057107A">
        <w:rPr>
          <w:color w:val="E9ECF4"/>
          <w:sz w:val="24"/>
          <w:lang w:val="en-US"/>
        </w:rPr>
        <w:lastRenderedPageBreak/>
        <w:t>dataset/</w:t>
      </w:r>
    </w:p>
    <w:p w14:paraId="5544D124" w14:textId="77777777" w:rsidR="0057107A" w:rsidRPr="0057107A" w:rsidRDefault="0057107A" w:rsidP="0057107A">
      <w:pPr>
        <w:pStyle w:val="CodePreto"/>
        <w:rPr>
          <w:color w:val="E9ECF4"/>
          <w:sz w:val="24"/>
          <w:lang w:val="en-US"/>
        </w:rPr>
      </w:pPr>
      <w:r w:rsidRPr="0057107A">
        <w:rPr>
          <w:color w:val="E9ECF4"/>
          <w:sz w:val="24"/>
          <w:lang w:val="en-US"/>
        </w:rPr>
        <w:t xml:space="preserve">   train/</w:t>
      </w:r>
    </w:p>
    <w:p w14:paraId="4C1822C7" w14:textId="77777777" w:rsidR="0057107A" w:rsidRPr="0057107A" w:rsidRDefault="0057107A" w:rsidP="0057107A">
      <w:pPr>
        <w:pStyle w:val="CodePreto"/>
        <w:rPr>
          <w:color w:val="E9ECF4"/>
          <w:sz w:val="24"/>
          <w:lang w:val="en-US"/>
        </w:rPr>
      </w:pPr>
      <w:r w:rsidRPr="0057107A">
        <w:rPr>
          <w:color w:val="E9ECF4"/>
          <w:sz w:val="24"/>
          <w:lang w:val="en-US"/>
        </w:rPr>
        <w:t xml:space="preserve">      classe1/</w:t>
      </w:r>
    </w:p>
    <w:p w14:paraId="54FAF7D2" w14:textId="77777777" w:rsidR="0057107A" w:rsidRPr="0057107A" w:rsidRDefault="0057107A" w:rsidP="0057107A">
      <w:pPr>
        <w:pStyle w:val="CodePreto"/>
        <w:rPr>
          <w:color w:val="E9ECF4"/>
          <w:sz w:val="24"/>
          <w:lang w:val="en-US"/>
        </w:rPr>
      </w:pPr>
      <w:r w:rsidRPr="0057107A">
        <w:rPr>
          <w:color w:val="E9ECF4"/>
          <w:sz w:val="24"/>
          <w:lang w:val="en-US"/>
        </w:rPr>
        <w:t xml:space="preserve">      classe2/</w:t>
      </w:r>
    </w:p>
    <w:p w14:paraId="3B0210BA" w14:textId="77777777" w:rsidR="0057107A" w:rsidRPr="0057107A" w:rsidRDefault="0057107A" w:rsidP="0057107A">
      <w:pPr>
        <w:pStyle w:val="CodePreto"/>
        <w:rPr>
          <w:color w:val="E9ECF4"/>
          <w:sz w:val="24"/>
          <w:lang w:val="en-US"/>
        </w:rPr>
      </w:pPr>
      <w:r w:rsidRPr="0057107A">
        <w:rPr>
          <w:color w:val="E9ECF4"/>
          <w:sz w:val="24"/>
          <w:lang w:val="en-US"/>
        </w:rPr>
        <w:t xml:space="preserve">   validation/</w:t>
      </w:r>
    </w:p>
    <w:p w14:paraId="59487674" w14:textId="77777777" w:rsidR="0057107A" w:rsidRPr="00042D2E" w:rsidRDefault="0057107A" w:rsidP="0057107A">
      <w:pPr>
        <w:pStyle w:val="CodePreto"/>
        <w:rPr>
          <w:color w:val="E9ECF4"/>
          <w:sz w:val="24"/>
        </w:rPr>
      </w:pPr>
      <w:r w:rsidRPr="0057107A">
        <w:rPr>
          <w:color w:val="E9ECF4"/>
          <w:sz w:val="24"/>
          <w:lang w:val="en-US"/>
        </w:rPr>
        <w:t xml:space="preserve">      </w:t>
      </w:r>
      <w:r w:rsidRPr="00042D2E">
        <w:rPr>
          <w:color w:val="E9ECF4"/>
          <w:sz w:val="24"/>
        </w:rPr>
        <w:t>classe1/</w:t>
      </w:r>
    </w:p>
    <w:p w14:paraId="4BF51389" w14:textId="77777777" w:rsidR="0057107A" w:rsidRPr="00042D2E" w:rsidRDefault="0057107A" w:rsidP="0057107A">
      <w:pPr>
        <w:pStyle w:val="CodePreto"/>
        <w:rPr>
          <w:color w:val="E9ECF4"/>
          <w:sz w:val="24"/>
        </w:rPr>
      </w:pPr>
      <w:r w:rsidRPr="00042D2E">
        <w:rPr>
          <w:color w:val="E9ECF4"/>
          <w:sz w:val="24"/>
        </w:rPr>
        <w:t xml:space="preserve">      classe2/</w:t>
      </w:r>
    </w:p>
    <w:p w14:paraId="20D0EABC" w14:textId="77777777" w:rsidR="0057107A" w:rsidRDefault="0057107A" w:rsidP="00952498">
      <w:pPr>
        <w:jc w:val="both"/>
      </w:pPr>
    </w:p>
    <w:p w14:paraId="5946D2E3" w14:textId="0D1536C5" w:rsidR="0057107A" w:rsidRPr="00265521" w:rsidRDefault="00952498" w:rsidP="00952498">
      <w:r>
        <w:t xml:space="preserve">Cada pasta representa uma classe de objetos. </w:t>
      </w:r>
      <w:r w:rsidRPr="00265521">
        <w:t>Exemplo:</w:t>
      </w:r>
    </w:p>
    <w:p w14:paraId="0CE327FC" w14:textId="77777777" w:rsidR="00042D2E" w:rsidRPr="00042D2E" w:rsidRDefault="00042D2E" w:rsidP="00042D2E">
      <w:pPr>
        <w:pStyle w:val="CodePreto"/>
        <w:rPr>
          <w:color w:val="E9ECF4"/>
          <w:sz w:val="24"/>
        </w:rPr>
      </w:pPr>
      <w:proofErr w:type="spellStart"/>
      <w:r w:rsidRPr="00042D2E">
        <w:rPr>
          <w:color w:val="E9ECF4"/>
          <w:sz w:val="24"/>
        </w:rPr>
        <w:t>dataset</w:t>
      </w:r>
      <w:proofErr w:type="spellEnd"/>
      <w:r w:rsidRPr="00042D2E">
        <w:rPr>
          <w:color w:val="E9ECF4"/>
          <w:sz w:val="24"/>
        </w:rPr>
        <w:t>/</w:t>
      </w:r>
    </w:p>
    <w:p w14:paraId="0181A21A" w14:textId="77777777" w:rsidR="00042D2E" w:rsidRPr="00042D2E" w:rsidRDefault="00042D2E" w:rsidP="00042D2E">
      <w:pPr>
        <w:pStyle w:val="CodePreto"/>
        <w:rPr>
          <w:color w:val="E9ECF4"/>
          <w:sz w:val="24"/>
        </w:rPr>
      </w:pPr>
      <w:r w:rsidRPr="00042D2E">
        <w:rPr>
          <w:color w:val="E9ECF4"/>
          <w:sz w:val="24"/>
        </w:rPr>
        <w:t xml:space="preserve">   </w:t>
      </w:r>
      <w:proofErr w:type="spellStart"/>
      <w:r w:rsidRPr="00042D2E">
        <w:rPr>
          <w:color w:val="E9ECF4"/>
          <w:sz w:val="24"/>
        </w:rPr>
        <w:t>train</w:t>
      </w:r>
      <w:proofErr w:type="spellEnd"/>
      <w:r w:rsidRPr="00042D2E">
        <w:rPr>
          <w:color w:val="E9ECF4"/>
          <w:sz w:val="24"/>
        </w:rPr>
        <w:t>/</w:t>
      </w:r>
    </w:p>
    <w:p w14:paraId="653471B8" w14:textId="77777777" w:rsidR="00042D2E" w:rsidRPr="00042D2E" w:rsidRDefault="00042D2E" w:rsidP="00042D2E">
      <w:pPr>
        <w:pStyle w:val="CodePreto"/>
        <w:rPr>
          <w:color w:val="E9ECF4"/>
          <w:sz w:val="24"/>
        </w:rPr>
      </w:pPr>
      <w:r w:rsidRPr="00042D2E">
        <w:rPr>
          <w:color w:val="E9ECF4"/>
          <w:sz w:val="24"/>
        </w:rPr>
        <w:t xml:space="preserve">      parafuso/</w:t>
      </w:r>
    </w:p>
    <w:p w14:paraId="27FB9B7A" w14:textId="77777777" w:rsidR="00042D2E" w:rsidRPr="00042D2E" w:rsidRDefault="00042D2E" w:rsidP="00042D2E">
      <w:pPr>
        <w:pStyle w:val="CodePreto"/>
        <w:rPr>
          <w:color w:val="E9ECF4"/>
          <w:sz w:val="24"/>
        </w:rPr>
      </w:pPr>
      <w:r w:rsidRPr="00042D2E">
        <w:rPr>
          <w:color w:val="E9ECF4"/>
          <w:sz w:val="24"/>
        </w:rPr>
        <w:t xml:space="preserve">      porca/</w:t>
      </w:r>
    </w:p>
    <w:p w14:paraId="7A887162" w14:textId="77777777" w:rsidR="00042D2E" w:rsidRPr="00042D2E" w:rsidRDefault="00042D2E" w:rsidP="00042D2E">
      <w:pPr>
        <w:pStyle w:val="CodePreto"/>
        <w:rPr>
          <w:color w:val="E9ECF4"/>
          <w:sz w:val="24"/>
        </w:rPr>
      </w:pPr>
      <w:r w:rsidRPr="00042D2E">
        <w:rPr>
          <w:color w:val="E9ECF4"/>
          <w:sz w:val="24"/>
        </w:rPr>
        <w:t xml:space="preserve">   </w:t>
      </w:r>
      <w:proofErr w:type="spellStart"/>
      <w:r w:rsidRPr="00042D2E">
        <w:rPr>
          <w:color w:val="E9ECF4"/>
          <w:sz w:val="24"/>
        </w:rPr>
        <w:t>validation</w:t>
      </w:r>
      <w:proofErr w:type="spellEnd"/>
      <w:r w:rsidRPr="00042D2E">
        <w:rPr>
          <w:color w:val="E9ECF4"/>
          <w:sz w:val="24"/>
        </w:rPr>
        <w:t>/</w:t>
      </w:r>
    </w:p>
    <w:p w14:paraId="5F72A32D" w14:textId="77777777" w:rsidR="00042D2E" w:rsidRPr="00042D2E" w:rsidRDefault="00042D2E" w:rsidP="00042D2E">
      <w:pPr>
        <w:pStyle w:val="CodePreto"/>
        <w:rPr>
          <w:color w:val="E9ECF4"/>
          <w:sz w:val="24"/>
        </w:rPr>
      </w:pPr>
      <w:r w:rsidRPr="00042D2E">
        <w:rPr>
          <w:color w:val="E9ECF4"/>
          <w:sz w:val="24"/>
        </w:rPr>
        <w:t xml:space="preserve">      parafuso/</w:t>
      </w:r>
    </w:p>
    <w:p w14:paraId="23A65A8E" w14:textId="0DF249E2" w:rsidR="00042D2E" w:rsidRPr="00042D2E" w:rsidRDefault="00042D2E" w:rsidP="0057107A">
      <w:pPr>
        <w:pStyle w:val="CodePreto"/>
        <w:rPr>
          <w:color w:val="E9ECF4"/>
          <w:sz w:val="24"/>
        </w:rPr>
      </w:pPr>
      <w:r w:rsidRPr="00042D2E">
        <w:rPr>
          <w:color w:val="E9ECF4"/>
          <w:sz w:val="24"/>
        </w:rPr>
        <w:t xml:space="preserve">      porca/</w:t>
      </w:r>
    </w:p>
    <w:p w14:paraId="757A9D03" w14:textId="77777777" w:rsidR="0057107A" w:rsidRDefault="0057107A" w:rsidP="00952498"/>
    <w:p w14:paraId="6E128451" w14:textId="576B01AC" w:rsidR="00042D2E" w:rsidRDefault="00952498" w:rsidP="00042D2E">
      <w:pPr>
        <w:ind w:firstLine="708"/>
        <w:jc w:val="both"/>
      </w:pPr>
      <w:r>
        <w:t>Todas as imagens presentes em cada pasta serão automaticamente associadas à classe correspondente.</w:t>
      </w:r>
    </w:p>
    <w:p w14:paraId="18E98510" w14:textId="51A2821D" w:rsidR="00042D2E" w:rsidRDefault="00042D2E" w:rsidP="00042D2E">
      <w:pPr>
        <w:jc w:val="center"/>
      </w:pPr>
      <w:r>
        <w:rPr>
          <w:noProof/>
        </w:rPr>
        <w:drawing>
          <wp:inline distT="0" distB="0" distL="0" distR="0" wp14:anchorId="6266816D" wp14:editId="11802C36">
            <wp:extent cx="5842635" cy="2470150"/>
            <wp:effectExtent l="0" t="0" r="0" b="0"/>
            <wp:docPr id="112" name="Imagem 45" descr="A diagram of a computer system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A diagram of a computer system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635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E4A1A" w14:textId="77777777" w:rsidR="00952498" w:rsidRDefault="00952498" w:rsidP="00952498">
      <w:pPr>
        <w:jc w:val="both"/>
      </w:pPr>
    </w:p>
    <w:p w14:paraId="15EA0570" w14:textId="77777777" w:rsidR="00042D2E" w:rsidRDefault="00042D2E" w:rsidP="00952498">
      <w:pPr>
        <w:jc w:val="both"/>
      </w:pPr>
    </w:p>
    <w:p w14:paraId="14FDAA0E" w14:textId="77777777" w:rsidR="00952498" w:rsidRDefault="00952498" w:rsidP="00952498">
      <w:pPr>
        <w:rPr>
          <w:b/>
          <w:bCs/>
        </w:rPr>
      </w:pPr>
    </w:p>
    <w:p w14:paraId="6271900F" w14:textId="77777777" w:rsidR="00952498" w:rsidRPr="004338E6" w:rsidRDefault="00952498" w:rsidP="00952498">
      <w:pPr>
        <w:rPr>
          <w:b/>
          <w:bCs/>
        </w:rPr>
      </w:pPr>
      <w:r>
        <w:rPr>
          <w:b/>
          <w:bCs/>
        </w:rPr>
        <w:lastRenderedPageBreak/>
        <w:t>2. Instalação das bibliotecas</w:t>
      </w:r>
    </w:p>
    <w:p w14:paraId="39B07966" w14:textId="77777777" w:rsidR="00952498" w:rsidRPr="004338E6" w:rsidRDefault="00952498" w:rsidP="00952498">
      <w:pPr>
        <w:ind w:firstLine="708"/>
      </w:pPr>
      <w:r>
        <w:t>Antes de iniciar o treinamento, é necessário instalar as bibliotecas utilizadas nesta atividade.</w:t>
      </w:r>
    </w:p>
    <w:p w14:paraId="422E11C0" w14:textId="77777777" w:rsidR="00952498" w:rsidRPr="004338E6" w:rsidRDefault="00952498" w:rsidP="00952498">
      <w:pPr>
        <w:ind w:firstLine="708"/>
        <w:rPr>
          <w:lang w:val="en-US"/>
        </w:rPr>
      </w:pPr>
      <w:r>
        <w:rPr>
          <w:lang w:val="en-US"/>
        </w:rPr>
        <w:t>Execute no terminal:</w:t>
      </w:r>
    </w:p>
    <w:p w14:paraId="7C6BC877" w14:textId="77777777" w:rsidR="00952498" w:rsidRPr="00027AEA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pip install torch </w:t>
      </w:r>
      <w:proofErr w:type="spellStart"/>
      <w:r>
        <w:rPr>
          <w:lang w:val="en-US"/>
        </w:rPr>
        <w:t>torchvision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opencv</w:t>
      </w:r>
      <w:proofErr w:type="spellEnd"/>
      <w:r>
        <w:rPr>
          <w:lang w:val="en-US"/>
        </w:rPr>
        <w:t xml:space="preserve">-python matplotlib scikit-learn </w:t>
      </w:r>
      <w:proofErr w:type="spellStart"/>
      <w:r>
        <w:rPr>
          <w:lang w:val="en-US"/>
        </w:rPr>
        <w:t>kagglehub</w:t>
      </w:r>
      <w:proofErr w:type="spellEnd"/>
    </w:p>
    <w:p w14:paraId="030BEA86" w14:textId="77777777" w:rsidR="00952498" w:rsidRDefault="00952498" w:rsidP="00952498">
      <w:pPr>
        <w:ind w:firstLine="708"/>
      </w:pPr>
      <w:r>
        <w:t>As bibliotecas utilizadas possuem as seguintes funções:</w:t>
      </w:r>
    </w:p>
    <w:p w14:paraId="7B30D744" w14:textId="77777777" w:rsidR="00952498" w:rsidRDefault="00952498" w:rsidP="00952498">
      <w:pPr>
        <w:ind w:firstLine="708"/>
      </w:pPr>
    </w:p>
    <w:tbl>
      <w:tblPr>
        <w:tblW w:w="977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260"/>
        <w:gridCol w:w="7513"/>
      </w:tblGrid>
      <w:tr w:rsidR="00952498" w:rsidRPr="002929B8" w14:paraId="1FA5BA2A" w14:textId="77777777" w:rsidTr="0050415C">
        <w:trPr>
          <w:trHeight w:val="435"/>
        </w:trPr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14:paraId="1BBF3B93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Biblioteca</w:t>
            </w:r>
          </w:p>
        </w:tc>
        <w:tc>
          <w:tcPr>
            <w:tcW w:w="7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14:paraId="125D4827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Função</w:t>
            </w:r>
          </w:p>
        </w:tc>
      </w:tr>
      <w:tr w:rsidR="00952498" w:rsidRPr="002929B8" w14:paraId="54B0E776" w14:textId="77777777" w:rsidTr="0050415C">
        <w:trPr>
          <w:trHeight w:val="435"/>
        </w:trPr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33E3A75D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  <w:t>PyTorch</w:t>
            </w:r>
            <w:proofErr w:type="spellEnd"/>
            <w:r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  <w:t>torch</w:t>
            </w:r>
            <w:proofErr w:type="spellEnd"/>
            <w:r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  <w:t>torchvision</w:t>
            </w:r>
            <w:proofErr w:type="spellEnd"/>
            <w:r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  <w:t>)</w:t>
            </w:r>
          </w:p>
        </w:tc>
        <w:tc>
          <w:tcPr>
            <w:tcW w:w="7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F9866EA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Treinamento do modelo de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deep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 learning e utilitários de visão computacional (modelos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pré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-treinados,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datasets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>, transformações)</w:t>
            </w:r>
          </w:p>
        </w:tc>
      </w:tr>
      <w:tr w:rsidR="00952498" w:rsidRPr="002929B8" w14:paraId="09BDF0CD" w14:textId="77777777" w:rsidTr="0050415C">
        <w:trPr>
          <w:trHeight w:val="435"/>
        </w:trPr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21AC8C82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  <w:t>OpenCV</w:t>
            </w:r>
            <w:proofErr w:type="spellEnd"/>
          </w:p>
        </w:tc>
        <w:tc>
          <w:tcPr>
            <w:tcW w:w="7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972D9E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Manipulação e processamento de imagens</w:t>
            </w:r>
          </w:p>
        </w:tc>
      </w:tr>
      <w:tr w:rsidR="00952498" w:rsidRPr="002929B8" w14:paraId="653A819A" w14:textId="77777777" w:rsidTr="0050415C">
        <w:trPr>
          <w:trHeight w:val="435"/>
        </w:trPr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56CB9940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  <w:t>Matplotlib</w:t>
            </w:r>
            <w:proofErr w:type="spellEnd"/>
          </w:p>
        </w:tc>
        <w:tc>
          <w:tcPr>
            <w:tcW w:w="7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BC30F9B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Visualização de resultados</w:t>
            </w:r>
          </w:p>
        </w:tc>
      </w:tr>
      <w:tr w:rsidR="00952498" w:rsidRPr="002929B8" w14:paraId="422A6056" w14:textId="77777777" w:rsidTr="0050415C">
        <w:trPr>
          <w:trHeight w:val="435"/>
        </w:trPr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108AD80D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  <w:t>Scikit-learn</w:t>
            </w:r>
            <w:proofErr w:type="spellEnd"/>
          </w:p>
        </w:tc>
        <w:tc>
          <w:tcPr>
            <w:tcW w:w="7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98F1BCD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Avaliação de métricas</w:t>
            </w:r>
          </w:p>
        </w:tc>
      </w:tr>
      <w:tr w:rsidR="00952498" w:rsidRPr="002929B8" w14:paraId="106A3074" w14:textId="77777777" w:rsidTr="0050415C">
        <w:trPr>
          <w:trHeight w:val="435"/>
        </w:trPr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796EF0B0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  <w:t>kagglehub</w:t>
            </w:r>
            <w:proofErr w:type="spellEnd"/>
          </w:p>
        </w:tc>
        <w:tc>
          <w:tcPr>
            <w:tcW w:w="7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CA56D1C" w14:textId="77777777" w:rsidR="00952498" w:rsidRPr="002929B8" w:rsidRDefault="00952498" w:rsidP="0050415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Download automático de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datasets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 hospedados no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Kaggle</w:t>
            </w:r>
            <w:proofErr w:type="spellEnd"/>
          </w:p>
        </w:tc>
      </w:tr>
    </w:tbl>
    <w:p w14:paraId="6EBEAD6A" w14:textId="77777777" w:rsidR="00952498" w:rsidRDefault="00952498" w:rsidP="00952498"/>
    <w:p w14:paraId="240FA41C" w14:textId="77777777" w:rsidR="00952498" w:rsidRPr="005749F7" w:rsidRDefault="00952498" w:rsidP="00952498"/>
    <w:p w14:paraId="7ACA6EB0" w14:textId="77777777" w:rsidR="00952498" w:rsidRDefault="00952498" w:rsidP="00952498">
      <w:pPr>
        <w:rPr>
          <w:b/>
          <w:bCs/>
        </w:rPr>
      </w:pPr>
      <w:r>
        <w:rPr>
          <w:b/>
          <w:bCs/>
        </w:rPr>
        <w:t xml:space="preserve">3. Baixando o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Kaggle</w:t>
      </w:r>
      <w:proofErr w:type="spellEnd"/>
      <w:r>
        <w:rPr>
          <w:b/>
          <w:bCs/>
        </w:rPr>
        <w:t>)</w:t>
      </w:r>
    </w:p>
    <w:p w14:paraId="70551A1E" w14:textId="77777777" w:rsidR="00952498" w:rsidRDefault="00952498" w:rsidP="00952498">
      <w:pPr>
        <w:ind w:firstLine="708"/>
        <w:jc w:val="both"/>
      </w:pPr>
      <w:r>
        <w:t xml:space="preserve">Na primeira execução, pode ser necessário configurar sua chave de API do </w:t>
      </w:r>
      <w:proofErr w:type="spellStart"/>
      <w:r>
        <w:t>Kaggle</w:t>
      </w:r>
      <w:proofErr w:type="spellEnd"/>
      <w:r>
        <w:t xml:space="preserve"> (veja a documentação oficial do </w:t>
      </w:r>
      <w:proofErr w:type="spellStart"/>
      <w:r>
        <w:t>Kaggle</w:t>
      </w:r>
      <w:proofErr w:type="spellEnd"/>
      <w:r>
        <w:t xml:space="preserve"> sobre a API para gerar o arquivo </w:t>
      </w:r>
      <w:proofErr w:type="spellStart"/>
      <w:proofErr w:type="gramStart"/>
      <w:r>
        <w:t>kaggle.json</w:t>
      </w:r>
      <w:proofErr w:type="spellEnd"/>
      <w:proofErr w:type="gramEnd"/>
      <w:r>
        <w:t>).</w:t>
      </w:r>
    </w:p>
    <w:p w14:paraId="390B2C30" w14:textId="77777777" w:rsidR="00952498" w:rsidRPr="0057107A" w:rsidRDefault="00952498" w:rsidP="00952498">
      <w:pPr>
        <w:pStyle w:val="CodeDark"/>
      </w:pPr>
      <w:proofErr w:type="spellStart"/>
      <w:r w:rsidRPr="0057107A">
        <w:t>import</w:t>
      </w:r>
      <w:proofErr w:type="spellEnd"/>
      <w:r w:rsidRPr="0057107A">
        <w:t xml:space="preserve"> </w:t>
      </w:r>
      <w:proofErr w:type="spellStart"/>
      <w:r w:rsidRPr="0057107A">
        <w:t>kagglehub</w:t>
      </w:r>
      <w:proofErr w:type="spellEnd"/>
    </w:p>
    <w:p w14:paraId="1F3054E8" w14:textId="77777777" w:rsidR="00952498" w:rsidRPr="0057107A" w:rsidRDefault="00952498" w:rsidP="00952498">
      <w:pPr>
        <w:pStyle w:val="CodeDark"/>
      </w:pPr>
    </w:p>
    <w:p w14:paraId="6D0F2D16" w14:textId="77777777" w:rsidR="00952498" w:rsidRPr="0057107A" w:rsidRDefault="00952498" w:rsidP="00952498">
      <w:pPr>
        <w:pStyle w:val="CodeDark"/>
      </w:pPr>
      <w:r w:rsidRPr="0057107A">
        <w:t xml:space="preserve"># Baixa a versão mais recente do </w:t>
      </w:r>
      <w:proofErr w:type="spellStart"/>
      <w:r w:rsidRPr="0057107A">
        <w:t>dataset</w:t>
      </w:r>
      <w:proofErr w:type="spellEnd"/>
    </w:p>
    <w:p w14:paraId="5B6D432D" w14:textId="062686AB" w:rsidR="00952498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path = </w:t>
      </w:r>
      <w:proofErr w:type="spellStart"/>
      <w:proofErr w:type="gramStart"/>
      <w:r>
        <w:rPr>
          <w:lang w:val="en-US"/>
        </w:rPr>
        <w:t>kagglehub.dataset</w:t>
      </w:r>
      <w:proofErr w:type="gramEnd"/>
      <w:r>
        <w:rPr>
          <w:lang w:val="en-US"/>
        </w:rPr>
        <w:t>_download</w:t>
      </w:r>
      <w:proofErr w:type="spellEnd"/>
      <w:r>
        <w:rPr>
          <w:lang w:val="en-US"/>
        </w:rPr>
        <w:t>("</w:t>
      </w:r>
      <w:proofErr w:type="spellStart"/>
      <w:r w:rsidR="00042D2E">
        <w:rPr>
          <w:lang w:val="en-US"/>
        </w:rPr>
        <w:t>seu_sataset_do_kaggle</w:t>
      </w:r>
      <w:proofErr w:type="spellEnd"/>
      <w:r>
        <w:rPr>
          <w:lang w:val="en-US"/>
        </w:rPr>
        <w:t>")</w:t>
      </w:r>
    </w:p>
    <w:p w14:paraId="0AFB409C" w14:textId="77777777" w:rsidR="00952498" w:rsidRDefault="00952498" w:rsidP="00952498">
      <w:pPr>
        <w:pStyle w:val="CodeDark"/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"Path to dataset files:", path)</w:t>
      </w:r>
    </w:p>
    <w:p w14:paraId="2D4F8846" w14:textId="77777777" w:rsidR="0057107A" w:rsidRPr="00042D2E" w:rsidRDefault="0057107A" w:rsidP="00952498">
      <w:pPr>
        <w:ind w:firstLine="708"/>
        <w:jc w:val="both"/>
        <w:rPr>
          <w:lang w:val="en-US"/>
        </w:rPr>
      </w:pPr>
    </w:p>
    <w:p w14:paraId="3E5DBB6C" w14:textId="3EA3D77E" w:rsidR="00952498" w:rsidRDefault="00952498" w:rsidP="00952498">
      <w:pPr>
        <w:ind w:firstLine="708"/>
        <w:jc w:val="both"/>
      </w:pPr>
      <w:r>
        <w:t xml:space="preserve">Antes de carregar o </w:t>
      </w:r>
      <w:proofErr w:type="spellStart"/>
      <w:r>
        <w:t>dataset</w:t>
      </w:r>
      <w:proofErr w:type="spellEnd"/>
      <w:r>
        <w:t xml:space="preserve">, inspecione a estrutura de pastas </w:t>
      </w:r>
      <w:proofErr w:type="gramStart"/>
      <w:r>
        <w:t>baixada</w:t>
      </w:r>
      <w:r w:rsidR="0057107A">
        <w:t xml:space="preserve">, </w:t>
      </w:r>
      <w:r>
        <w:t xml:space="preserve"> </w:t>
      </w:r>
      <w:proofErr w:type="spellStart"/>
      <w:r>
        <w:t>datasets</w:t>
      </w:r>
      <w:proofErr w:type="spellEnd"/>
      <w:proofErr w:type="gramEnd"/>
      <w:r>
        <w:t xml:space="preserve"> do </w:t>
      </w:r>
      <w:proofErr w:type="spellStart"/>
      <w:r>
        <w:t>Kaggle</w:t>
      </w:r>
      <w:proofErr w:type="spellEnd"/>
      <w:r>
        <w:t xml:space="preserve"> nem sempre seguem o mesmo padrão, e é importante confirmar os nomes exatos das subpastas antes de apontar o </w:t>
      </w:r>
      <w:proofErr w:type="spellStart"/>
      <w:r>
        <w:t>ImageFolder</w:t>
      </w:r>
      <w:proofErr w:type="spellEnd"/>
      <w:r>
        <w:t xml:space="preserve"> para elas:</w:t>
      </w:r>
    </w:p>
    <w:p w14:paraId="4597A90B" w14:textId="77777777" w:rsidR="00952498" w:rsidRPr="0057107A" w:rsidRDefault="00952498" w:rsidP="00952498">
      <w:pPr>
        <w:pStyle w:val="CodeDark"/>
      </w:pPr>
      <w:proofErr w:type="spellStart"/>
      <w:r w:rsidRPr="0057107A">
        <w:t>import</w:t>
      </w:r>
      <w:proofErr w:type="spellEnd"/>
      <w:r w:rsidRPr="0057107A">
        <w:t xml:space="preserve"> os</w:t>
      </w:r>
    </w:p>
    <w:p w14:paraId="73010588" w14:textId="77777777" w:rsidR="00952498" w:rsidRPr="0057107A" w:rsidRDefault="00952498" w:rsidP="00952498">
      <w:pPr>
        <w:pStyle w:val="CodeDark"/>
      </w:pPr>
    </w:p>
    <w:p w14:paraId="69BB8003" w14:textId="77777777" w:rsidR="00952498" w:rsidRPr="00265521" w:rsidRDefault="00952498" w:rsidP="00952498">
      <w:pPr>
        <w:pStyle w:val="CodeDark"/>
        <w:rPr>
          <w:lang w:val="en-US"/>
        </w:rPr>
      </w:pPr>
      <w:r w:rsidRPr="00265521">
        <w:rPr>
          <w:lang w:val="en-US"/>
        </w:rPr>
        <w:lastRenderedPageBreak/>
        <w:t xml:space="preserve">for </w:t>
      </w:r>
      <w:proofErr w:type="spellStart"/>
      <w:r w:rsidRPr="00265521">
        <w:rPr>
          <w:lang w:val="en-US"/>
        </w:rPr>
        <w:t>raiz</w:t>
      </w:r>
      <w:proofErr w:type="spellEnd"/>
      <w:r w:rsidRPr="00265521">
        <w:rPr>
          <w:lang w:val="en-US"/>
        </w:rPr>
        <w:t xml:space="preserve">, pastas, </w:t>
      </w:r>
      <w:proofErr w:type="spellStart"/>
      <w:r w:rsidRPr="00265521">
        <w:rPr>
          <w:lang w:val="en-US"/>
        </w:rPr>
        <w:t>arquivos</w:t>
      </w:r>
      <w:proofErr w:type="spellEnd"/>
      <w:r w:rsidRPr="00265521">
        <w:rPr>
          <w:lang w:val="en-US"/>
        </w:rPr>
        <w:t xml:space="preserve"> in </w:t>
      </w:r>
      <w:proofErr w:type="spellStart"/>
      <w:proofErr w:type="gramStart"/>
      <w:r w:rsidRPr="00265521">
        <w:rPr>
          <w:lang w:val="en-US"/>
        </w:rPr>
        <w:t>os.walk</w:t>
      </w:r>
      <w:proofErr w:type="spellEnd"/>
      <w:proofErr w:type="gramEnd"/>
      <w:r w:rsidRPr="00265521">
        <w:rPr>
          <w:lang w:val="en-US"/>
        </w:rPr>
        <w:t>(path):</w:t>
      </w:r>
    </w:p>
    <w:p w14:paraId="515F2985" w14:textId="77777777" w:rsidR="00952498" w:rsidRDefault="00952498" w:rsidP="00952498">
      <w:pPr>
        <w:pStyle w:val="CodeDark"/>
        <w:rPr>
          <w:lang w:val="en-US"/>
        </w:rPr>
      </w:pPr>
      <w:r w:rsidRPr="00265521">
        <w:rPr>
          <w:lang w:val="en-US"/>
        </w:rPr>
        <w:t xml:space="preserve">    </w:t>
      </w:r>
      <w:proofErr w:type="spellStart"/>
      <w:r>
        <w:rPr>
          <w:lang w:val="en-US"/>
        </w:rPr>
        <w:t>nivel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raiz.replace</w:t>
      </w:r>
      <w:proofErr w:type="spellEnd"/>
      <w:proofErr w:type="gramEnd"/>
      <w:r>
        <w:rPr>
          <w:lang w:val="en-US"/>
        </w:rPr>
        <w:t>(path, ''</w:t>
      </w:r>
      <w:proofErr w:type="gramStart"/>
      <w:r>
        <w:rPr>
          <w:lang w:val="en-US"/>
        </w:rPr>
        <w:t>).count</w:t>
      </w:r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os.sep</w:t>
      </w:r>
      <w:proofErr w:type="spellEnd"/>
      <w:r>
        <w:rPr>
          <w:lang w:val="en-US"/>
        </w:rPr>
        <w:t>)</w:t>
      </w:r>
    </w:p>
    <w:p w14:paraId="54CB4152" w14:textId="77777777" w:rsidR="00952498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    indent = </w:t>
      </w:r>
      <w:proofErr w:type="gramStart"/>
      <w:r>
        <w:rPr>
          <w:lang w:val="en-US"/>
        </w:rPr>
        <w:t>'  '</w:t>
      </w:r>
      <w:proofErr w:type="gramEnd"/>
      <w:r>
        <w:rPr>
          <w:lang w:val="en-US"/>
        </w:rPr>
        <w:t xml:space="preserve"> * </w:t>
      </w:r>
      <w:proofErr w:type="spellStart"/>
      <w:r>
        <w:rPr>
          <w:lang w:val="en-US"/>
        </w:rPr>
        <w:t>nivel</w:t>
      </w:r>
      <w:proofErr w:type="spellEnd"/>
    </w:p>
    <w:p w14:paraId="2D38D467" w14:textId="77777777" w:rsidR="00952498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    print(f"{indent}{</w:t>
      </w:r>
      <w:proofErr w:type="spellStart"/>
      <w:proofErr w:type="gramStart"/>
      <w:r>
        <w:rPr>
          <w:lang w:val="en-US"/>
        </w:rPr>
        <w:t>os.path</w:t>
      </w:r>
      <w:proofErr w:type="gramEnd"/>
      <w:r>
        <w:rPr>
          <w:lang w:val="en-US"/>
        </w:rPr>
        <w:t>.basename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raiz</w:t>
      </w:r>
      <w:proofErr w:type="spellEnd"/>
      <w:r>
        <w:rPr>
          <w:lang w:val="en-US"/>
        </w:rPr>
        <w:t>)}/")</w:t>
      </w:r>
    </w:p>
    <w:p w14:paraId="3EF9C4AA" w14:textId="77777777" w:rsidR="00952498" w:rsidRPr="00265521" w:rsidRDefault="00952498" w:rsidP="00952498">
      <w:pPr>
        <w:pStyle w:val="CodeDark"/>
      </w:pPr>
      <w:r>
        <w:rPr>
          <w:lang w:val="en-US"/>
        </w:rPr>
        <w:t xml:space="preserve">    </w:t>
      </w:r>
      <w:proofErr w:type="spellStart"/>
      <w:r w:rsidRPr="00265521">
        <w:t>if</w:t>
      </w:r>
      <w:proofErr w:type="spellEnd"/>
      <w:r w:rsidRPr="00265521">
        <w:t xml:space="preserve"> </w:t>
      </w:r>
      <w:proofErr w:type="spellStart"/>
      <w:r w:rsidRPr="00265521">
        <w:t>nivel</w:t>
      </w:r>
      <w:proofErr w:type="spellEnd"/>
      <w:r w:rsidRPr="00265521">
        <w:t xml:space="preserve"> &lt; 2:</w:t>
      </w:r>
    </w:p>
    <w:p w14:paraId="1B43566B" w14:textId="77777777" w:rsidR="00952498" w:rsidRPr="00265521" w:rsidRDefault="00952498" w:rsidP="00952498">
      <w:pPr>
        <w:pStyle w:val="CodeDark"/>
      </w:pPr>
      <w:r w:rsidRPr="00265521">
        <w:t xml:space="preserve">        for </w:t>
      </w:r>
      <w:proofErr w:type="spellStart"/>
      <w:r w:rsidRPr="00265521">
        <w:t>arq</w:t>
      </w:r>
      <w:proofErr w:type="spellEnd"/>
      <w:r w:rsidRPr="00265521">
        <w:t xml:space="preserve"> in </w:t>
      </w:r>
      <w:proofErr w:type="gramStart"/>
      <w:r w:rsidRPr="00265521">
        <w:t>arquivos[</w:t>
      </w:r>
      <w:proofErr w:type="gramEnd"/>
      <w:r w:rsidRPr="00265521">
        <w:t>:3]:</w:t>
      </w:r>
    </w:p>
    <w:p w14:paraId="68CC94DF" w14:textId="77777777" w:rsidR="00952498" w:rsidRPr="0057107A" w:rsidRDefault="00952498" w:rsidP="00952498">
      <w:pPr>
        <w:pStyle w:val="CodeDark"/>
      </w:pPr>
      <w:r w:rsidRPr="00265521">
        <w:t xml:space="preserve">            </w:t>
      </w:r>
      <w:r w:rsidRPr="0057107A">
        <w:t>print(f"{</w:t>
      </w:r>
      <w:proofErr w:type="spellStart"/>
      <w:proofErr w:type="gramStart"/>
      <w:r w:rsidRPr="0057107A">
        <w:t>indent</w:t>
      </w:r>
      <w:proofErr w:type="spellEnd"/>
      <w:r w:rsidRPr="0057107A">
        <w:t>}  {</w:t>
      </w:r>
      <w:proofErr w:type="spellStart"/>
      <w:proofErr w:type="gramEnd"/>
      <w:r w:rsidRPr="0057107A">
        <w:t>arq</w:t>
      </w:r>
      <w:proofErr w:type="spellEnd"/>
      <w:r w:rsidRPr="0057107A">
        <w:t>}")</w:t>
      </w:r>
    </w:p>
    <w:p w14:paraId="4CB29D0E" w14:textId="77777777" w:rsidR="0057107A" w:rsidRDefault="0057107A" w:rsidP="00952498">
      <w:pPr>
        <w:ind w:firstLine="708"/>
        <w:jc w:val="both"/>
      </w:pPr>
    </w:p>
    <w:p w14:paraId="2E131845" w14:textId="1E7369E8" w:rsidR="00952498" w:rsidRDefault="00952498" w:rsidP="00952498">
      <w:pPr>
        <w:ind w:firstLine="708"/>
        <w:jc w:val="both"/>
      </w:pPr>
      <w:r>
        <w:t>Com a estrutura confirmada acima, ajuste a variável CLASSES_DIR abaixo para apontar exatamente para a pasta que contém as subpastas de cada classe (pode ser o próprio path, ou um subdiretório dentro dele --- depende do que a inspeção anterior mostrar):</w:t>
      </w:r>
    </w:p>
    <w:p w14:paraId="223AD1FA" w14:textId="77777777" w:rsidR="00952498" w:rsidRPr="0057107A" w:rsidRDefault="00952498" w:rsidP="00952498">
      <w:pPr>
        <w:pStyle w:val="CodeDark"/>
      </w:pPr>
      <w:r w:rsidRPr="0057107A">
        <w:t># IMPORTANTE: ajuste este caminho de acordo com a estrutura impressa na célula anterior</w:t>
      </w:r>
    </w:p>
    <w:p w14:paraId="43C7B7F7" w14:textId="77777777" w:rsidR="00952498" w:rsidRPr="0057107A" w:rsidRDefault="00952498" w:rsidP="00952498">
      <w:pPr>
        <w:pStyle w:val="CodeDark"/>
      </w:pPr>
      <w:r w:rsidRPr="0057107A">
        <w:t xml:space="preserve">CLASSES_DIR = </w:t>
      </w:r>
      <w:proofErr w:type="gramStart"/>
      <w:r w:rsidRPr="0057107A">
        <w:t>path  #</w:t>
      </w:r>
      <w:proofErr w:type="gramEnd"/>
      <w:r w:rsidRPr="0057107A">
        <w:t xml:space="preserve"> troque para </w:t>
      </w:r>
      <w:proofErr w:type="spellStart"/>
      <w:proofErr w:type="gramStart"/>
      <w:r w:rsidRPr="0057107A">
        <w:t>os.path</w:t>
      </w:r>
      <w:proofErr w:type="gramEnd"/>
      <w:r w:rsidRPr="0057107A">
        <w:t>.</w:t>
      </w:r>
      <w:proofErr w:type="gramStart"/>
      <w:r w:rsidRPr="0057107A">
        <w:t>join</w:t>
      </w:r>
      <w:proofErr w:type="spellEnd"/>
      <w:r w:rsidRPr="0057107A">
        <w:t>(</w:t>
      </w:r>
      <w:proofErr w:type="gramEnd"/>
      <w:r w:rsidRPr="0057107A">
        <w:t>path, "</w:t>
      </w:r>
      <w:proofErr w:type="spellStart"/>
      <w:r w:rsidRPr="0057107A">
        <w:t>nome_da_subpasta</w:t>
      </w:r>
      <w:proofErr w:type="spellEnd"/>
      <w:r w:rsidRPr="0057107A">
        <w:t>") se necessário</w:t>
      </w:r>
    </w:p>
    <w:p w14:paraId="25BEC3C9" w14:textId="77777777" w:rsidR="00952498" w:rsidRDefault="00952498" w:rsidP="00952498"/>
    <w:p w14:paraId="07178F88" w14:textId="77777777" w:rsidR="00952498" w:rsidRPr="00E61487" w:rsidRDefault="00952498" w:rsidP="00952498">
      <w:pPr>
        <w:rPr>
          <w:b/>
          <w:bCs/>
        </w:rPr>
      </w:pPr>
      <w:r>
        <w:rPr>
          <w:b/>
          <w:bCs/>
        </w:rPr>
        <w:t>4. Importando bibliotecas</w:t>
      </w:r>
    </w:p>
    <w:p w14:paraId="2DEA0137" w14:textId="77777777" w:rsidR="00952498" w:rsidRPr="005749F7" w:rsidRDefault="00952498" w:rsidP="00952498">
      <w:pPr>
        <w:ind w:firstLine="708"/>
      </w:pPr>
      <w:r>
        <w:t>No início do script Python, importe as bibliotecas necessárias.</w:t>
      </w:r>
    </w:p>
    <w:p w14:paraId="053D664A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>import torch</w:t>
      </w:r>
    </w:p>
    <w:p w14:paraId="1F89C70D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import </w:t>
      </w:r>
      <w:proofErr w:type="spellStart"/>
      <w:proofErr w:type="gramStart"/>
      <w:r>
        <w:rPr>
          <w:lang w:val="en-US"/>
        </w:rPr>
        <w:t>torch.nn</w:t>
      </w:r>
      <w:proofErr w:type="spellEnd"/>
      <w:proofErr w:type="gramEnd"/>
      <w:r>
        <w:rPr>
          <w:lang w:val="en-US"/>
        </w:rPr>
        <w:t xml:space="preserve"> as </w:t>
      </w:r>
      <w:proofErr w:type="spellStart"/>
      <w:r>
        <w:rPr>
          <w:lang w:val="en-US"/>
        </w:rPr>
        <w:t>nn</w:t>
      </w:r>
      <w:proofErr w:type="spellEnd"/>
    </w:p>
    <w:p w14:paraId="03A610F9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import </w:t>
      </w:r>
      <w:proofErr w:type="spellStart"/>
      <w:proofErr w:type="gramStart"/>
      <w:r>
        <w:rPr>
          <w:lang w:val="en-US"/>
        </w:rPr>
        <w:t>torch.optim</w:t>
      </w:r>
      <w:proofErr w:type="spellEnd"/>
      <w:proofErr w:type="gramEnd"/>
      <w:r>
        <w:rPr>
          <w:lang w:val="en-US"/>
        </w:rPr>
        <w:t xml:space="preserve"> as </w:t>
      </w:r>
      <w:proofErr w:type="spellStart"/>
      <w:r>
        <w:rPr>
          <w:lang w:val="en-US"/>
        </w:rPr>
        <w:t>optim</w:t>
      </w:r>
      <w:proofErr w:type="spellEnd"/>
    </w:p>
    <w:p w14:paraId="14E5CC5E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torchvision</w:t>
      </w:r>
      <w:proofErr w:type="spellEnd"/>
      <w:r>
        <w:rPr>
          <w:lang w:val="en-US"/>
        </w:rPr>
        <w:t xml:space="preserve"> import datasets, transforms, models</w:t>
      </w:r>
    </w:p>
    <w:p w14:paraId="4EDDF68F" w14:textId="77777777" w:rsidR="00952498" w:rsidRPr="00975F04" w:rsidRDefault="00952498" w:rsidP="00952498">
      <w:pPr>
        <w:pStyle w:val="CodeDark"/>
        <w:rPr>
          <w:lang w:val="en-US"/>
        </w:rPr>
      </w:pPr>
      <w:proofErr w:type="gramStart"/>
      <w:r>
        <w:rPr>
          <w:lang w:val="en-US"/>
        </w:rPr>
        <w:t>import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numpy</w:t>
      </w:r>
      <w:proofErr w:type="spellEnd"/>
      <w:r>
        <w:rPr>
          <w:lang w:val="en-US"/>
        </w:rPr>
        <w:t xml:space="preserve"> as np</w:t>
      </w:r>
    </w:p>
    <w:p w14:paraId="34489F92" w14:textId="77777777" w:rsidR="00952498" w:rsidRPr="00833DBD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import </w:t>
      </w:r>
      <w:proofErr w:type="spellStart"/>
      <w:proofErr w:type="gramStart"/>
      <w:r>
        <w:rPr>
          <w:lang w:val="en-US"/>
        </w:rPr>
        <w:t>matplotlib.pyplot</w:t>
      </w:r>
      <w:proofErr w:type="spellEnd"/>
      <w:proofErr w:type="gramEnd"/>
      <w:r>
        <w:rPr>
          <w:lang w:val="en-US"/>
        </w:rPr>
        <w:t xml:space="preserve"> as </w:t>
      </w:r>
      <w:proofErr w:type="spellStart"/>
      <w:r>
        <w:rPr>
          <w:lang w:val="en-US"/>
        </w:rPr>
        <w:t>plt</w:t>
      </w:r>
      <w:proofErr w:type="spellEnd"/>
    </w:p>
    <w:p w14:paraId="611E72C9" w14:textId="77777777" w:rsidR="00952498" w:rsidRPr="00833DBD" w:rsidRDefault="00952498" w:rsidP="00952498">
      <w:pPr>
        <w:rPr>
          <w:lang w:val="en-US"/>
        </w:rPr>
      </w:pPr>
    </w:p>
    <w:p w14:paraId="6826858C" w14:textId="77777777" w:rsidR="00952498" w:rsidRPr="00CF7FC3" w:rsidRDefault="00952498" w:rsidP="00952498">
      <w:pPr>
        <w:rPr>
          <w:b/>
          <w:bCs/>
        </w:rPr>
      </w:pPr>
      <w:r>
        <w:rPr>
          <w:b/>
          <w:bCs/>
        </w:rPr>
        <w:t xml:space="preserve">5. Carregando o </w:t>
      </w:r>
      <w:proofErr w:type="spellStart"/>
      <w:r>
        <w:rPr>
          <w:b/>
          <w:bCs/>
        </w:rPr>
        <w:t>Dataset</w:t>
      </w:r>
      <w:proofErr w:type="spellEnd"/>
    </w:p>
    <w:p w14:paraId="28DE47B8" w14:textId="77777777" w:rsidR="00952498" w:rsidRPr="005749F7" w:rsidRDefault="00952498" w:rsidP="00952498">
      <w:pPr>
        <w:ind w:firstLine="708"/>
        <w:jc w:val="both"/>
      </w:pPr>
      <w:r>
        <w:t xml:space="preserve">O </w:t>
      </w:r>
      <w:proofErr w:type="spellStart"/>
      <w:r>
        <w:t>PyTorch</w:t>
      </w:r>
      <w:proofErr w:type="spellEnd"/>
      <w:r>
        <w:t xml:space="preserve">, por meio do </w:t>
      </w:r>
      <w:proofErr w:type="spellStart"/>
      <w:r>
        <w:t>torchvision</w:t>
      </w:r>
      <w:proofErr w:type="spellEnd"/>
      <w:r>
        <w:t xml:space="preserve">, fornece ferramentas que permitem carregar automaticamente </w:t>
      </w:r>
      <w:proofErr w:type="spellStart"/>
      <w:r>
        <w:t>datasets</w:t>
      </w:r>
      <w:proofErr w:type="spellEnd"/>
      <w:r>
        <w:t xml:space="preserve"> organizados em diretórios.</w:t>
      </w:r>
    </w:p>
    <w:p w14:paraId="0E55995B" w14:textId="77777777" w:rsidR="00952498" w:rsidRPr="0057107A" w:rsidRDefault="00952498" w:rsidP="00952498">
      <w:pPr>
        <w:pStyle w:val="CodeDark"/>
      </w:pPr>
      <w:proofErr w:type="spellStart"/>
      <w:r w:rsidRPr="0057107A">
        <w:t>data_transforms</w:t>
      </w:r>
      <w:proofErr w:type="spellEnd"/>
      <w:r w:rsidRPr="0057107A">
        <w:t xml:space="preserve"> = </w:t>
      </w:r>
      <w:proofErr w:type="spellStart"/>
      <w:proofErr w:type="gramStart"/>
      <w:r w:rsidRPr="0057107A">
        <w:t>transforms.Compose</w:t>
      </w:r>
      <w:proofErr w:type="spellEnd"/>
      <w:proofErr w:type="gramEnd"/>
      <w:r w:rsidRPr="0057107A">
        <w:t>([</w:t>
      </w:r>
    </w:p>
    <w:p w14:paraId="7D234CE2" w14:textId="77777777" w:rsidR="00952498" w:rsidRPr="0057107A" w:rsidRDefault="00952498" w:rsidP="00952498">
      <w:pPr>
        <w:pStyle w:val="CodeDark"/>
      </w:pPr>
      <w:r w:rsidRPr="0057107A">
        <w:t xml:space="preserve">    </w:t>
      </w:r>
      <w:proofErr w:type="spellStart"/>
      <w:proofErr w:type="gramStart"/>
      <w:r w:rsidRPr="0057107A">
        <w:t>transforms.Resize</w:t>
      </w:r>
      <w:proofErr w:type="spellEnd"/>
      <w:proofErr w:type="gramEnd"/>
      <w:r w:rsidRPr="0057107A">
        <w:t>((224, 224)),</w:t>
      </w:r>
    </w:p>
    <w:p w14:paraId="05B4524C" w14:textId="77777777" w:rsidR="00952498" w:rsidRPr="0057107A" w:rsidRDefault="00952498" w:rsidP="00952498">
      <w:pPr>
        <w:pStyle w:val="CodeDark"/>
      </w:pPr>
      <w:r w:rsidRPr="0057107A">
        <w:t xml:space="preserve">    </w:t>
      </w:r>
      <w:proofErr w:type="spellStart"/>
      <w:proofErr w:type="gramStart"/>
      <w:r w:rsidRPr="0057107A">
        <w:t>transforms.ToTensor</w:t>
      </w:r>
      <w:proofErr w:type="spellEnd"/>
      <w:proofErr w:type="gramEnd"/>
      <w:r w:rsidRPr="0057107A">
        <w:t>()</w:t>
      </w:r>
    </w:p>
    <w:p w14:paraId="73EC37C3" w14:textId="77777777" w:rsidR="00952498" w:rsidRPr="0057107A" w:rsidRDefault="00952498" w:rsidP="00952498">
      <w:pPr>
        <w:pStyle w:val="CodeDark"/>
      </w:pPr>
      <w:r w:rsidRPr="0057107A">
        <w:t>])</w:t>
      </w:r>
    </w:p>
    <w:p w14:paraId="5DB4549E" w14:textId="77777777" w:rsidR="00952498" w:rsidRPr="0057107A" w:rsidRDefault="00952498" w:rsidP="00952498">
      <w:pPr>
        <w:pStyle w:val="CodeDark"/>
      </w:pPr>
    </w:p>
    <w:p w14:paraId="3A3D38A7" w14:textId="77777777" w:rsidR="00952498" w:rsidRPr="0057107A" w:rsidRDefault="00952498" w:rsidP="00952498">
      <w:pPr>
        <w:pStyle w:val="CodeDark"/>
      </w:pPr>
      <w:proofErr w:type="spellStart"/>
      <w:r w:rsidRPr="0057107A">
        <w:t>dataset_completo</w:t>
      </w:r>
      <w:proofErr w:type="spellEnd"/>
      <w:r w:rsidRPr="0057107A">
        <w:t xml:space="preserve"> = </w:t>
      </w:r>
      <w:proofErr w:type="spellStart"/>
      <w:proofErr w:type="gramStart"/>
      <w:r w:rsidRPr="0057107A">
        <w:t>datasets.ImageFolder</w:t>
      </w:r>
      <w:proofErr w:type="spellEnd"/>
      <w:proofErr w:type="gramEnd"/>
      <w:r w:rsidRPr="0057107A">
        <w:t xml:space="preserve">(CLASSES_DIR, </w:t>
      </w:r>
      <w:proofErr w:type="spellStart"/>
      <w:r w:rsidRPr="0057107A">
        <w:t>transform</w:t>
      </w:r>
      <w:proofErr w:type="spellEnd"/>
      <w:r w:rsidRPr="0057107A">
        <w:t>=</w:t>
      </w:r>
      <w:proofErr w:type="spellStart"/>
      <w:r w:rsidRPr="0057107A">
        <w:t>data_transforms</w:t>
      </w:r>
      <w:proofErr w:type="spellEnd"/>
      <w:r w:rsidRPr="0057107A">
        <w:t>)</w:t>
      </w:r>
    </w:p>
    <w:p w14:paraId="67DCA50A" w14:textId="77777777" w:rsidR="00952498" w:rsidRPr="0057107A" w:rsidRDefault="00952498" w:rsidP="00952498">
      <w:pPr>
        <w:pStyle w:val="CodeDark"/>
      </w:pPr>
    </w:p>
    <w:p w14:paraId="2C7FB3F5" w14:textId="77777777" w:rsidR="00952498" w:rsidRPr="0057107A" w:rsidRDefault="00952498" w:rsidP="00952498">
      <w:pPr>
        <w:pStyle w:val="CodeDark"/>
      </w:pPr>
      <w:r w:rsidRPr="0057107A">
        <w:t xml:space="preserve"># Divide em treino (80%) e validação (20%), já que o </w:t>
      </w:r>
      <w:proofErr w:type="spellStart"/>
      <w:r w:rsidRPr="0057107A">
        <w:t>dataset</w:t>
      </w:r>
      <w:proofErr w:type="spellEnd"/>
      <w:r w:rsidRPr="0057107A">
        <w:t xml:space="preserve"> baixado não vem </w:t>
      </w:r>
      <w:proofErr w:type="spellStart"/>
      <w:r w:rsidRPr="0057107A">
        <w:t>pré</w:t>
      </w:r>
      <w:proofErr w:type="spellEnd"/>
      <w:r w:rsidRPr="0057107A">
        <w:t>-dividido</w:t>
      </w:r>
    </w:p>
    <w:p w14:paraId="4201EA70" w14:textId="77777777" w:rsidR="00952498" w:rsidRPr="0057107A" w:rsidRDefault="00952498" w:rsidP="00952498">
      <w:pPr>
        <w:pStyle w:val="CodeDark"/>
      </w:pPr>
      <w:proofErr w:type="spellStart"/>
      <w:r w:rsidRPr="0057107A">
        <w:t>tamanho_treino</w:t>
      </w:r>
      <w:proofErr w:type="spellEnd"/>
      <w:r w:rsidRPr="0057107A">
        <w:t xml:space="preserve"> = </w:t>
      </w:r>
      <w:proofErr w:type="spellStart"/>
      <w:proofErr w:type="gramStart"/>
      <w:r w:rsidRPr="0057107A">
        <w:t>int</w:t>
      </w:r>
      <w:proofErr w:type="spellEnd"/>
      <w:r w:rsidRPr="0057107A">
        <w:t>(</w:t>
      </w:r>
      <w:proofErr w:type="gramEnd"/>
      <w:r w:rsidRPr="0057107A">
        <w:t xml:space="preserve">0.8 * </w:t>
      </w:r>
      <w:proofErr w:type="spellStart"/>
      <w:r w:rsidRPr="0057107A">
        <w:t>len</w:t>
      </w:r>
      <w:proofErr w:type="spellEnd"/>
      <w:r w:rsidRPr="0057107A">
        <w:t>(</w:t>
      </w:r>
      <w:proofErr w:type="spellStart"/>
      <w:r w:rsidRPr="0057107A">
        <w:t>dataset_completo</w:t>
      </w:r>
      <w:proofErr w:type="spellEnd"/>
      <w:r w:rsidRPr="0057107A">
        <w:t>))</w:t>
      </w:r>
    </w:p>
    <w:p w14:paraId="7148FA89" w14:textId="77777777" w:rsidR="00952498" w:rsidRPr="0057107A" w:rsidRDefault="00952498" w:rsidP="00952498">
      <w:pPr>
        <w:pStyle w:val="CodeDark"/>
      </w:pPr>
      <w:proofErr w:type="spellStart"/>
      <w:r w:rsidRPr="0057107A">
        <w:t>tamanho_val</w:t>
      </w:r>
      <w:proofErr w:type="spellEnd"/>
      <w:r w:rsidRPr="0057107A">
        <w:t xml:space="preserve"> = </w:t>
      </w:r>
      <w:proofErr w:type="spellStart"/>
      <w:r w:rsidRPr="0057107A">
        <w:t>len</w:t>
      </w:r>
      <w:proofErr w:type="spellEnd"/>
      <w:r w:rsidRPr="0057107A">
        <w:t>(</w:t>
      </w:r>
      <w:proofErr w:type="spellStart"/>
      <w:r w:rsidRPr="0057107A">
        <w:t>dataset_completo</w:t>
      </w:r>
      <w:proofErr w:type="spellEnd"/>
      <w:r w:rsidRPr="0057107A">
        <w:t xml:space="preserve">) - </w:t>
      </w:r>
      <w:proofErr w:type="spellStart"/>
      <w:r w:rsidRPr="0057107A">
        <w:t>tamanho_treino</w:t>
      </w:r>
      <w:proofErr w:type="spellEnd"/>
    </w:p>
    <w:p w14:paraId="35D29AD9" w14:textId="77777777" w:rsidR="00952498" w:rsidRDefault="00952498" w:rsidP="00952498">
      <w:pPr>
        <w:pStyle w:val="CodeDark"/>
        <w:rPr>
          <w:lang w:val="en-US"/>
        </w:rPr>
      </w:pPr>
      <w:proofErr w:type="spellStart"/>
      <w:r>
        <w:rPr>
          <w:lang w:val="en-US"/>
        </w:rPr>
        <w:t>train_dataset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val_dataset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torch.utils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data.random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split</w:t>
      </w:r>
      <w:proofErr w:type="spellEnd"/>
      <w:r>
        <w:rPr>
          <w:lang w:val="en-US"/>
        </w:rPr>
        <w:t>(</w:t>
      </w:r>
      <w:proofErr w:type="gramEnd"/>
    </w:p>
    <w:p w14:paraId="1B90F792" w14:textId="77777777" w:rsidR="00952498" w:rsidRPr="0057107A" w:rsidRDefault="00952498" w:rsidP="00952498">
      <w:pPr>
        <w:pStyle w:val="CodeDark"/>
      </w:pPr>
      <w:r>
        <w:rPr>
          <w:lang w:val="en-US"/>
        </w:rPr>
        <w:t xml:space="preserve">    </w:t>
      </w:r>
      <w:proofErr w:type="spellStart"/>
      <w:r w:rsidRPr="0057107A">
        <w:t>dataset_completo</w:t>
      </w:r>
      <w:proofErr w:type="spellEnd"/>
      <w:r w:rsidRPr="0057107A">
        <w:t>, [</w:t>
      </w:r>
      <w:proofErr w:type="spellStart"/>
      <w:r w:rsidRPr="0057107A">
        <w:t>tamanho_treino</w:t>
      </w:r>
      <w:proofErr w:type="spellEnd"/>
      <w:r w:rsidRPr="0057107A">
        <w:t xml:space="preserve">, </w:t>
      </w:r>
      <w:proofErr w:type="spellStart"/>
      <w:r w:rsidRPr="0057107A">
        <w:t>tamanho_val</w:t>
      </w:r>
      <w:proofErr w:type="spellEnd"/>
      <w:r w:rsidRPr="0057107A">
        <w:t>]</w:t>
      </w:r>
    </w:p>
    <w:p w14:paraId="5DB36CB1" w14:textId="77777777" w:rsidR="00952498" w:rsidRDefault="00952498" w:rsidP="00952498">
      <w:pPr>
        <w:pStyle w:val="CodeDark"/>
        <w:rPr>
          <w:lang w:val="en-US"/>
        </w:rPr>
      </w:pPr>
      <w:r>
        <w:rPr>
          <w:lang w:val="en-US"/>
        </w:rPr>
        <w:t>)</w:t>
      </w:r>
    </w:p>
    <w:p w14:paraId="0BEB3B7D" w14:textId="77777777" w:rsidR="00952498" w:rsidRDefault="00952498" w:rsidP="00952498">
      <w:pPr>
        <w:pStyle w:val="CodeDark"/>
        <w:rPr>
          <w:lang w:val="en-US"/>
        </w:rPr>
      </w:pPr>
    </w:p>
    <w:p w14:paraId="37FAD930" w14:textId="77777777" w:rsidR="00952498" w:rsidRDefault="00952498" w:rsidP="00952498">
      <w:pPr>
        <w:pStyle w:val="CodeDark"/>
        <w:rPr>
          <w:lang w:val="en-US"/>
        </w:rPr>
      </w:pPr>
      <w:proofErr w:type="spellStart"/>
      <w:r>
        <w:rPr>
          <w:lang w:val="en-US"/>
        </w:rPr>
        <w:t>train_ds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torch.utils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data.DataLoader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train_dataset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batch_size</w:t>
      </w:r>
      <w:proofErr w:type="spellEnd"/>
      <w:r>
        <w:rPr>
          <w:lang w:val="en-US"/>
        </w:rPr>
        <w:t>=32, shuffle=True)</w:t>
      </w:r>
    </w:p>
    <w:p w14:paraId="6DAB6B4E" w14:textId="77777777" w:rsidR="00952498" w:rsidRDefault="00952498" w:rsidP="00952498">
      <w:pPr>
        <w:pStyle w:val="CodeDark"/>
        <w:rPr>
          <w:lang w:val="en-US"/>
        </w:rPr>
      </w:pPr>
      <w:proofErr w:type="spellStart"/>
      <w:r>
        <w:rPr>
          <w:lang w:val="en-US"/>
        </w:rPr>
        <w:t>val_ds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torch.utils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data.DataLoader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val_dataset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batch_size</w:t>
      </w:r>
      <w:proofErr w:type="spellEnd"/>
      <w:r>
        <w:rPr>
          <w:lang w:val="en-US"/>
        </w:rPr>
        <w:t>=32, shuffle=False)</w:t>
      </w:r>
    </w:p>
    <w:p w14:paraId="1259BE5A" w14:textId="77777777" w:rsidR="00952498" w:rsidRPr="00833DBD" w:rsidRDefault="00952498" w:rsidP="00952498">
      <w:pPr>
        <w:ind w:firstLine="708"/>
        <w:rPr>
          <w:lang w:val="en-US"/>
        </w:rPr>
      </w:pPr>
    </w:p>
    <w:p w14:paraId="17E84A7B" w14:textId="77777777" w:rsidR="00952498" w:rsidRPr="00AA0678" w:rsidRDefault="00952498" w:rsidP="00952498">
      <w:pPr>
        <w:ind w:firstLine="708"/>
      </w:pPr>
      <w:r>
        <w:t>Nesse trecho de código:</w:t>
      </w:r>
    </w:p>
    <w:p w14:paraId="457E049C" w14:textId="77777777" w:rsidR="00952498" w:rsidRPr="00AA0678" w:rsidRDefault="00952498">
      <w:pPr>
        <w:pStyle w:val="PargrafodaLista"/>
        <w:numPr>
          <w:ilvl w:val="0"/>
          <w:numId w:val="20"/>
        </w:numPr>
      </w:pPr>
      <w:proofErr w:type="spellStart"/>
      <w:r>
        <w:rPr>
          <w:b/>
          <w:bCs/>
        </w:rPr>
        <w:t>Resize</w:t>
      </w:r>
      <w:proofErr w:type="spellEnd"/>
      <w:r>
        <w:t xml:space="preserve"> define o tamanho das imagens de entrada</w:t>
      </w:r>
    </w:p>
    <w:p w14:paraId="0E83A9CB" w14:textId="77777777" w:rsidR="00952498" w:rsidRPr="00AA0678" w:rsidRDefault="00952498">
      <w:pPr>
        <w:pStyle w:val="PargrafodaLista"/>
        <w:numPr>
          <w:ilvl w:val="0"/>
          <w:numId w:val="20"/>
        </w:numPr>
      </w:pPr>
      <w:proofErr w:type="spellStart"/>
      <w:r>
        <w:rPr>
          <w:b/>
          <w:bCs/>
        </w:rPr>
        <w:t>Batch_size</w:t>
      </w:r>
      <w:proofErr w:type="spellEnd"/>
      <w:r>
        <w:t xml:space="preserve"> define o número de imagens processadas em cada iteração de treinamento</w:t>
      </w:r>
    </w:p>
    <w:p w14:paraId="6C159168" w14:textId="77777777" w:rsidR="00952498" w:rsidRDefault="00952498" w:rsidP="00952498">
      <w:pPr>
        <w:rPr>
          <w:b/>
          <w:bCs/>
        </w:rPr>
      </w:pPr>
    </w:p>
    <w:p w14:paraId="1278399F" w14:textId="77777777" w:rsidR="00952498" w:rsidRPr="00663268" w:rsidRDefault="00952498" w:rsidP="00952498">
      <w:pPr>
        <w:rPr>
          <w:b/>
          <w:bCs/>
        </w:rPr>
      </w:pPr>
      <w:r>
        <w:rPr>
          <w:b/>
          <w:bCs/>
        </w:rPr>
        <w:t>6. Pré-processamento das imagens</w:t>
      </w:r>
    </w:p>
    <w:p w14:paraId="29473F89" w14:textId="77777777" w:rsidR="00952498" w:rsidRDefault="00952498" w:rsidP="00952498">
      <w:pPr>
        <w:ind w:firstLine="708"/>
      </w:pPr>
      <w:r>
        <w:t xml:space="preserve">Modelos </w:t>
      </w:r>
      <w:proofErr w:type="spellStart"/>
      <w:r>
        <w:t>pré</w:t>
      </w:r>
      <w:proofErr w:type="spellEnd"/>
      <w:r>
        <w:t>-treinados exigem que as imagens sejam normalizadas antes do treinamento.</w:t>
      </w:r>
    </w:p>
    <w:p w14:paraId="2D5D3C25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normalize = </w:t>
      </w:r>
      <w:proofErr w:type="spellStart"/>
      <w:proofErr w:type="gramStart"/>
      <w:r>
        <w:rPr>
          <w:lang w:val="en-US"/>
        </w:rPr>
        <w:t>transforms.Normalize</w:t>
      </w:r>
      <w:proofErr w:type="spellEnd"/>
      <w:proofErr w:type="gramEnd"/>
      <w:r>
        <w:rPr>
          <w:lang w:val="en-US"/>
        </w:rPr>
        <w:t>(</w:t>
      </w:r>
    </w:p>
    <w:p w14:paraId="6CD914F5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    mean</w:t>
      </w:r>
      <w:proofErr w:type="gramStart"/>
      <w:r>
        <w:rPr>
          <w:lang w:val="en-US"/>
        </w:rPr>
        <w:t>=[</w:t>
      </w:r>
      <w:proofErr w:type="gramEnd"/>
      <w:r>
        <w:rPr>
          <w:lang w:val="en-US"/>
        </w:rPr>
        <w:t>0.485, 0.456, 0.406],</w:t>
      </w:r>
    </w:p>
    <w:p w14:paraId="5F05D9B6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    std</w:t>
      </w:r>
      <w:proofErr w:type="gramStart"/>
      <w:r>
        <w:rPr>
          <w:lang w:val="en-US"/>
        </w:rPr>
        <w:t>=[</w:t>
      </w:r>
      <w:proofErr w:type="gramEnd"/>
      <w:r>
        <w:rPr>
          <w:lang w:val="en-US"/>
        </w:rPr>
        <w:t>0.229, 0.224, 0.225]</w:t>
      </w:r>
    </w:p>
    <w:p w14:paraId="7E7E0BBB" w14:textId="77777777" w:rsidR="00952498" w:rsidRPr="0057107A" w:rsidRDefault="00952498" w:rsidP="00952498">
      <w:pPr>
        <w:pStyle w:val="CodeDark"/>
      </w:pPr>
      <w:r w:rsidRPr="0057107A">
        <w:t>)</w:t>
      </w:r>
    </w:p>
    <w:p w14:paraId="4495055C" w14:textId="77777777" w:rsidR="00952498" w:rsidRPr="0057107A" w:rsidRDefault="00952498" w:rsidP="00952498">
      <w:pPr>
        <w:pStyle w:val="CodeDark"/>
      </w:pPr>
    </w:p>
    <w:p w14:paraId="178A06C2" w14:textId="77777777" w:rsidR="00952498" w:rsidRPr="0057107A" w:rsidRDefault="00952498" w:rsidP="00952498">
      <w:pPr>
        <w:pStyle w:val="CodeDark"/>
      </w:pPr>
      <w:proofErr w:type="spellStart"/>
      <w:r w:rsidRPr="0057107A">
        <w:t>data_transforms</w:t>
      </w:r>
      <w:proofErr w:type="spellEnd"/>
      <w:r w:rsidRPr="0057107A">
        <w:t xml:space="preserve"> = </w:t>
      </w:r>
      <w:proofErr w:type="spellStart"/>
      <w:proofErr w:type="gramStart"/>
      <w:r w:rsidRPr="0057107A">
        <w:t>transforms.Compose</w:t>
      </w:r>
      <w:proofErr w:type="spellEnd"/>
      <w:proofErr w:type="gramEnd"/>
      <w:r w:rsidRPr="0057107A">
        <w:t>([</w:t>
      </w:r>
    </w:p>
    <w:p w14:paraId="23CAF9B7" w14:textId="77777777" w:rsidR="00952498" w:rsidRPr="0057107A" w:rsidRDefault="00952498" w:rsidP="00952498">
      <w:pPr>
        <w:pStyle w:val="CodeDark"/>
      </w:pPr>
      <w:r w:rsidRPr="0057107A">
        <w:t xml:space="preserve">    </w:t>
      </w:r>
      <w:proofErr w:type="spellStart"/>
      <w:proofErr w:type="gramStart"/>
      <w:r w:rsidRPr="0057107A">
        <w:t>transforms.Resize</w:t>
      </w:r>
      <w:proofErr w:type="spellEnd"/>
      <w:proofErr w:type="gramEnd"/>
      <w:r w:rsidRPr="0057107A">
        <w:t>((224, 224)),</w:t>
      </w:r>
    </w:p>
    <w:p w14:paraId="60B22A35" w14:textId="77777777" w:rsidR="00952498" w:rsidRPr="0057107A" w:rsidRDefault="00952498" w:rsidP="00952498">
      <w:pPr>
        <w:pStyle w:val="CodeDark"/>
      </w:pPr>
      <w:r w:rsidRPr="0057107A">
        <w:t xml:space="preserve">    </w:t>
      </w:r>
      <w:proofErr w:type="spellStart"/>
      <w:proofErr w:type="gramStart"/>
      <w:r w:rsidRPr="0057107A">
        <w:t>transforms.ToTensor</w:t>
      </w:r>
      <w:proofErr w:type="spellEnd"/>
      <w:proofErr w:type="gramEnd"/>
      <w:r w:rsidRPr="0057107A">
        <w:t>(),</w:t>
      </w:r>
    </w:p>
    <w:p w14:paraId="5C41E80C" w14:textId="77777777" w:rsidR="00952498" w:rsidRPr="0057107A" w:rsidRDefault="00952498" w:rsidP="00952498">
      <w:pPr>
        <w:pStyle w:val="CodeDark"/>
      </w:pPr>
      <w:r w:rsidRPr="0057107A">
        <w:t xml:space="preserve">    normalize</w:t>
      </w:r>
    </w:p>
    <w:p w14:paraId="72B31899" w14:textId="77777777" w:rsidR="00952498" w:rsidRPr="0057107A" w:rsidRDefault="00952498" w:rsidP="00952498">
      <w:pPr>
        <w:pStyle w:val="CodeDark"/>
      </w:pPr>
      <w:r w:rsidRPr="0057107A">
        <w:lastRenderedPageBreak/>
        <w:t>])</w:t>
      </w:r>
    </w:p>
    <w:p w14:paraId="35B58805" w14:textId="77777777" w:rsidR="00952498" w:rsidRPr="0057107A" w:rsidRDefault="00952498" w:rsidP="00952498">
      <w:pPr>
        <w:pStyle w:val="CodeDark"/>
      </w:pPr>
    </w:p>
    <w:p w14:paraId="2F429DBA" w14:textId="77777777" w:rsidR="00952498" w:rsidRPr="0057107A" w:rsidRDefault="00952498" w:rsidP="00952498">
      <w:pPr>
        <w:pStyle w:val="CodeDark"/>
      </w:pPr>
      <w:proofErr w:type="spellStart"/>
      <w:r w:rsidRPr="0057107A">
        <w:t>dataset_completo</w:t>
      </w:r>
      <w:proofErr w:type="spellEnd"/>
      <w:r w:rsidRPr="0057107A">
        <w:t xml:space="preserve"> = </w:t>
      </w:r>
      <w:proofErr w:type="spellStart"/>
      <w:proofErr w:type="gramStart"/>
      <w:r w:rsidRPr="0057107A">
        <w:t>datasets.ImageFolder</w:t>
      </w:r>
      <w:proofErr w:type="spellEnd"/>
      <w:proofErr w:type="gramEnd"/>
      <w:r w:rsidRPr="0057107A">
        <w:t xml:space="preserve">(CLASSES_DIR, </w:t>
      </w:r>
      <w:proofErr w:type="spellStart"/>
      <w:r w:rsidRPr="0057107A">
        <w:t>transform</w:t>
      </w:r>
      <w:proofErr w:type="spellEnd"/>
      <w:r w:rsidRPr="0057107A">
        <w:t>=</w:t>
      </w:r>
      <w:proofErr w:type="spellStart"/>
      <w:r w:rsidRPr="0057107A">
        <w:t>data_transforms</w:t>
      </w:r>
      <w:proofErr w:type="spellEnd"/>
      <w:r w:rsidRPr="0057107A">
        <w:t>)</w:t>
      </w:r>
    </w:p>
    <w:p w14:paraId="4327A5B8" w14:textId="77777777" w:rsidR="00952498" w:rsidRPr="0057107A" w:rsidRDefault="00952498" w:rsidP="00952498">
      <w:pPr>
        <w:pStyle w:val="CodeDark"/>
      </w:pPr>
    </w:p>
    <w:p w14:paraId="6A7D4332" w14:textId="77777777" w:rsidR="00952498" w:rsidRPr="0057107A" w:rsidRDefault="00952498" w:rsidP="00952498">
      <w:pPr>
        <w:pStyle w:val="CodeDark"/>
      </w:pPr>
      <w:r w:rsidRPr="0057107A">
        <w:t xml:space="preserve"># Divide em treino (80%) e validação (20%), já que o </w:t>
      </w:r>
      <w:proofErr w:type="spellStart"/>
      <w:r w:rsidRPr="0057107A">
        <w:t>dataset</w:t>
      </w:r>
      <w:proofErr w:type="spellEnd"/>
      <w:r w:rsidRPr="0057107A">
        <w:t xml:space="preserve"> baixado não vem </w:t>
      </w:r>
      <w:proofErr w:type="spellStart"/>
      <w:r w:rsidRPr="0057107A">
        <w:t>pré</w:t>
      </w:r>
      <w:proofErr w:type="spellEnd"/>
      <w:r w:rsidRPr="0057107A">
        <w:t>-dividido</w:t>
      </w:r>
    </w:p>
    <w:p w14:paraId="14F424CD" w14:textId="77777777" w:rsidR="00952498" w:rsidRPr="0057107A" w:rsidRDefault="00952498" w:rsidP="00952498">
      <w:pPr>
        <w:pStyle w:val="CodeDark"/>
      </w:pPr>
      <w:proofErr w:type="spellStart"/>
      <w:r w:rsidRPr="0057107A">
        <w:t>tamanho_treino</w:t>
      </w:r>
      <w:proofErr w:type="spellEnd"/>
      <w:r w:rsidRPr="0057107A">
        <w:t xml:space="preserve"> = </w:t>
      </w:r>
      <w:proofErr w:type="spellStart"/>
      <w:proofErr w:type="gramStart"/>
      <w:r w:rsidRPr="0057107A">
        <w:t>int</w:t>
      </w:r>
      <w:proofErr w:type="spellEnd"/>
      <w:r w:rsidRPr="0057107A">
        <w:t>(</w:t>
      </w:r>
      <w:proofErr w:type="gramEnd"/>
      <w:r w:rsidRPr="0057107A">
        <w:t xml:space="preserve">0.8 * </w:t>
      </w:r>
      <w:proofErr w:type="spellStart"/>
      <w:r w:rsidRPr="0057107A">
        <w:t>len</w:t>
      </w:r>
      <w:proofErr w:type="spellEnd"/>
      <w:r w:rsidRPr="0057107A">
        <w:t>(</w:t>
      </w:r>
      <w:proofErr w:type="spellStart"/>
      <w:r w:rsidRPr="0057107A">
        <w:t>dataset_completo</w:t>
      </w:r>
      <w:proofErr w:type="spellEnd"/>
      <w:r w:rsidRPr="0057107A">
        <w:t>))</w:t>
      </w:r>
    </w:p>
    <w:p w14:paraId="33F94870" w14:textId="77777777" w:rsidR="00952498" w:rsidRPr="0057107A" w:rsidRDefault="00952498" w:rsidP="00952498">
      <w:pPr>
        <w:pStyle w:val="CodeDark"/>
      </w:pPr>
      <w:proofErr w:type="spellStart"/>
      <w:r w:rsidRPr="0057107A">
        <w:t>tamanho_val</w:t>
      </w:r>
      <w:proofErr w:type="spellEnd"/>
      <w:r w:rsidRPr="0057107A">
        <w:t xml:space="preserve"> = </w:t>
      </w:r>
      <w:proofErr w:type="spellStart"/>
      <w:r w:rsidRPr="0057107A">
        <w:t>len</w:t>
      </w:r>
      <w:proofErr w:type="spellEnd"/>
      <w:r w:rsidRPr="0057107A">
        <w:t>(</w:t>
      </w:r>
      <w:proofErr w:type="spellStart"/>
      <w:r w:rsidRPr="0057107A">
        <w:t>dataset_completo</w:t>
      </w:r>
      <w:proofErr w:type="spellEnd"/>
      <w:r w:rsidRPr="0057107A">
        <w:t xml:space="preserve">) - </w:t>
      </w:r>
      <w:proofErr w:type="spellStart"/>
      <w:r w:rsidRPr="0057107A">
        <w:t>tamanho_treino</w:t>
      </w:r>
      <w:proofErr w:type="spellEnd"/>
    </w:p>
    <w:p w14:paraId="558574CA" w14:textId="77777777" w:rsidR="00952498" w:rsidRDefault="00952498" w:rsidP="00952498">
      <w:pPr>
        <w:pStyle w:val="CodeDark"/>
        <w:rPr>
          <w:lang w:val="en-US"/>
        </w:rPr>
      </w:pPr>
      <w:proofErr w:type="spellStart"/>
      <w:r>
        <w:rPr>
          <w:lang w:val="en-US"/>
        </w:rPr>
        <w:t>train_dataset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val_dataset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torch.utils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data.random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split</w:t>
      </w:r>
      <w:proofErr w:type="spellEnd"/>
      <w:r>
        <w:rPr>
          <w:lang w:val="en-US"/>
        </w:rPr>
        <w:t>(</w:t>
      </w:r>
      <w:proofErr w:type="gramEnd"/>
    </w:p>
    <w:p w14:paraId="487CFE77" w14:textId="77777777" w:rsidR="00952498" w:rsidRPr="0057107A" w:rsidRDefault="00952498" w:rsidP="00952498">
      <w:pPr>
        <w:pStyle w:val="CodeDark"/>
      </w:pPr>
      <w:r>
        <w:rPr>
          <w:lang w:val="en-US"/>
        </w:rPr>
        <w:t xml:space="preserve">    </w:t>
      </w:r>
      <w:proofErr w:type="spellStart"/>
      <w:r w:rsidRPr="0057107A">
        <w:t>dataset_completo</w:t>
      </w:r>
      <w:proofErr w:type="spellEnd"/>
      <w:r w:rsidRPr="0057107A">
        <w:t>, [</w:t>
      </w:r>
      <w:proofErr w:type="spellStart"/>
      <w:r w:rsidRPr="0057107A">
        <w:t>tamanho_treino</w:t>
      </w:r>
      <w:proofErr w:type="spellEnd"/>
      <w:r w:rsidRPr="0057107A">
        <w:t xml:space="preserve">, </w:t>
      </w:r>
      <w:proofErr w:type="spellStart"/>
      <w:r w:rsidRPr="0057107A">
        <w:t>tamanho_val</w:t>
      </w:r>
      <w:proofErr w:type="spellEnd"/>
      <w:r w:rsidRPr="0057107A">
        <w:t>]</w:t>
      </w:r>
    </w:p>
    <w:p w14:paraId="2B8EB940" w14:textId="77777777" w:rsidR="00952498" w:rsidRDefault="00952498" w:rsidP="00952498">
      <w:pPr>
        <w:pStyle w:val="CodeDark"/>
        <w:rPr>
          <w:lang w:val="en-US"/>
        </w:rPr>
      </w:pPr>
      <w:r>
        <w:rPr>
          <w:lang w:val="en-US"/>
        </w:rPr>
        <w:t>)</w:t>
      </w:r>
    </w:p>
    <w:p w14:paraId="4C479891" w14:textId="77777777" w:rsidR="00952498" w:rsidRDefault="00952498" w:rsidP="00952498">
      <w:pPr>
        <w:pStyle w:val="CodeDark"/>
        <w:rPr>
          <w:lang w:val="en-US"/>
        </w:rPr>
      </w:pPr>
    </w:p>
    <w:p w14:paraId="14B5090B" w14:textId="77777777" w:rsidR="00952498" w:rsidRDefault="00952498" w:rsidP="00952498">
      <w:pPr>
        <w:pStyle w:val="CodeDark"/>
        <w:rPr>
          <w:lang w:val="en-US"/>
        </w:rPr>
      </w:pPr>
      <w:proofErr w:type="spellStart"/>
      <w:r>
        <w:rPr>
          <w:lang w:val="en-US"/>
        </w:rPr>
        <w:t>train_ds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torch.utils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data.DataLoader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train_dataset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batch_size</w:t>
      </w:r>
      <w:proofErr w:type="spellEnd"/>
      <w:r>
        <w:rPr>
          <w:lang w:val="en-US"/>
        </w:rPr>
        <w:t>=32, shuffle=True)</w:t>
      </w:r>
    </w:p>
    <w:p w14:paraId="79242B8B" w14:textId="77777777" w:rsidR="00952498" w:rsidRDefault="00952498" w:rsidP="00952498">
      <w:pPr>
        <w:pStyle w:val="CodeDark"/>
        <w:rPr>
          <w:lang w:val="en-US"/>
        </w:rPr>
      </w:pPr>
      <w:proofErr w:type="spellStart"/>
      <w:r>
        <w:rPr>
          <w:lang w:val="en-US"/>
        </w:rPr>
        <w:t>val_ds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torch.utils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data.DataLoader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val_dataset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batch_size</w:t>
      </w:r>
      <w:proofErr w:type="spellEnd"/>
      <w:r>
        <w:rPr>
          <w:lang w:val="en-US"/>
        </w:rPr>
        <w:t>=32, shuffle=False)</w:t>
      </w:r>
    </w:p>
    <w:p w14:paraId="166F6C00" w14:textId="77777777" w:rsidR="00952498" w:rsidRPr="00952498" w:rsidRDefault="00952498" w:rsidP="00952498">
      <w:pPr>
        <w:ind w:firstLine="708"/>
        <w:jc w:val="both"/>
        <w:rPr>
          <w:lang w:val="en-US"/>
        </w:rPr>
      </w:pPr>
    </w:p>
    <w:p w14:paraId="4B8EF9E4" w14:textId="77777777" w:rsidR="00952498" w:rsidRDefault="00952498" w:rsidP="00952498">
      <w:pPr>
        <w:ind w:firstLine="708"/>
        <w:jc w:val="both"/>
      </w:pPr>
      <w:r>
        <w:t xml:space="preserve">Esse processo ajusta os valores dos pixels para o intervalo esperado pela </w:t>
      </w:r>
      <w:proofErr w:type="spellStart"/>
      <w:r>
        <w:t>MobileNet</w:t>
      </w:r>
      <w:proofErr w:type="spellEnd"/>
      <w:r>
        <w:t xml:space="preserve">, treinada originalmente no </w:t>
      </w:r>
      <w:proofErr w:type="spellStart"/>
      <w:r>
        <w:t>ImageNet</w:t>
      </w:r>
      <w:proofErr w:type="spellEnd"/>
      <w:r>
        <w:t>.</w:t>
      </w:r>
    </w:p>
    <w:p w14:paraId="43E0C87C" w14:textId="77777777" w:rsidR="00042D2E" w:rsidRPr="002B7E71" w:rsidRDefault="00042D2E" w:rsidP="00952498">
      <w:pPr>
        <w:ind w:firstLine="708"/>
        <w:jc w:val="both"/>
      </w:pPr>
    </w:p>
    <w:p w14:paraId="47157B04" w14:textId="77777777" w:rsidR="00952498" w:rsidRPr="002B7E71" w:rsidRDefault="00952498" w:rsidP="00952498">
      <w:pPr>
        <w:rPr>
          <w:b/>
          <w:bCs/>
        </w:rPr>
      </w:pPr>
      <w:r>
        <w:rPr>
          <w:b/>
          <w:bCs/>
        </w:rPr>
        <w:t>7. Carregando o modelo MobileNetV2</w:t>
      </w:r>
    </w:p>
    <w:p w14:paraId="1E1D2478" w14:textId="77777777" w:rsidR="00952498" w:rsidRPr="002B7E71" w:rsidRDefault="00952498" w:rsidP="00952498">
      <w:pPr>
        <w:ind w:firstLine="708"/>
        <w:jc w:val="both"/>
      </w:pPr>
      <w:r>
        <w:t xml:space="preserve">Agora será utilizado um modelo </w:t>
      </w:r>
      <w:r>
        <w:rPr>
          <w:b/>
          <w:bCs/>
        </w:rPr>
        <w:t>MobileNetV2</w:t>
      </w:r>
      <w:r>
        <w:t xml:space="preserve"> </w:t>
      </w:r>
      <w:proofErr w:type="spellStart"/>
      <w:r>
        <w:t>pré</w:t>
      </w:r>
      <w:proofErr w:type="spellEnd"/>
      <w:r>
        <w:t xml:space="preserve">-treinado no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rPr>
          <w:b/>
          <w:bCs/>
        </w:rPr>
        <w:t>ImageNet</w:t>
      </w:r>
      <w:proofErr w:type="spellEnd"/>
      <w:r>
        <w:t>, contendo milhões de imagens.</w:t>
      </w:r>
    </w:p>
    <w:p w14:paraId="5F0CC52A" w14:textId="77777777" w:rsidR="00952498" w:rsidRPr="00975F04" w:rsidRDefault="00952498" w:rsidP="00952498">
      <w:pPr>
        <w:pStyle w:val="CodeDark"/>
        <w:rPr>
          <w:lang w:val="en-US"/>
        </w:rPr>
      </w:pPr>
      <w:proofErr w:type="spellStart"/>
      <w:r>
        <w:rPr>
          <w:lang w:val="en-US"/>
        </w:rPr>
        <w:t>base_model</w:t>
      </w:r>
      <w:proofErr w:type="spellEnd"/>
      <w:r>
        <w:rPr>
          <w:lang w:val="en-US"/>
        </w:rPr>
        <w:t xml:space="preserve"> = </w:t>
      </w:r>
      <w:proofErr w:type="gramStart"/>
      <w:r>
        <w:rPr>
          <w:lang w:val="en-US"/>
        </w:rPr>
        <w:t>models.mobilenet</w:t>
      </w:r>
      <w:proofErr w:type="gramEnd"/>
      <w:r>
        <w:rPr>
          <w:lang w:val="en-US"/>
        </w:rPr>
        <w:t>_v2(</w:t>
      </w:r>
    </w:p>
    <w:p w14:paraId="07F4D798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    weights=</w:t>
      </w:r>
      <w:proofErr w:type="gramStart"/>
      <w:r>
        <w:rPr>
          <w:lang w:val="en-US"/>
        </w:rPr>
        <w:t>models.MobileNet</w:t>
      </w:r>
      <w:proofErr w:type="gramEnd"/>
      <w:r>
        <w:rPr>
          <w:lang w:val="en-US"/>
        </w:rPr>
        <w:t>_V2_Weights.IMAGENET1K_V1</w:t>
      </w:r>
    </w:p>
    <w:p w14:paraId="56FF94F2" w14:textId="77777777" w:rsidR="00952498" w:rsidRDefault="00952498" w:rsidP="00952498">
      <w:pPr>
        <w:pStyle w:val="CodeDark"/>
      </w:pPr>
      <w:r>
        <w:t>)</w:t>
      </w:r>
    </w:p>
    <w:p w14:paraId="63A482C1" w14:textId="77777777" w:rsidR="0057107A" w:rsidRDefault="0057107A" w:rsidP="00952498">
      <w:pPr>
        <w:ind w:firstLine="708"/>
      </w:pPr>
    </w:p>
    <w:p w14:paraId="2601E0A2" w14:textId="7B400FA1" w:rsidR="00952498" w:rsidRPr="006C13F2" w:rsidRDefault="00952498" w:rsidP="00952498">
      <w:pPr>
        <w:ind w:firstLine="708"/>
      </w:pPr>
      <w:r>
        <w:t>Parâmetros utilizados:</w:t>
      </w:r>
    </w:p>
    <w:p w14:paraId="31135CBA" w14:textId="77777777" w:rsidR="00952498" w:rsidRDefault="00952498">
      <w:pPr>
        <w:pStyle w:val="PargrafodaLista"/>
        <w:numPr>
          <w:ilvl w:val="0"/>
          <w:numId w:val="21"/>
        </w:numPr>
        <w:shd w:val="clear" w:color="auto" w:fill="FFFFFF"/>
      </w:pPr>
      <w:proofErr w:type="spellStart"/>
      <w:r>
        <w:rPr>
          <w:b/>
          <w:bCs/>
        </w:rPr>
        <w:t>weights</w:t>
      </w:r>
      <w:proofErr w:type="spellEnd"/>
      <w:r>
        <w:rPr>
          <w:b/>
          <w:bCs/>
        </w:rPr>
        <w:t>=MobileNet_V2_Weights.IMAGENET1K_V1</w:t>
      </w:r>
      <w:r>
        <w:t xml:space="preserve"> utiliza os pesos </w:t>
      </w:r>
      <w:proofErr w:type="spellStart"/>
      <w:r>
        <w:t>pré</w:t>
      </w:r>
      <w:proofErr w:type="spellEnd"/>
      <w:r>
        <w:t xml:space="preserve">-treinados no </w:t>
      </w:r>
      <w:proofErr w:type="spellStart"/>
      <w:r>
        <w:t>ImageNet</w:t>
      </w:r>
      <w:proofErr w:type="spellEnd"/>
    </w:p>
    <w:p w14:paraId="4ED9160C" w14:textId="77777777" w:rsidR="00952498" w:rsidRDefault="00952498">
      <w:pPr>
        <w:pStyle w:val="PargrafodaLista"/>
        <w:numPr>
          <w:ilvl w:val="0"/>
          <w:numId w:val="21"/>
        </w:numPr>
        <w:shd w:val="clear" w:color="auto" w:fill="FFFFFF"/>
      </w:pPr>
      <w:r>
        <w:rPr>
          <w:b/>
          <w:bCs/>
        </w:rPr>
        <w:t xml:space="preserve">Sem equivalente a </w:t>
      </w:r>
      <w:proofErr w:type="spellStart"/>
      <w:r>
        <w:rPr>
          <w:b/>
          <w:bCs/>
        </w:rPr>
        <w:t>include_top</w:t>
      </w:r>
      <w:proofErr w:type="spellEnd"/>
      <w:r>
        <w:rPr>
          <w:b/>
          <w:bCs/>
        </w:rPr>
        <w:t>:</w:t>
      </w:r>
      <w:r>
        <w:t xml:space="preserve"> o </w:t>
      </w:r>
      <w:proofErr w:type="spellStart"/>
      <w:r>
        <w:t>torchvision</w:t>
      </w:r>
      <w:proofErr w:type="spellEnd"/>
      <w:r>
        <w:t xml:space="preserve"> não possui esse parâmetro; a camada de classificação original (</w:t>
      </w:r>
      <w:proofErr w:type="spellStart"/>
      <w:r>
        <w:t>base_</w:t>
      </w:r>
      <w:proofErr w:type="gramStart"/>
      <w:r>
        <w:t>model.classifier</w:t>
      </w:r>
      <w:proofErr w:type="spellEnd"/>
      <w:proofErr w:type="gramEnd"/>
      <w:r>
        <w:t>) será substituída na etapa 8</w:t>
      </w:r>
    </w:p>
    <w:p w14:paraId="792FB953" w14:textId="77777777" w:rsidR="00952498" w:rsidRPr="00D030C7" w:rsidRDefault="00952498" w:rsidP="00952498">
      <w:pPr>
        <w:shd w:val="clear" w:color="auto" w:fill="FFFFFF"/>
      </w:pPr>
    </w:p>
    <w:p w14:paraId="36E5A5BB" w14:textId="77777777" w:rsidR="00952498" w:rsidRPr="007C5F3D" w:rsidRDefault="00952498" w:rsidP="00952498">
      <w:pPr>
        <w:shd w:val="clear" w:color="auto" w:fill="FFFFFF"/>
        <w:rPr>
          <w:b/>
          <w:bCs/>
        </w:rPr>
      </w:pPr>
      <w:r>
        <w:rPr>
          <w:b/>
          <w:bCs/>
        </w:rPr>
        <w:t>8. Congelando as camadas do modelo</w:t>
      </w:r>
    </w:p>
    <w:p w14:paraId="2313C516" w14:textId="77777777" w:rsidR="00952498" w:rsidRPr="00794F5C" w:rsidRDefault="00952498" w:rsidP="00952498">
      <w:pPr>
        <w:shd w:val="clear" w:color="auto" w:fill="FFFFFF"/>
        <w:ind w:firstLine="708"/>
        <w:jc w:val="both"/>
        <w:rPr>
          <w:color w:val="auto"/>
        </w:rPr>
      </w:pPr>
      <w:r>
        <w:rPr>
          <w:color w:val="auto"/>
        </w:rPr>
        <w:t xml:space="preserve">Para utilizar </w:t>
      </w:r>
      <w:proofErr w:type="spellStart"/>
      <w:r>
        <w:rPr>
          <w:b/>
          <w:bCs/>
          <w:color w:val="auto"/>
        </w:rPr>
        <w:t>transfer</w:t>
      </w:r>
      <w:proofErr w:type="spellEnd"/>
      <w:r>
        <w:rPr>
          <w:b/>
          <w:bCs/>
          <w:color w:val="auto"/>
        </w:rPr>
        <w:t xml:space="preserve"> learning</w:t>
      </w:r>
      <w:r>
        <w:rPr>
          <w:color w:val="auto"/>
        </w:rPr>
        <w:t>, inicialmente congelamos os pesos do modelo base.</w:t>
      </w:r>
    </w:p>
    <w:p w14:paraId="487CA1C7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for param in </w:t>
      </w:r>
      <w:proofErr w:type="spellStart"/>
      <w:r>
        <w:rPr>
          <w:lang w:val="en-US"/>
        </w:rPr>
        <w:t>base_</w:t>
      </w:r>
      <w:proofErr w:type="gramStart"/>
      <w:r>
        <w:rPr>
          <w:lang w:val="en-US"/>
        </w:rPr>
        <w:t>model.parameters</w:t>
      </w:r>
      <w:proofErr w:type="spellEnd"/>
      <w:proofErr w:type="gramEnd"/>
      <w:r>
        <w:rPr>
          <w:lang w:val="en-US"/>
        </w:rPr>
        <w:t>():</w:t>
      </w:r>
    </w:p>
    <w:p w14:paraId="70571F64" w14:textId="77777777" w:rsidR="00952498" w:rsidRPr="00A93A4C" w:rsidRDefault="00952498" w:rsidP="00952498">
      <w:pPr>
        <w:pStyle w:val="CodeDark"/>
      </w:pPr>
      <w:r>
        <w:rPr>
          <w:lang w:val="en-US"/>
        </w:rPr>
        <w:t xml:space="preserve">    </w:t>
      </w:r>
      <w:proofErr w:type="spellStart"/>
      <w:proofErr w:type="gramStart"/>
      <w:r>
        <w:t>param.requires</w:t>
      </w:r>
      <w:proofErr w:type="gramEnd"/>
      <w:r>
        <w:t>_grad</w:t>
      </w:r>
      <w:proofErr w:type="spellEnd"/>
      <w:r>
        <w:t xml:space="preserve"> = False</w:t>
      </w:r>
    </w:p>
    <w:p w14:paraId="5EFE946D" w14:textId="77777777" w:rsidR="0057107A" w:rsidRDefault="0057107A" w:rsidP="00952498">
      <w:pPr>
        <w:shd w:val="clear" w:color="auto" w:fill="FFFFFF"/>
        <w:ind w:firstLine="708"/>
        <w:rPr>
          <w:color w:val="auto"/>
        </w:rPr>
      </w:pPr>
    </w:p>
    <w:p w14:paraId="595C1FD6" w14:textId="39391C47" w:rsidR="00952498" w:rsidRDefault="00952498" w:rsidP="00952498">
      <w:pPr>
        <w:shd w:val="clear" w:color="auto" w:fill="FFFFFF"/>
        <w:ind w:firstLine="708"/>
        <w:rPr>
          <w:color w:val="auto"/>
        </w:rPr>
      </w:pPr>
      <w:r>
        <w:rPr>
          <w:color w:val="auto"/>
        </w:rPr>
        <w:t xml:space="preserve">Isso impede que os pesos originais sejam alterados durante o treinamento (define-se </w:t>
      </w:r>
      <w:proofErr w:type="spellStart"/>
      <w:r>
        <w:rPr>
          <w:color w:val="auto"/>
        </w:rPr>
        <w:t>requires_grad</w:t>
      </w:r>
      <w:proofErr w:type="spellEnd"/>
      <w:r>
        <w:rPr>
          <w:color w:val="auto"/>
        </w:rPr>
        <w:t xml:space="preserve"> </w:t>
      </w:r>
      <w:proofErr w:type="gramStart"/>
      <w:r>
        <w:rPr>
          <w:color w:val="auto"/>
        </w:rPr>
        <w:t>como False</w:t>
      </w:r>
      <w:proofErr w:type="gramEnd"/>
      <w:r>
        <w:rPr>
          <w:color w:val="auto"/>
        </w:rPr>
        <w:t xml:space="preserve"> para todos os parâmetros do modelo base).</w:t>
      </w:r>
    </w:p>
    <w:p w14:paraId="7248DEE7" w14:textId="77777777" w:rsidR="00952498" w:rsidRPr="007C5F3D" w:rsidRDefault="00952498" w:rsidP="00952498">
      <w:pPr>
        <w:shd w:val="clear" w:color="auto" w:fill="FFFFFF"/>
        <w:rPr>
          <w:b/>
          <w:bCs/>
        </w:rPr>
      </w:pPr>
      <w:r>
        <w:rPr>
          <w:b/>
          <w:bCs/>
        </w:rPr>
        <w:t>9. Construindo a nova camada de classificação</w:t>
      </w:r>
    </w:p>
    <w:p w14:paraId="709C337C" w14:textId="77777777" w:rsidR="00952498" w:rsidRDefault="00952498" w:rsidP="00952498">
      <w:pPr>
        <w:shd w:val="clear" w:color="auto" w:fill="FFFFFF"/>
        <w:ind w:firstLine="708"/>
        <w:rPr>
          <w:color w:val="auto"/>
        </w:rPr>
      </w:pPr>
      <w:r>
        <w:rPr>
          <w:color w:val="auto"/>
        </w:rPr>
        <w:t xml:space="preserve">Agora adicionamos </w:t>
      </w:r>
      <w:r>
        <w:rPr>
          <w:b/>
          <w:bCs/>
          <w:color w:val="auto"/>
        </w:rPr>
        <w:t>novas camadas</w:t>
      </w:r>
      <w:r>
        <w:rPr>
          <w:color w:val="auto"/>
        </w:rPr>
        <w:t xml:space="preserve"> responsáveis pela classificação das imagens do novo </w:t>
      </w:r>
      <w:proofErr w:type="spellStart"/>
      <w:r>
        <w:rPr>
          <w:color w:val="auto"/>
        </w:rPr>
        <w:t>dataset</w:t>
      </w:r>
      <w:proofErr w:type="spellEnd"/>
      <w:r>
        <w:rPr>
          <w:color w:val="auto"/>
        </w:rPr>
        <w:t>.</w:t>
      </w:r>
    </w:p>
    <w:p w14:paraId="6BE4F86E" w14:textId="77777777" w:rsidR="00952498" w:rsidRPr="0057107A" w:rsidRDefault="00952498" w:rsidP="00952498">
      <w:pPr>
        <w:pStyle w:val="CodeDark"/>
      </w:pPr>
    </w:p>
    <w:p w14:paraId="4A1B84F4" w14:textId="77777777" w:rsidR="00952498" w:rsidRDefault="00952498" w:rsidP="00952498">
      <w:pPr>
        <w:pStyle w:val="CodeDark"/>
      </w:pPr>
      <w:proofErr w:type="spellStart"/>
      <w:r>
        <w:t>num_classes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dataset_</w:t>
      </w:r>
      <w:proofErr w:type="gramStart"/>
      <w:r>
        <w:t>completo.classes</w:t>
      </w:r>
      <w:proofErr w:type="spellEnd"/>
      <w:proofErr w:type="gramEnd"/>
      <w:r>
        <w:t>)</w:t>
      </w:r>
    </w:p>
    <w:p w14:paraId="1CC85B2F" w14:textId="77777777" w:rsidR="00952498" w:rsidRDefault="00952498" w:rsidP="00952498">
      <w:pPr>
        <w:pStyle w:val="CodeDark"/>
      </w:pPr>
    </w:p>
    <w:p w14:paraId="4D5EEC0C" w14:textId="77777777" w:rsidR="00952498" w:rsidRPr="00975F04" w:rsidRDefault="00952498" w:rsidP="00952498">
      <w:pPr>
        <w:pStyle w:val="CodeDark"/>
        <w:rPr>
          <w:lang w:val="en-US"/>
        </w:rPr>
      </w:pPr>
      <w:proofErr w:type="spellStart"/>
      <w:r>
        <w:rPr>
          <w:lang w:val="en-US"/>
        </w:rPr>
        <w:t>base_</w:t>
      </w:r>
      <w:proofErr w:type="gramStart"/>
      <w:r>
        <w:rPr>
          <w:lang w:val="en-US"/>
        </w:rPr>
        <w:t>model.classifier</w:t>
      </w:r>
      <w:proofErr w:type="spellEnd"/>
      <w:proofErr w:type="gram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nn.Sequential</w:t>
      </w:r>
      <w:proofErr w:type="spellEnd"/>
      <w:proofErr w:type="gramEnd"/>
      <w:r>
        <w:rPr>
          <w:lang w:val="en-US"/>
        </w:rPr>
        <w:t>(</w:t>
      </w:r>
    </w:p>
    <w:p w14:paraId="4D925742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nn.Linear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base_</w:t>
      </w:r>
      <w:proofErr w:type="gramStart"/>
      <w:r>
        <w:rPr>
          <w:lang w:val="en-US"/>
        </w:rPr>
        <w:t>model.last</w:t>
      </w:r>
      <w:proofErr w:type="gramEnd"/>
      <w:r>
        <w:rPr>
          <w:lang w:val="en-US"/>
        </w:rPr>
        <w:t>_channel</w:t>
      </w:r>
      <w:proofErr w:type="spellEnd"/>
      <w:r>
        <w:rPr>
          <w:lang w:val="en-US"/>
        </w:rPr>
        <w:t>, 128),</w:t>
      </w:r>
    </w:p>
    <w:p w14:paraId="022A6316" w14:textId="77777777" w:rsidR="00952498" w:rsidRDefault="00952498" w:rsidP="00952498">
      <w:pPr>
        <w:pStyle w:val="CodeDark"/>
      </w:pPr>
      <w:r>
        <w:rPr>
          <w:lang w:val="en-US"/>
        </w:rPr>
        <w:t xml:space="preserve">    </w:t>
      </w:r>
      <w:proofErr w:type="spellStart"/>
      <w:proofErr w:type="gramStart"/>
      <w:r>
        <w:t>nn.ReLU</w:t>
      </w:r>
      <w:proofErr w:type="spellEnd"/>
      <w:proofErr w:type="gramEnd"/>
      <w:r>
        <w:t>(),</w:t>
      </w:r>
    </w:p>
    <w:p w14:paraId="2F27E9E2" w14:textId="77777777" w:rsidR="00952498" w:rsidRDefault="00952498" w:rsidP="00952498">
      <w:pPr>
        <w:pStyle w:val="CodeDark"/>
      </w:pPr>
      <w:r>
        <w:t xml:space="preserve">    </w:t>
      </w:r>
      <w:proofErr w:type="spellStart"/>
      <w:proofErr w:type="gramStart"/>
      <w:r>
        <w:t>nn.Linear</w:t>
      </w:r>
      <w:proofErr w:type="spellEnd"/>
      <w:proofErr w:type="gramEnd"/>
      <w:r>
        <w:t xml:space="preserve">(128, </w:t>
      </w:r>
      <w:proofErr w:type="spellStart"/>
      <w:r>
        <w:t>num_classes</w:t>
      </w:r>
      <w:proofErr w:type="spellEnd"/>
      <w:r>
        <w:t>)</w:t>
      </w:r>
    </w:p>
    <w:p w14:paraId="294440FF" w14:textId="77777777" w:rsidR="00952498" w:rsidRDefault="00952498" w:rsidP="00952498">
      <w:pPr>
        <w:pStyle w:val="CodeDark"/>
      </w:pPr>
      <w:r>
        <w:t>)</w:t>
      </w:r>
    </w:p>
    <w:p w14:paraId="3A7E4277" w14:textId="77777777" w:rsidR="00952498" w:rsidRDefault="00952498" w:rsidP="00952498">
      <w:pPr>
        <w:pStyle w:val="CodeDark"/>
      </w:pPr>
    </w:p>
    <w:p w14:paraId="18C8A22E" w14:textId="77777777" w:rsidR="00952498" w:rsidRPr="00833DBD" w:rsidRDefault="00952498" w:rsidP="00952498">
      <w:pPr>
        <w:pStyle w:val="CodeDark"/>
      </w:pPr>
      <w:r>
        <w:t xml:space="preserve">model = </w:t>
      </w:r>
      <w:proofErr w:type="spellStart"/>
      <w:r>
        <w:t>base_model</w:t>
      </w:r>
      <w:proofErr w:type="spellEnd"/>
    </w:p>
    <w:p w14:paraId="6402751B" w14:textId="77777777" w:rsidR="00952498" w:rsidRPr="00952498" w:rsidRDefault="00952498" w:rsidP="00952498">
      <w:pPr>
        <w:shd w:val="clear" w:color="auto" w:fill="FFFFFF"/>
      </w:pPr>
    </w:p>
    <w:p w14:paraId="4D538811" w14:textId="77777777" w:rsidR="00952498" w:rsidRPr="008E7C06" w:rsidRDefault="00952498" w:rsidP="00952498">
      <w:pPr>
        <w:shd w:val="clear" w:color="auto" w:fill="FFFFFF"/>
        <w:ind w:firstLine="360"/>
      </w:pPr>
      <w:r>
        <w:t>Componentes utilizados:</w:t>
      </w:r>
    </w:p>
    <w:p w14:paraId="1897C64D" w14:textId="77777777" w:rsidR="00952498" w:rsidRDefault="00952498">
      <w:pPr>
        <w:pStyle w:val="PargrafodaLista"/>
        <w:numPr>
          <w:ilvl w:val="0"/>
          <w:numId w:val="22"/>
        </w:numPr>
        <w:shd w:val="clear" w:color="auto" w:fill="FFFFFF"/>
      </w:pPr>
      <w:proofErr w:type="spellStart"/>
      <w:r>
        <w:rPr>
          <w:b/>
          <w:bCs/>
        </w:rPr>
        <w:t>GlobalAveragePooling</w:t>
      </w:r>
      <w:proofErr w:type="spellEnd"/>
      <w:r>
        <w:t xml:space="preserve"> já incluída na arquitetura do MobileNetV2 do </w:t>
      </w:r>
      <w:proofErr w:type="spellStart"/>
      <w:r>
        <w:t>torchvision</w:t>
      </w:r>
      <w:proofErr w:type="spellEnd"/>
      <w:r>
        <w:t xml:space="preserve"> — redução dimensional</w:t>
      </w:r>
    </w:p>
    <w:p w14:paraId="119F2E73" w14:textId="77777777" w:rsidR="00952498" w:rsidRDefault="00952498">
      <w:pPr>
        <w:pStyle w:val="PargrafodaLista"/>
        <w:numPr>
          <w:ilvl w:val="0"/>
          <w:numId w:val="22"/>
        </w:numPr>
        <w:shd w:val="clear" w:color="auto" w:fill="FFFFFF"/>
      </w:pPr>
      <w:r>
        <w:rPr>
          <w:b/>
          <w:bCs/>
        </w:rPr>
        <w:t xml:space="preserve">Linear + </w:t>
      </w:r>
      <w:proofErr w:type="spellStart"/>
      <w:r>
        <w:rPr>
          <w:b/>
          <w:bCs/>
        </w:rPr>
        <w:t>ReLU</w:t>
      </w:r>
      <w:proofErr w:type="spellEnd"/>
      <w:r>
        <w:t xml:space="preserve"> extração de características</w:t>
      </w:r>
    </w:p>
    <w:p w14:paraId="22C5A747" w14:textId="77777777" w:rsidR="00952498" w:rsidRDefault="00952498">
      <w:pPr>
        <w:pStyle w:val="PargrafodaLista"/>
        <w:numPr>
          <w:ilvl w:val="0"/>
          <w:numId w:val="22"/>
        </w:numPr>
        <w:shd w:val="clear" w:color="auto" w:fill="FFFFFF"/>
      </w:pPr>
      <w:r>
        <w:rPr>
          <w:b/>
          <w:bCs/>
        </w:rPr>
        <w:t>Linear (saída)</w:t>
      </w:r>
      <w:r>
        <w:t xml:space="preserve"> classificação final — retorna </w:t>
      </w:r>
      <w:proofErr w:type="spellStart"/>
      <w:r>
        <w:t>logits</w:t>
      </w:r>
      <w:proofErr w:type="spellEnd"/>
      <w:r>
        <w:t xml:space="preserve">, sem </w:t>
      </w:r>
      <w:proofErr w:type="spellStart"/>
      <w:r>
        <w:t>softmax</w:t>
      </w:r>
      <w:proofErr w:type="spellEnd"/>
      <w:r>
        <w:t xml:space="preserve"> explícito, pois a função de perda (</w:t>
      </w:r>
      <w:proofErr w:type="spellStart"/>
      <w:r>
        <w:t>CrossEntropyLoss</w:t>
      </w:r>
      <w:proofErr w:type="spellEnd"/>
      <w:r>
        <w:t>) já aplica essa etapa internamente</w:t>
      </w:r>
    </w:p>
    <w:p w14:paraId="13AF1CCC" w14:textId="77777777" w:rsidR="00952498" w:rsidRDefault="00952498" w:rsidP="00952498">
      <w:pPr>
        <w:shd w:val="clear" w:color="auto" w:fill="FFFFFF"/>
        <w:rPr>
          <w:b/>
          <w:bCs/>
        </w:rPr>
      </w:pPr>
    </w:p>
    <w:p w14:paraId="180A0904" w14:textId="77777777" w:rsidR="00042D2E" w:rsidRDefault="00042D2E" w:rsidP="00952498">
      <w:pPr>
        <w:shd w:val="clear" w:color="auto" w:fill="FFFFFF"/>
        <w:rPr>
          <w:b/>
          <w:bCs/>
        </w:rPr>
      </w:pPr>
    </w:p>
    <w:p w14:paraId="0DFC5330" w14:textId="77777777" w:rsidR="00042D2E" w:rsidRDefault="00042D2E" w:rsidP="00952498">
      <w:pPr>
        <w:shd w:val="clear" w:color="auto" w:fill="FFFFFF"/>
        <w:rPr>
          <w:b/>
          <w:bCs/>
        </w:rPr>
      </w:pPr>
    </w:p>
    <w:p w14:paraId="3FF074F5" w14:textId="77777777" w:rsidR="00952498" w:rsidRPr="001D0629" w:rsidRDefault="00952498" w:rsidP="00952498">
      <w:pPr>
        <w:shd w:val="clear" w:color="auto" w:fill="FFFFFF"/>
        <w:rPr>
          <w:b/>
          <w:bCs/>
        </w:rPr>
      </w:pPr>
      <w:r>
        <w:rPr>
          <w:b/>
          <w:bCs/>
        </w:rPr>
        <w:lastRenderedPageBreak/>
        <w:t>10. Compilação do modelo</w:t>
      </w:r>
    </w:p>
    <w:p w14:paraId="06C3B359" w14:textId="77777777" w:rsidR="00952498" w:rsidRDefault="00952498" w:rsidP="00952498">
      <w:pPr>
        <w:shd w:val="clear" w:color="auto" w:fill="FFFFFF"/>
        <w:ind w:firstLine="708"/>
      </w:pPr>
      <w:r>
        <w:t xml:space="preserve">Antes do treinamento, é necessário definir a função de perda e o otimizador. No </w:t>
      </w:r>
      <w:proofErr w:type="spellStart"/>
      <w:r>
        <w:t>PyTorch</w:t>
      </w:r>
      <w:proofErr w:type="spellEnd"/>
      <w:r>
        <w:t xml:space="preserve">, essa etapa é feita de forma explícita, em vez de um único método </w:t>
      </w:r>
      <w:proofErr w:type="gramStart"/>
      <w:r>
        <w:t>compile(</w:t>
      </w:r>
      <w:proofErr w:type="gramEnd"/>
      <w:r>
        <w:t>).</w:t>
      </w:r>
    </w:p>
    <w:p w14:paraId="1CC416BB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device = </w:t>
      </w:r>
      <w:proofErr w:type="spellStart"/>
      <w:proofErr w:type="gramStart"/>
      <w:r>
        <w:rPr>
          <w:lang w:val="en-US"/>
        </w:rPr>
        <w:t>torch.device</w:t>
      </w:r>
      <w:proofErr w:type="spellEnd"/>
      <w:proofErr w:type="gramEnd"/>
      <w:r>
        <w:rPr>
          <w:lang w:val="en-US"/>
        </w:rPr>
        <w:t>("</w:t>
      </w:r>
      <w:proofErr w:type="spellStart"/>
      <w:r>
        <w:rPr>
          <w:lang w:val="en-US"/>
        </w:rPr>
        <w:t>cuda</w:t>
      </w:r>
      <w:proofErr w:type="spellEnd"/>
      <w:r>
        <w:rPr>
          <w:lang w:val="en-US"/>
        </w:rPr>
        <w:t xml:space="preserve">" if </w:t>
      </w:r>
      <w:proofErr w:type="spellStart"/>
      <w:r>
        <w:rPr>
          <w:lang w:val="en-US"/>
        </w:rPr>
        <w:t>torch.cuda.is_</w:t>
      </w:r>
      <w:proofErr w:type="gramStart"/>
      <w:r>
        <w:rPr>
          <w:lang w:val="en-US"/>
        </w:rPr>
        <w:t>available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 else "</w:t>
      </w:r>
      <w:proofErr w:type="spellStart"/>
      <w:r>
        <w:rPr>
          <w:lang w:val="en-US"/>
        </w:rPr>
        <w:t>cpu</w:t>
      </w:r>
      <w:proofErr w:type="spellEnd"/>
      <w:r>
        <w:rPr>
          <w:lang w:val="en-US"/>
        </w:rPr>
        <w:t>")</w:t>
      </w:r>
    </w:p>
    <w:p w14:paraId="29A8BCA8" w14:textId="77777777" w:rsidR="00952498" w:rsidRDefault="00952498" w:rsidP="00952498">
      <w:pPr>
        <w:pStyle w:val="CodeDark"/>
      </w:pPr>
      <w:r>
        <w:t>model = model.to(device)</w:t>
      </w:r>
    </w:p>
    <w:p w14:paraId="495A3FC3" w14:textId="77777777" w:rsidR="00952498" w:rsidRDefault="00952498" w:rsidP="00952498">
      <w:pPr>
        <w:pStyle w:val="CodeDark"/>
      </w:pPr>
    </w:p>
    <w:p w14:paraId="264D07AA" w14:textId="77777777" w:rsidR="00952498" w:rsidRDefault="00952498" w:rsidP="00952498">
      <w:pPr>
        <w:pStyle w:val="CodeDark"/>
      </w:pPr>
      <w:proofErr w:type="spellStart"/>
      <w:r>
        <w:t>criterion</w:t>
      </w:r>
      <w:proofErr w:type="spellEnd"/>
      <w:r>
        <w:t xml:space="preserve"> = </w:t>
      </w:r>
      <w:proofErr w:type="spellStart"/>
      <w:proofErr w:type="gramStart"/>
      <w:r>
        <w:t>nn.CrossEntropyLoss</w:t>
      </w:r>
      <w:proofErr w:type="spellEnd"/>
      <w:proofErr w:type="gramEnd"/>
      <w:r>
        <w:t>()</w:t>
      </w:r>
    </w:p>
    <w:p w14:paraId="742BC6D7" w14:textId="77777777" w:rsidR="00952498" w:rsidRPr="00A93A4C" w:rsidRDefault="00952498" w:rsidP="00952498">
      <w:pPr>
        <w:pStyle w:val="CodeDark"/>
      </w:pPr>
      <w:proofErr w:type="spellStart"/>
      <w:r>
        <w:t>optimizer</w:t>
      </w:r>
      <w:proofErr w:type="spellEnd"/>
      <w:r>
        <w:t xml:space="preserve"> = </w:t>
      </w:r>
      <w:proofErr w:type="spellStart"/>
      <w:proofErr w:type="gramStart"/>
      <w:r>
        <w:t>optim.Adam</w:t>
      </w:r>
      <w:proofErr w:type="spellEnd"/>
      <w:proofErr w:type="gramEnd"/>
      <w:r>
        <w:t>(</w:t>
      </w:r>
      <w:proofErr w:type="spellStart"/>
      <w:proofErr w:type="gramStart"/>
      <w:r>
        <w:t>model.parameters</w:t>
      </w:r>
      <w:proofErr w:type="spellEnd"/>
      <w:proofErr w:type="gramEnd"/>
      <w:r>
        <w:t>())</w:t>
      </w:r>
    </w:p>
    <w:p w14:paraId="4E782E40" w14:textId="77777777" w:rsidR="00952498" w:rsidRDefault="00952498" w:rsidP="00952498">
      <w:pPr>
        <w:shd w:val="clear" w:color="auto" w:fill="FFFFFF"/>
      </w:pPr>
    </w:p>
    <w:p w14:paraId="739328BC" w14:textId="77777777" w:rsidR="00952498" w:rsidRPr="000B0885" w:rsidRDefault="00952498" w:rsidP="00952498">
      <w:pPr>
        <w:shd w:val="clear" w:color="auto" w:fill="FFFFFF"/>
        <w:rPr>
          <w:b/>
          <w:bCs/>
        </w:rPr>
      </w:pPr>
      <w:r>
        <w:rPr>
          <w:b/>
          <w:bCs/>
        </w:rPr>
        <w:t>11. Treinamento do modelo</w:t>
      </w:r>
    </w:p>
    <w:p w14:paraId="6F8EAC2E" w14:textId="77777777" w:rsidR="00952498" w:rsidRDefault="00952498" w:rsidP="00952498">
      <w:pPr>
        <w:shd w:val="clear" w:color="auto" w:fill="FFFFFF"/>
        <w:ind w:firstLine="708"/>
        <w:jc w:val="both"/>
      </w:pPr>
      <w:r>
        <w:t xml:space="preserve">Agora podemos iniciar o processo de treinamento. O </w:t>
      </w:r>
      <w:proofErr w:type="spellStart"/>
      <w:r>
        <w:t>PyTorch</w:t>
      </w:r>
      <w:proofErr w:type="spellEnd"/>
      <w:r>
        <w:t xml:space="preserve"> o treinamento é feito por meio de um loop explícito, percorrendo os batches fornecidos pelo </w:t>
      </w:r>
      <w:proofErr w:type="spellStart"/>
      <w:r>
        <w:t>DataLoader</w:t>
      </w:r>
      <w:proofErr w:type="spellEnd"/>
      <w:r>
        <w:t>.</w:t>
      </w:r>
    </w:p>
    <w:p w14:paraId="4F705287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>epochs = 10</w:t>
      </w:r>
    </w:p>
    <w:p w14:paraId="231ADB96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history </w:t>
      </w:r>
      <w:proofErr w:type="gramStart"/>
      <w:r>
        <w:rPr>
          <w:lang w:val="en-US"/>
        </w:rPr>
        <w:t>= {'</w:t>
      </w:r>
      <w:proofErr w:type="gramEnd"/>
      <w:r>
        <w:rPr>
          <w:lang w:val="en-US"/>
        </w:rPr>
        <w:t>accuracy': [], '</w:t>
      </w:r>
      <w:proofErr w:type="spellStart"/>
      <w:r>
        <w:rPr>
          <w:lang w:val="en-US"/>
        </w:rPr>
        <w:t>val_accuracy</w:t>
      </w:r>
      <w:proofErr w:type="spellEnd"/>
      <w:r>
        <w:rPr>
          <w:lang w:val="en-US"/>
        </w:rPr>
        <w:t xml:space="preserve">': </w:t>
      </w:r>
      <w:proofErr w:type="gramStart"/>
      <w:r>
        <w:rPr>
          <w:lang w:val="en-US"/>
        </w:rPr>
        <w:t>[]}</w:t>
      </w:r>
      <w:proofErr w:type="gramEnd"/>
    </w:p>
    <w:p w14:paraId="5866DB76" w14:textId="77777777" w:rsidR="00952498" w:rsidRPr="00975F04" w:rsidRDefault="00952498" w:rsidP="00952498">
      <w:pPr>
        <w:pStyle w:val="CodeDark"/>
        <w:rPr>
          <w:lang w:val="en-US"/>
        </w:rPr>
      </w:pPr>
    </w:p>
    <w:p w14:paraId="7CFE3320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>for epoch in range(epochs):</w:t>
      </w:r>
    </w:p>
    <w:p w14:paraId="3EFC5D18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model.train</w:t>
      </w:r>
      <w:proofErr w:type="spellEnd"/>
      <w:proofErr w:type="gramEnd"/>
      <w:r>
        <w:rPr>
          <w:lang w:val="en-US"/>
        </w:rPr>
        <w:t>()</w:t>
      </w:r>
    </w:p>
    <w:p w14:paraId="728C2EF8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    correct, total = 0, 0</w:t>
      </w:r>
    </w:p>
    <w:p w14:paraId="06F2C45A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    for images, labels in </w:t>
      </w:r>
      <w:proofErr w:type="spellStart"/>
      <w:r>
        <w:rPr>
          <w:lang w:val="en-US"/>
        </w:rPr>
        <w:t>train_ds</w:t>
      </w:r>
      <w:proofErr w:type="spellEnd"/>
      <w:r>
        <w:rPr>
          <w:lang w:val="en-US"/>
        </w:rPr>
        <w:t>:</w:t>
      </w:r>
    </w:p>
    <w:p w14:paraId="2A6365AC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        images, labels = images.to(device), labels.to(device)</w:t>
      </w:r>
    </w:p>
    <w:p w14:paraId="42403B12" w14:textId="77777777" w:rsidR="00952498" w:rsidRPr="00975F04" w:rsidRDefault="00952498" w:rsidP="00952498">
      <w:pPr>
        <w:pStyle w:val="CodeDark"/>
        <w:rPr>
          <w:lang w:val="en-US"/>
        </w:rPr>
      </w:pPr>
    </w:p>
    <w:p w14:paraId="3526F53C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optimizer.zero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grad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329AD484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        outputs = model(images)</w:t>
      </w:r>
    </w:p>
    <w:p w14:paraId="78D79DFF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        loss = </w:t>
      </w:r>
      <w:proofErr w:type="gramStart"/>
      <w:r>
        <w:rPr>
          <w:lang w:val="en-US"/>
        </w:rPr>
        <w:t>criterion(</w:t>
      </w:r>
      <w:proofErr w:type="gramEnd"/>
      <w:r>
        <w:rPr>
          <w:lang w:val="en-US"/>
        </w:rPr>
        <w:t>outputs, labels)</w:t>
      </w:r>
    </w:p>
    <w:p w14:paraId="02D53BDF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loss.backward</w:t>
      </w:r>
      <w:proofErr w:type="spellEnd"/>
      <w:proofErr w:type="gramEnd"/>
      <w:r>
        <w:rPr>
          <w:lang w:val="en-US"/>
        </w:rPr>
        <w:t>()</w:t>
      </w:r>
    </w:p>
    <w:p w14:paraId="496693C8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optimizer.step</w:t>
      </w:r>
      <w:proofErr w:type="spellEnd"/>
      <w:proofErr w:type="gramEnd"/>
      <w:r>
        <w:rPr>
          <w:lang w:val="en-US"/>
        </w:rPr>
        <w:t>()</w:t>
      </w:r>
    </w:p>
    <w:p w14:paraId="7F403B38" w14:textId="77777777" w:rsidR="00952498" w:rsidRPr="00975F04" w:rsidRDefault="00952498" w:rsidP="00952498">
      <w:pPr>
        <w:pStyle w:val="CodeDark"/>
        <w:rPr>
          <w:lang w:val="en-US"/>
        </w:rPr>
      </w:pPr>
    </w:p>
    <w:p w14:paraId="5E2CC2D6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        _, predicted = </w:t>
      </w:r>
      <w:proofErr w:type="spellStart"/>
      <w:proofErr w:type="gramStart"/>
      <w:r>
        <w:rPr>
          <w:lang w:val="en-US"/>
        </w:rPr>
        <w:t>torch.max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outputs, 1)</w:t>
      </w:r>
    </w:p>
    <w:p w14:paraId="763B705E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        correct += (predicted == labels</w:t>
      </w:r>
      <w:proofErr w:type="gramStart"/>
      <w:r>
        <w:rPr>
          <w:lang w:val="en-US"/>
        </w:rPr>
        <w:t>).sum</w:t>
      </w:r>
      <w:proofErr w:type="gramEnd"/>
      <w:r>
        <w:rPr>
          <w:lang w:val="en-US"/>
        </w:rPr>
        <w:t>(</w:t>
      </w:r>
      <w:proofErr w:type="gramStart"/>
      <w:r>
        <w:rPr>
          <w:lang w:val="en-US"/>
        </w:rPr>
        <w:t>).item</w:t>
      </w:r>
      <w:proofErr w:type="gramEnd"/>
      <w:r>
        <w:rPr>
          <w:lang w:val="en-US"/>
        </w:rPr>
        <w:t>()</w:t>
      </w:r>
    </w:p>
    <w:p w14:paraId="6152C42D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        total += </w:t>
      </w:r>
      <w:proofErr w:type="spellStart"/>
      <w:proofErr w:type="gramStart"/>
      <w:r>
        <w:rPr>
          <w:lang w:val="en-US"/>
        </w:rPr>
        <w:t>labels.size</w:t>
      </w:r>
      <w:proofErr w:type="spellEnd"/>
      <w:proofErr w:type="gramEnd"/>
      <w:r>
        <w:rPr>
          <w:lang w:val="en-US"/>
        </w:rPr>
        <w:t>(0)</w:t>
      </w:r>
    </w:p>
    <w:p w14:paraId="3F3CE045" w14:textId="77777777" w:rsidR="00952498" w:rsidRPr="00975F04" w:rsidRDefault="00952498" w:rsidP="00952498">
      <w:pPr>
        <w:pStyle w:val="CodeDark"/>
        <w:rPr>
          <w:lang w:val="en-US"/>
        </w:rPr>
      </w:pPr>
    </w:p>
    <w:p w14:paraId="1D747C74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lastRenderedPageBreak/>
        <w:t xml:space="preserve">    </w:t>
      </w:r>
      <w:proofErr w:type="spellStart"/>
      <w:r>
        <w:rPr>
          <w:lang w:val="en-US"/>
        </w:rPr>
        <w:t>train_acc</w:t>
      </w:r>
      <w:proofErr w:type="spellEnd"/>
      <w:r>
        <w:rPr>
          <w:lang w:val="en-US"/>
        </w:rPr>
        <w:t xml:space="preserve"> = correct / total</w:t>
      </w:r>
    </w:p>
    <w:p w14:paraId="18D72943" w14:textId="77777777" w:rsidR="00952498" w:rsidRPr="00975F04" w:rsidRDefault="00952498" w:rsidP="00952498">
      <w:pPr>
        <w:pStyle w:val="CodeDark"/>
        <w:rPr>
          <w:lang w:val="en-US"/>
        </w:rPr>
      </w:pPr>
    </w:p>
    <w:p w14:paraId="1156AEE2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model.eval</w:t>
      </w:r>
      <w:proofErr w:type="spellEnd"/>
      <w:proofErr w:type="gramEnd"/>
      <w:r>
        <w:rPr>
          <w:lang w:val="en-US"/>
        </w:rPr>
        <w:t>()</w:t>
      </w:r>
    </w:p>
    <w:p w14:paraId="457FC8C7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    correct, total = 0, 0</w:t>
      </w:r>
    </w:p>
    <w:p w14:paraId="5246485E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    with </w:t>
      </w:r>
      <w:proofErr w:type="spellStart"/>
      <w:r>
        <w:rPr>
          <w:lang w:val="en-US"/>
        </w:rPr>
        <w:t>torch.no_</w:t>
      </w:r>
      <w:proofErr w:type="gramStart"/>
      <w:r>
        <w:rPr>
          <w:lang w:val="en-US"/>
        </w:rPr>
        <w:t>grad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):</w:t>
      </w:r>
    </w:p>
    <w:p w14:paraId="6D532253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        for images, labels in </w:t>
      </w:r>
      <w:proofErr w:type="spellStart"/>
      <w:r>
        <w:rPr>
          <w:lang w:val="en-US"/>
        </w:rPr>
        <w:t>val_ds</w:t>
      </w:r>
      <w:proofErr w:type="spellEnd"/>
      <w:r>
        <w:rPr>
          <w:lang w:val="en-US"/>
        </w:rPr>
        <w:t>:</w:t>
      </w:r>
    </w:p>
    <w:p w14:paraId="2958C4BD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            images, labels = images.to(device), labels.to(device)</w:t>
      </w:r>
    </w:p>
    <w:p w14:paraId="4D80406E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            outputs = model(images)</w:t>
      </w:r>
    </w:p>
    <w:p w14:paraId="4C349786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            _, predicted = </w:t>
      </w:r>
      <w:proofErr w:type="spellStart"/>
      <w:proofErr w:type="gramStart"/>
      <w:r>
        <w:rPr>
          <w:lang w:val="en-US"/>
        </w:rPr>
        <w:t>torch.max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outputs, 1)</w:t>
      </w:r>
    </w:p>
    <w:p w14:paraId="18A5C82C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            correct += (predicted == labels</w:t>
      </w:r>
      <w:proofErr w:type="gramStart"/>
      <w:r>
        <w:rPr>
          <w:lang w:val="en-US"/>
        </w:rPr>
        <w:t>).sum</w:t>
      </w:r>
      <w:proofErr w:type="gramEnd"/>
      <w:r>
        <w:rPr>
          <w:lang w:val="en-US"/>
        </w:rPr>
        <w:t>(</w:t>
      </w:r>
      <w:proofErr w:type="gramStart"/>
      <w:r>
        <w:rPr>
          <w:lang w:val="en-US"/>
        </w:rPr>
        <w:t>).item</w:t>
      </w:r>
      <w:proofErr w:type="gramEnd"/>
      <w:r>
        <w:rPr>
          <w:lang w:val="en-US"/>
        </w:rPr>
        <w:t>()</w:t>
      </w:r>
    </w:p>
    <w:p w14:paraId="2AFD0751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            total += </w:t>
      </w:r>
      <w:proofErr w:type="spellStart"/>
      <w:proofErr w:type="gramStart"/>
      <w:r>
        <w:rPr>
          <w:lang w:val="en-US"/>
        </w:rPr>
        <w:t>labels.size</w:t>
      </w:r>
      <w:proofErr w:type="spellEnd"/>
      <w:proofErr w:type="gramEnd"/>
      <w:r>
        <w:rPr>
          <w:lang w:val="en-US"/>
        </w:rPr>
        <w:t>(0)</w:t>
      </w:r>
    </w:p>
    <w:p w14:paraId="480E8544" w14:textId="77777777" w:rsidR="00952498" w:rsidRPr="00975F04" w:rsidRDefault="00952498" w:rsidP="00952498">
      <w:pPr>
        <w:pStyle w:val="CodeDark"/>
        <w:rPr>
          <w:lang w:val="en-US"/>
        </w:rPr>
      </w:pPr>
    </w:p>
    <w:p w14:paraId="701B6F8C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val_acc</w:t>
      </w:r>
      <w:proofErr w:type="spellEnd"/>
      <w:r>
        <w:rPr>
          <w:lang w:val="en-US"/>
        </w:rPr>
        <w:t xml:space="preserve"> = correct / total</w:t>
      </w:r>
    </w:p>
    <w:p w14:paraId="679332A3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    history['accuracy'</w:t>
      </w:r>
      <w:proofErr w:type="gramStart"/>
      <w:r>
        <w:rPr>
          <w:lang w:val="en-US"/>
        </w:rPr>
        <w:t>].append</w:t>
      </w:r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train_acc</w:t>
      </w:r>
      <w:proofErr w:type="spellEnd"/>
      <w:r>
        <w:rPr>
          <w:lang w:val="en-US"/>
        </w:rPr>
        <w:t>)</w:t>
      </w:r>
    </w:p>
    <w:p w14:paraId="150A7CE5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    history['</w:t>
      </w:r>
      <w:proofErr w:type="spellStart"/>
      <w:r>
        <w:rPr>
          <w:lang w:val="en-US"/>
        </w:rPr>
        <w:t>val_accuracy</w:t>
      </w:r>
      <w:proofErr w:type="spellEnd"/>
      <w:r>
        <w:rPr>
          <w:lang w:val="en-US"/>
        </w:rPr>
        <w:t>'</w:t>
      </w:r>
      <w:proofErr w:type="gramStart"/>
      <w:r>
        <w:rPr>
          <w:lang w:val="en-US"/>
        </w:rPr>
        <w:t>].append</w:t>
      </w:r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val_acc</w:t>
      </w:r>
      <w:proofErr w:type="spellEnd"/>
      <w:r>
        <w:rPr>
          <w:lang w:val="en-US"/>
        </w:rPr>
        <w:t>)</w:t>
      </w:r>
    </w:p>
    <w:p w14:paraId="4E662353" w14:textId="77777777" w:rsidR="00952498" w:rsidRPr="00975F04" w:rsidRDefault="00952498" w:rsidP="00952498">
      <w:pPr>
        <w:pStyle w:val="CodeDark"/>
        <w:rPr>
          <w:lang w:val="en-US"/>
        </w:rPr>
      </w:pPr>
    </w:p>
    <w:p w14:paraId="3F660197" w14:textId="77777777" w:rsidR="00952498" w:rsidRPr="00833DBD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spellStart"/>
      <w:proofErr w:type="gramEnd"/>
      <w:r>
        <w:rPr>
          <w:lang w:val="en-US"/>
        </w:rPr>
        <w:t>f'Época</w:t>
      </w:r>
      <w:proofErr w:type="spellEnd"/>
      <w:r>
        <w:rPr>
          <w:lang w:val="en-US"/>
        </w:rPr>
        <w:t xml:space="preserve"> {epoch+1}/{epochs} - </w:t>
      </w:r>
      <w:proofErr w:type="spellStart"/>
      <w:r>
        <w:rPr>
          <w:lang w:val="en-US"/>
        </w:rPr>
        <w:t>acurácia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treino</w:t>
      </w:r>
      <w:proofErr w:type="spellEnd"/>
      <w:r>
        <w:rPr>
          <w:lang w:val="en-US"/>
        </w:rPr>
        <w:t xml:space="preserve">: {train_acc:.4f} - </w:t>
      </w:r>
      <w:proofErr w:type="spellStart"/>
      <w:r>
        <w:rPr>
          <w:lang w:val="en-US"/>
        </w:rPr>
        <w:t>acurácia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validação</w:t>
      </w:r>
      <w:proofErr w:type="spellEnd"/>
      <w:r>
        <w:rPr>
          <w:lang w:val="en-US"/>
        </w:rPr>
        <w:t>: {val_acc:.4f}')</w:t>
      </w:r>
    </w:p>
    <w:p w14:paraId="4757E0E9" w14:textId="77777777" w:rsidR="00952498" w:rsidRPr="00952498" w:rsidRDefault="00952498" w:rsidP="00952498">
      <w:pPr>
        <w:shd w:val="clear" w:color="auto" w:fill="FFFFFF"/>
        <w:ind w:firstLine="708"/>
        <w:rPr>
          <w:lang w:val="en-US"/>
        </w:rPr>
      </w:pPr>
    </w:p>
    <w:p w14:paraId="115C296F" w14:textId="77777777" w:rsidR="00952498" w:rsidRDefault="00952498" w:rsidP="00952498">
      <w:pPr>
        <w:shd w:val="clear" w:color="auto" w:fill="FFFFFF"/>
        <w:ind w:firstLine="708"/>
      </w:pPr>
      <w:r>
        <w:t>Durante o treinamento, o modelo ajusta seus parâmetros para minimizar o erro de classificação.</w:t>
      </w:r>
    </w:p>
    <w:p w14:paraId="17AE3230" w14:textId="77777777" w:rsidR="00952498" w:rsidRDefault="00952498" w:rsidP="00952498">
      <w:pPr>
        <w:shd w:val="clear" w:color="auto" w:fill="FFFFFF"/>
      </w:pPr>
    </w:p>
    <w:p w14:paraId="39807E5F" w14:textId="77777777" w:rsidR="00D5386B" w:rsidRDefault="00D5386B" w:rsidP="00952498">
      <w:pPr>
        <w:shd w:val="clear" w:color="auto" w:fill="FFFFFF"/>
      </w:pPr>
    </w:p>
    <w:p w14:paraId="10C80B05" w14:textId="77777777" w:rsidR="00952498" w:rsidRPr="00021F74" w:rsidRDefault="00952498" w:rsidP="00952498">
      <w:pPr>
        <w:shd w:val="clear" w:color="auto" w:fill="FFFFFF"/>
        <w:rPr>
          <w:b/>
          <w:bCs/>
        </w:rPr>
      </w:pPr>
      <w:r>
        <w:rPr>
          <w:b/>
          <w:bCs/>
        </w:rPr>
        <w:t>12. Avaliação do modelo</w:t>
      </w:r>
    </w:p>
    <w:p w14:paraId="655B7F67" w14:textId="77777777" w:rsidR="00952498" w:rsidRPr="00021F74" w:rsidRDefault="00952498" w:rsidP="00952498">
      <w:pPr>
        <w:shd w:val="clear" w:color="auto" w:fill="FFFFFF"/>
        <w:ind w:firstLine="708"/>
      </w:pPr>
      <w:r>
        <w:t>Após o treinamento, é importante avaliar o desempenho do modelo.</w:t>
      </w:r>
    </w:p>
    <w:p w14:paraId="0233824A" w14:textId="77777777" w:rsidR="00952498" w:rsidRPr="00975F04" w:rsidRDefault="00952498" w:rsidP="00952498">
      <w:pPr>
        <w:pStyle w:val="CodeDark"/>
        <w:rPr>
          <w:lang w:val="en-US"/>
        </w:rPr>
      </w:pPr>
      <w:proofErr w:type="spellStart"/>
      <w:proofErr w:type="gramStart"/>
      <w:r>
        <w:rPr>
          <w:lang w:val="en-US"/>
        </w:rPr>
        <w:t>model.eval</w:t>
      </w:r>
      <w:proofErr w:type="spellEnd"/>
      <w:proofErr w:type="gramEnd"/>
      <w:r>
        <w:rPr>
          <w:lang w:val="en-US"/>
        </w:rPr>
        <w:t>()</w:t>
      </w:r>
    </w:p>
    <w:p w14:paraId="0D1A0BA1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>correct, total = 0, 0</w:t>
      </w:r>
    </w:p>
    <w:p w14:paraId="3B3CE28D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with </w:t>
      </w:r>
      <w:proofErr w:type="spellStart"/>
      <w:r>
        <w:rPr>
          <w:lang w:val="en-US"/>
        </w:rPr>
        <w:t>torch.no_</w:t>
      </w:r>
      <w:proofErr w:type="gramStart"/>
      <w:r>
        <w:rPr>
          <w:lang w:val="en-US"/>
        </w:rPr>
        <w:t>grad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):</w:t>
      </w:r>
    </w:p>
    <w:p w14:paraId="29CC1B7F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    for images, labels in </w:t>
      </w:r>
      <w:proofErr w:type="spellStart"/>
      <w:r>
        <w:rPr>
          <w:lang w:val="en-US"/>
        </w:rPr>
        <w:t>val_ds</w:t>
      </w:r>
      <w:proofErr w:type="spellEnd"/>
      <w:r>
        <w:rPr>
          <w:lang w:val="en-US"/>
        </w:rPr>
        <w:t>:</w:t>
      </w:r>
    </w:p>
    <w:p w14:paraId="1647B15A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        images, labels = images.to(device), labels.to(device)</w:t>
      </w:r>
    </w:p>
    <w:p w14:paraId="576B97D8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        outputs = model(images)</w:t>
      </w:r>
    </w:p>
    <w:p w14:paraId="55AD249D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        _, predicted = </w:t>
      </w:r>
      <w:proofErr w:type="spellStart"/>
      <w:proofErr w:type="gramStart"/>
      <w:r>
        <w:rPr>
          <w:lang w:val="en-US"/>
        </w:rPr>
        <w:t>torch.max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outputs, 1)</w:t>
      </w:r>
    </w:p>
    <w:p w14:paraId="6E62917F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 xml:space="preserve">        correct += (predicted == labels</w:t>
      </w:r>
      <w:proofErr w:type="gramStart"/>
      <w:r>
        <w:rPr>
          <w:lang w:val="en-US"/>
        </w:rPr>
        <w:t>).sum</w:t>
      </w:r>
      <w:proofErr w:type="gramEnd"/>
      <w:r>
        <w:rPr>
          <w:lang w:val="en-US"/>
        </w:rPr>
        <w:t>(</w:t>
      </w:r>
      <w:proofErr w:type="gramStart"/>
      <w:r>
        <w:rPr>
          <w:lang w:val="en-US"/>
        </w:rPr>
        <w:t>).item</w:t>
      </w:r>
      <w:proofErr w:type="gramEnd"/>
      <w:r>
        <w:rPr>
          <w:lang w:val="en-US"/>
        </w:rPr>
        <w:t>()</w:t>
      </w:r>
    </w:p>
    <w:p w14:paraId="567495A5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lastRenderedPageBreak/>
        <w:t xml:space="preserve">        total += </w:t>
      </w:r>
      <w:proofErr w:type="spellStart"/>
      <w:proofErr w:type="gramStart"/>
      <w:r>
        <w:rPr>
          <w:lang w:val="en-US"/>
        </w:rPr>
        <w:t>labels.size</w:t>
      </w:r>
      <w:proofErr w:type="spellEnd"/>
      <w:proofErr w:type="gramEnd"/>
      <w:r>
        <w:rPr>
          <w:lang w:val="en-US"/>
        </w:rPr>
        <w:t>(0)</w:t>
      </w:r>
    </w:p>
    <w:p w14:paraId="519DB2FB" w14:textId="77777777" w:rsidR="00952498" w:rsidRPr="00975F04" w:rsidRDefault="00952498" w:rsidP="00952498">
      <w:pPr>
        <w:pStyle w:val="CodeDark"/>
        <w:rPr>
          <w:lang w:val="en-US"/>
        </w:rPr>
      </w:pPr>
    </w:p>
    <w:p w14:paraId="29E8316F" w14:textId="77777777" w:rsidR="00952498" w:rsidRPr="00975F04" w:rsidRDefault="00952498" w:rsidP="00952498">
      <w:pPr>
        <w:pStyle w:val="CodeDark"/>
        <w:rPr>
          <w:lang w:val="en-US"/>
        </w:rPr>
      </w:pPr>
      <w:r>
        <w:rPr>
          <w:lang w:val="en-US"/>
        </w:rPr>
        <w:t>accuracy = correct / total</w:t>
      </w:r>
    </w:p>
    <w:p w14:paraId="4BBD3887" w14:textId="77777777" w:rsidR="00952498" w:rsidRPr="00833DBD" w:rsidRDefault="00952498" w:rsidP="00952498">
      <w:pPr>
        <w:pStyle w:val="CodeDark"/>
      </w:pPr>
      <w:proofErr w:type="gramStart"/>
      <w:r>
        <w:t>print(</w:t>
      </w:r>
      <w:proofErr w:type="gramEnd"/>
      <w:r>
        <w:t xml:space="preserve">"Acurácia do modelo:", </w:t>
      </w:r>
      <w:proofErr w:type="spellStart"/>
      <w:r>
        <w:t>accuracy</w:t>
      </w:r>
      <w:proofErr w:type="spellEnd"/>
      <w:r>
        <w:t>)</w:t>
      </w:r>
    </w:p>
    <w:p w14:paraId="2F734471" w14:textId="77777777" w:rsidR="00D5386B" w:rsidRDefault="00D5386B" w:rsidP="00952498">
      <w:pPr>
        <w:shd w:val="clear" w:color="auto" w:fill="FFFFFF"/>
        <w:ind w:firstLine="708"/>
      </w:pPr>
    </w:p>
    <w:p w14:paraId="352E7EA4" w14:textId="4C2480F0" w:rsidR="00952498" w:rsidRDefault="00952498" w:rsidP="00952498">
      <w:pPr>
        <w:shd w:val="clear" w:color="auto" w:fill="FFFFFF"/>
        <w:ind w:firstLine="708"/>
      </w:pPr>
      <w:r>
        <w:t>A acurácia representa a proporção de previsões corretas realizadas pelo modelo.</w:t>
      </w:r>
    </w:p>
    <w:p w14:paraId="05EEE489" w14:textId="77777777" w:rsidR="0057107A" w:rsidRDefault="0057107A" w:rsidP="00952498">
      <w:pPr>
        <w:shd w:val="clear" w:color="auto" w:fill="FFFFFF"/>
        <w:ind w:firstLine="708"/>
      </w:pPr>
    </w:p>
    <w:p w14:paraId="05BECD5C" w14:textId="77777777" w:rsidR="0057107A" w:rsidRDefault="0057107A" w:rsidP="00952498">
      <w:pPr>
        <w:shd w:val="clear" w:color="auto" w:fill="FFFFFF"/>
        <w:ind w:firstLine="708"/>
      </w:pPr>
    </w:p>
    <w:p w14:paraId="53BD2D1F" w14:textId="77777777" w:rsidR="00952498" w:rsidRDefault="00952498" w:rsidP="00952498">
      <w:pPr>
        <w:shd w:val="clear" w:color="auto" w:fill="FFFFFF"/>
      </w:pPr>
    </w:p>
    <w:p w14:paraId="19E49C4F" w14:textId="77777777" w:rsidR="00042D2E" w:rsidRDefault="00042D2E">
      <w:pPr>
        <w:spacing w:line="278" w:lineRule="auto"/>
        <w:rPr>
          <w:rFonts w:ascii="Gill Sans MT" w:eastAsia="MS Gothic" w:hAnsi="Gill Sans MT"/>
          <w:b/>
          <w:bCs/>
          <w:color w:val="009ADD"/>
          <w:sz w:val="32"/>
          <w:szCs w:val="32"/>
        </w:rPr>
      </w:pPr>
      <w:bookmarkStart w:id="10" w:name="_Toc238114312"/>
      <w:r>
        <w:rPr>
          <w:sz w:val="32"/>
          <w:szCs w:val="32"/>
        </w:rPr>
        <w:br w:type="page"/>
      </w:r>
    </w:p>
    <w:p w14:paraId="74BABE34" w14:textId="24102192" w:rsidR="00952498" w:rsidRDefault="00952498" w:rsidP="00952498">
      <w:pPr>
        <w:pStyle w:val="Style1"/>
        <w:jc w:val="both"/>
        <w:outlineLvl w:val="1"/>
        <w:rPr>
          <w:sz w:val="32"/>
          <w:szCs w:val="32"/>
        </w:rPr>
      </w:pPr>
      <w:r>
        <w:rPr>
          <w:sz w:val="32"/>
          <w:szCs w:val="32"/>
        </w:rPr>
        <w:lastRenderedPageBreak/>
        <w:t>Treinando um Modelo de Detecção de Objetos com YOLO</w:t>
      </w:r>
      <w:bookmarkEnd w:id="10"/>
    </w:p>
    <w:p w14:paraId="3B1FD42A" w14:textId="77777777" w:rsidR="00952498" w:rsidRPr="00870C00" w:rsidRDefault="00952498" w:rsidP="00952498">
      <w:pPr>
        <w:rPr>
          <w:sz w:val="24"/>
          <w:szCs w:val="24"/>
        </w:rPr>
      </w:pPr>
      <w:r>
        <w:rPr>
          <w:color w:val="00BC29"/>
          <w:sz w:val="32"/>
          <w:szCs w:val="32"/>
        </w:rPr>
        <w:t>Formato: Atividade de Código</w:t>
      </w:r>
    </w:p>
    <w:p w14:paraId="4F1B3216" w14:textId="77777777" w:rsidR="00952498" w:rsidRPr="00870C00" w:rsidRDefault="00952498" w:rsidP="00952498">
      <w:pPr>
        <w:rPr>
          <w:sz w:val="24"/>
          <w:szCs w:val="24"/>
        </w:rPr>
      </w:pPr>
    </w:p>
    <w:p w14:paraId="615D663C" w14:textId="77777777" w:rsidR="00952498" w:rsidRDefault="00952498" w:rsidP="00952498">
      <w:pPr>
        <w:ind w:firstLine="708"/>
        <w:jc w:val="both"/>
      </w:pPr>
      <w:r>
        <w:t>A arquitetura YOLO (</w:t>
      </w:r>
      <w:proofErr w:type="spellStart"/>
      <w:r>
        <w:t>You</w:t>
      </w:r>
      <w:proofErr w:type="spellEnd"/>
      <w:r>
        <w:t xml:space="preserve"> Only Look </w:t>
      </w:r>
      <w:proofErr w:type="spellStart"/>
      <w:r>
        <w:t>Once</w:t>
      </w:r>
      <w:proofErr w:type="spellEnd"/>
      <w:r>
        <w:t xml:space="preserve">) é amplamente utilizada em tarefas de detecção de objetos devido à capacidade de localizar e classificar múltiplos objetos em uma única inferência. </w:t>
      </w:r>
    </w:p>
    <w:p w14:paraId="5727E962" w14:textId="77777777" w:rsidR="00952498" w:rsidRDefault="00952498" w:rsidP="00952498">
      <w:pPr>
        <w:ind w:firstLine="708"/>
        <w:jc w:val="both"/>
      </w:pPr>
      <w:r>
        <w:t>Diferentemente de tarefas de classificação de imagens, nas quais o modelo identifica apenas a classe predominante de uma imagem, a detecção de objetos permite identificar múltiplos objetos simultaneamente, além de determinar a posição de cada objeto na imagem.</w:t>
      </w:r>
    </w:p>
    <w:p w14:paraId="3131296C" w14:textId="77777777" w:rsidR="00952498" w:rsidRDefault="00952498" w:rsidP="00952498">
      <w:pPr>
        <w:ind w:firstLine="708"/>
        <w:jc w:val="both"/>
      </w:pPr>
      <w:r>
        <w:t xml:space="preserve">Essas posições são representadas por meio de </w:t>
      </w:r>
      <w:proofErr w:type="spellStart"/>
      <w:r>
        <w:t>bounding</w:t>
      </w:r>
      <w:proofErr w:type="spellEnd"/>
      <w:r>
        <w:t xml:space="preserve"> boxes, que delimitam a região da imagem onde o objeto foi detectado.</w:t>
      </w:r>
    </w:p>
    <w:p w14:paraId="460EDF63" w14:textId="77777777" w:rsidR="00952498" w:rsidRDefault="00952498" w:rsidP="00952498">
      <w:pPr>
        <w:ind w:firstLine="708"/>
        <w:jc w:val="both"/>
      </w:pPr>
      <w:r>
        <w:t>O processo de treinamento compreende as seguintes etapas:</w:t>
      </w:r>
    </w:p>
    <w:p w14:paraId="6E113599" w14:textId="77777777" w:rsidR="00D5386B" w:rsidRPr="00D73401" w:rsidRDefault="00D5386B">
      <w:pPr>
        <w:pStyle w:val="PargrafodaLista"/>
        <w:numPr>
          <w:ilvl w:val="0"/>
          <w:numId w:val="22"/>
        </w:numPr>
      </w:pPr>
      <w:r>
        <w:t xml:space="preserve">organização do </w:t>
      </w:r>
      <w:proofErr w:type="spellStart"/>
      <w:r>
        <w:t>dataset</w:t>
      </w:r>
      <w:proofErr w:type="spellEnd"/>
      <w:r>
        <w:t xml:space="preserve"> para detecção de objetos; </w:t>
      </w:r>
    </w:p>
    <w:p w14:paraId="25423322" w14:textId="77777777" w:rsidR="00D5386B" w:rsidRPr="00D73401" w:rsidRDefault="00D5386B">
      <w:pPr>
        <w:pStyle w:val="PargrafodaLista"/>
        <w:numPr>
          <w:ilvl w:val="0"/>
          <w:numId w:val="22"/>
        </w:numPr>
      </w:pPr>
      <w:r>
        <w:t xml:space="preserve">configuração do conjunto de treinamento; </w:t>
      </w:r>
    </w:p>
    <w:p w14:paraId="77B05F43" w14:textId="77777777" w:rsidR="00D5386B" w:rsidRPr="00D73401" w:rsidRDefault="00D5386B">
      <w:pPr>
        <w:pStyle w:val="PargrafodaLista"/>
        <w:numPr>
          <w:ilvl w:val="0"/>
          <w:numId w:val="22"/>
        </w:numPr>
      </w:pPr>
      <w:r>
        <w:t xml:space="preserve">treinamento do modelo utilizando YOLO; </w:t>
      </w:r>
    </w:p>
    <w:p w14:paraId="44438B38" w14:textId="77777777" w:rsidR="00D5386B" w:rsidRPr="00D73401" w:rsidRDefault="00D5386B">
      <w:pPr>
        <w:pStyle w:val="PargrafodaLista"/>
        <w:numPr>
          <w:ilvl w:val="0"/>
          <w:numId w:val="22"/>
        </w:numPr>
      </w:pPr>
      <w:r>
        <w:t xml:space="preserve">avaliação do desempenho por meio das métricas do treinamento; </w:t>
      </w:r>
    </w:p>
    <w:p w14:paraId="06225485" w14:textId="60C736C9" w:rsidR="00D5386B" w:rsidRDefault="00D5386B">
      <w:pPr>
        <w:pStyle w:val="PargrafodaLista"/>
        <w:numPr>
          <w:ilvl w:val="0"/>
          <w:numId w:val="22"/>
        </w:numPr>
      </w:pPr>
      <w:r>
        <w:t>análise visual das detecções geradas.</w:t>
      </w:r>
    </w:p>
    <w:p w14:paraId="3CB679B3" w14:textId="77777777" w:rsidR="00952498" w:rsidRDefault="00952498" w:rsidP="00D5386B"/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9776"/>
      </w:tblGrid>
      <w:tr w:rsidR="00952498" w14:paraId="572D2624" w14:textId="77777777" w:rsidTr="0050415C">
        <w:tc>
          <w:tcPr>
            <w:tcW w:w="9776" w:type="dxa"/>
            <w:shd w:val="clear" w:color="auto" w:fill="FFF4C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6796ED" w14:textId="77777777" w:rsidR="00952498" w:rsidRDefault="00952498" w:rsidP="0050415C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Pré-requisitos: Ajustes no Caminho de </w:t>
            </w:r>
            <w:proofErr w:type="spellStart"/>
            <w:r>
              <w:rPr>
                <w:b/>
                <w:bCs/>
              </w:rPr>
              <w:t>Deploy</w:t>
            </w:r>
            <w:proofErr w:type="spellEnd"/>
            <w:r>
              <w:rPr>
                <w:b/>
                <w:bCs/>
              </w:rPr>
              <w:t xml:space="preserve"> (arquivos de Aulas Anteriores)</w:t>
            </w:r>
          </w:p>
          <w:p w14:paraId="0415E635" w14:textId="77777777" w:rsidR="00952498" w:rsidRDefault="00952498" w:rsidP="0050415C">
            <w:pPr>
              <w:jc w:val="both"/>
            </w:pPr>
            <w:r>
              <w:t xml:space="preserve">Esta é a primeira aula em que o pipeline de CI/CD chega de fato até um </w:t>
            </w:r>
            <w:proofErr w:type="spellStart"/>
            <w:r>
              <w:t>deploy</w:t>
            </w:r>
            <w:proofErr w:type="spellEnd"/>
            <w:r>
              <w:t xml:space="preserve"> que muda o modelo em produção. Isso expõe dois problemas que existiam, dormentes, desde aulas anteriores, sem esses ajustes, o </w:t>
            </w:r>
            <w:proofErr w:type="spellStart"/>
            <w:r>
              <w:t>deploy</w:t>
            </w:r>
            <w:proofErr w:type="spellEnd"/>
            <w:r>
              <w:t xml:space="preserve"> automático do final desta aula não vai funcionar corretamente. Aplique os dois agora, via SSH na </w:t>
            </w:r>
            <w:proofErr w:type="spellStart"/>
            <w:r>
              <w:t>Raspberry</w:t>
            </w:r>
            <w:proofErr w:type="spellEnd"/>
            <w:r>
              <w:t xml:space="preserve"> Pi, antes de começar o treinamento.</w:t>
            </w:r>
          </w:p>
        </w:tc>
      </w:tr>
    </w:tbl>
    <w:p w14:paraId="7A1D1754" w14:textId="77777777" w:rsidR="00952498" w:rsidRDefault="00952498" w:rsidP="00952498">
      <w:pPr>
        <w:jc w:val="both"/>
        <w:rPr>
          <w:b/>
          <w:bCs/>
        </w:rPr>
      </w:pPr>
    </w:p>
    <w:p w14:paraId="4914F311" w14:textId="77777777" w:rsidR="00952498" w:rsidRDefault="00952498" w:rsidP="00952498">
      <w:pPr>
        <w:jc w:val="both"/>
        <w:rPr>
          <w:b/>
          <w:bCs/>
        </w:rPr>
      </w:pPr>
      <w:r>
        <w:rPr>
          <w:b/>
          <w:bCs/>
        </w:rPr>
        <w:t>1) scripts/deploy.sh (criado na Aula 3) — reconstruir serviços locais e sincronizar o modelo via DVC</w:t>
      </w:r>
    </w:p>
    <w:p w14:paraId="43BDAF43" w14:textId="77777777" w:rsidR="00952498" w:rsidRDefault="00952498" w:rsidP="00952498">
      <w:pPr>
        <w:ind w:firstLine="708"/>
        <w:jc w:val="both"/>
      </w:pPr>
      <w:r>
        <w:t xml:space="preserve">O script hoje só faz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(baixa a imagem pronta do </w:t>
      </w:r>
      <w:proofErr w:type="spellStart"/>
      <w:r>
        <w:t>yolo</w:t>
      </w:r>
      <w:proofErr w:type="spellEnd"/>
      <w:r>
        <w:t xml:space="preserve">-api) seguido de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-d, sem a flag --build. Isso nunca reconstrói serviços que usam build: em vez de </w:t>
      </w:r>
      <w:proofErr w:type="spellStart"/>
      <w:r>
        <w:t>image</w:t>
      </w:r>
      <w:proofErr w:type="spellEnd"/>
      <w:r>
        <w:t xml:space="preserve">: no </w:t>
      </w:r>
      <w:proofErr w:type="spellStart"/>
      <w:r>
        <w:t>docker-compose.yml</w:t>
      </w:r>
      <w:proofErr w:type="spellEnd"/>
      <w:r>
        <w:t xml:space="preserve">, como o </w:t>
      </w:r>
      <w:proofErr w:type="spellStart"/>
      <w:r>
        <w:t>yolo</w:t>
      </w:r>
      <w:proofErr w:type="spellEnd"/>
      <w:r>
        <w:t xml:space="preserve">-stream, que fica preso numa versão antiga a cada </w:t>
      </w:r>
      <w:proofErr w:type="spellStart"/>
      <w:r>
        <w:t>deploy</w:t>
      </w:r>
      <w:proofErr w:type="spellEnd"/>
      <w:r>
        <w:t xml:space="preserve">. Além disso, como a pasta models/ é montada como volume (não copiada para dentro da imagem), o binário do modelo </w:t>
      </w:r>
      <w:r>
        <w:lastRenderedPageBreak/>
        <w:t xml:space="preserve">no disco da Pi nunca é atualizado sozinho, falta um </w:t>
      </w:r>
      <w:proofErr w:type="spellStart"/>
      <w:r>
        <w:t>dvc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explícito antes de subir os containers.</w:t>
      </w:r>
    </w:p>
    <w:p w14:paraId="5EF9803E" w14:textId="77777777" w:rsidR="00952498" w:rsidRPr="00D5386B" w:rsidRDefault="00952498" w:rsidP="00952498">
      <w:pPr>
        <w:pStyle w:val="CodePreto"/>
        <w:rPr>
          <w:lang w:val="en-US"/>
        </w:rPr>
      </w:pPr>
      <w:r>
        <w:rPr>
          <w:lang w:val="en-US"/>
        </w:rPr>
        <w:t xml:space="preserve">ssh </w:t>
      </w:r>
      <w:proofErr w:type="spellStart"/>
      <w:r>
        <w:rPr>
          <w:lang w:val="en-US"/>
        </w:rPr>
        <w:t>user@IP_DA_PI</w:t>
      </w:r>
      <w:proofErr w:type="spellEnd"/>
    </w:p>
    <w:p w14:paraId="24B9C1BD" w14:textId="77777777" w:rsidR="00952498" w:rsidRPr="00FB5A43" w:rsidRDefault="00952498" w:rsidP="00952498">
      <w:pPr>
        <w:pStyle w:val="CodePreto"/>
        <w:rPr>
          <w:lang w:val="en-US"/>
        </w:rPr>
      </w:pPr>
      <w:r>
        <w:rPr>
          <w:lang w:val="en-US"/>
        </w:rPr>
        <w:t>nano ~/yolo-edge-api/scripts/deploy.sh</w:t>
      </w:r>
    </w:p>
    <w:p w14:paraId="054A22C4" w14:textId="77777777" w:rsidR="00952498" w:rsidRPr="00952498" w:rsidRDefault="00952498" w:rsidP="00952498">
      <w:pPr>
        <w:jc w:val="both"/>
        <w:rPr>
          <w:lang w:val="en-US"/>
        </w:rPr>
      </w:pPr>
    </w:p>
    <w:p w14:paraId="08246809" w14:textId="77777777" w:rsidR="00952498" w:rsidRDefault="00952498" w:rsidP="00952498">
      <w:pPr>
        <w:ind w:firstLine="708"/>
        <w:jc w:val="both"/>
      </w:pPr>
      <w:r>
        <w:t>Troque:</w:t>
      </w:r>
    </w:p>
    <w:p w14:paraId="77B7E8E6" w14:textId="77777777" w:rsidR="00952498" w:rsidRPr="00D5386B" w:rsidRDefault="00952498" w:rsidP="00952498">
      <w:pPr>
        <w:pStyle w:val="CodePreto"/>
      </w:pPr>
      <w:proofErr w:type="spellStart"/>
      <w:r>
        <w:t>echo</w:t>
      </w:r>
      <w:proofErr w:type="spellEnd"/>
      <w:r>
        <w:t xml:space="preserve"> "[1/4] Baixando nova imagem..."</w:t>
      </w:r>
    </w:p>
    <w:p w14:paraId="656EB245" w14:textId="77777777" w:rsidR="00952498" w:rsidRPr="00D5386B" w:rsidRDefault="00952498" w:rsidP="00952498">
      <w:pPr>
        <w:pStyle w:val="CodePreto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pull</w:t>
      </w:r>
      <w:proofErr w:type="spellEnd"/>
    </w:p>
    <w:p w14:paraId="62B9DE80" w14:textId="77777777" w:rsidR="00952498" w:rsidRPr="00D5386B" w:rsidRDefault="00952498" w:rsidP="00952498">
      <w:pPr>
        <w:pStyle w:val="CodePreto"/>
      </w:pPr>
      <w:proofErr w:type="spellStart"/>
      <w:r>
        <w:t>echo</w:t>
      </w:r>
      <w:proofErr w:type="spellEnd"/>
      <w:r>
        <w:t xml:space="preserve"> "[2/4] Iniciando nova versão..."</w:t>
      </w:r>
    </w:p>
    <w:p w14:paraId="0F99C1C0" w14:textId="77777777" w:rsidR="00952498" w:rsidRPr="00952498" w:rsidRDefault="00952498" w:rsidP="00952498">
      <w:pPr>
        <w:pStyle w:val="CodePreto"/>
        <w:rPr>
          <w:lang w:val="en-US"/>
        </w:rPr>
      </w:pPr>
      <w:r>
        <w:rPr>
          <w:lang w:val="en-US"/>
        </w:rPr>
        <w:t>docker compose up -d</w:t>
      </w:r>
    </w:p>
    <w:p w14:paraId="18AA8FC9" w14:textId="77777777" w:rsidR="00952498" w:rsidRPr="00952498" w:rsidRDefault="00952498" w:rsidP="00952498">
      <w:pPr>
        <w:ind w:firstLine="708"/>
        <w:jc w:val="both"/>
        <w:rPr>
          <w:lang w:val="en-US"/>
        </w:rPr>
      </w:pPr>
    </w:p>
    <w:p w14:paraId="625ACBDD" w14:textId="77777777" w:rsidR="00952498" w:rsidRPr="00952498" w:rsidRDefault="00952498" w:rsidP="00952498">
      <w:pPr>
        <w:ind w:firstLine="708"/>
        <w:jc w:val="both"/>
        <w:rPr>
          <w:lang w:val="en-US"/>
        </w:rPr>
      </w:pPr>
      <w:proofErr w:type="spellStart"/>
      <w:r>
        <w:rPr>
          <w:lang w:val="en-US"/>
        </w:rPr>
        <w:t>por</w:t>
      </w:r>
      <w:proofErr w:type="spellEnd"/>
      <w:r>
        <w:rPr>
          <w:lang w:val="en-US"/>
        </w:rPr>
        <w:t>:</w:t>
      </w:r>
    </w:p>
    <w:p w14:paraId="504BBFD1" w14:textId="77777777" w:rsidR="00952498" w:rsidRPr="00D5386B" w:rsidRDefault="00952498" w:rsidP="00952498">
      <w:pPr>
        <w:pStyle w:val="CodePreto"/>
      </w:pPr>
      <w:proofErr w:type="spellStart"/>
      <w:r>
        <w:t>echo</w:t>
      </w:r>
      <w:proofErr w:type="spellEnd"/>
      <w:r>
        <w:t xml:space="preserve"> "[1/4] Baixando nova imagem..."</w:t>
      </w:r>
    </w:p>
    <w:p w14:paraId="050A894D" w14:textId="77777777" w:rsidR="00952498" w:rsidRPr="00D5386B" w:rsidRDefault="00952498" w:rsidP="00952498">
      <w:pPr>
        <w:pStyle w:val="CodePreto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pull</w:t>
      </w:r>
      <w:proofErr w:type="spellEnd"/>
    </w:p>
    <w:p w14:paraId="0041F052" w14:textId="77777777" w:rsidR="00952498" w:rsidRPr="00D5386B" w:rsidRDefault="00952498" w:rsidP="00952498">
      <w:pPr>
        <w:pStyle w:val="CodePreto"/>
        <w:rPr>
          <w:lang w:val="en-US"/>
        </w:rPr>
      </w:pPr>
      <w:r>
        <w:rPr>
          <w:lang w:val="en-US"/>
        </w:rPr>
        <w:t xml:space="preserve">python3 -m </w:t>
      </w:r>
      <w:proofErr w:type="spellStart"/>
      <w:r>
        <w:rPr>
          <w:lang w:val="en-US"/>
        </w:rPr>
        <w:t>dvc</w:t>
      </w:r>
      <w:proofErr w:type="spellEnd"/>
      <w:r>
        <w:rPr>
          <w:lang w:val="en-US"/>
        </w:rPr>
        <w:t xml:space="preserve"> pull models/yolo-epi.pt</w:t>
      </w:r>
    </w:p>
    <w:p w14:paraId="7CAD26BE" w14:textId="77777777" w:rsidR="00952498" w:rsidRPr="00D5386B" w:rsidRDefault="00952498" w:rsidP="00952498">
      <w:pPr>
        <w:pStyle w:val="CodePreto"/>
      </w:pPr>
      <w:proofErr w:type="spellStart"/>
      <w:r>
        <w:t>echo</w:t>
      </w:r>
      <w:proofErr w:type="spellEnd"/>
      <w:r>
        <w:t xml:space="preserve"> "[2/4] Iniciando nova versão..."</w:t>
      </w:r>
    </w:p>
    <w:p w14:paraId="19B446A1" w14:textId="77777777" w:rsidR="00952498" w:rsidRPr="00D5386B" w:rsidRDefault="00952498" w:rsidP="00952498">
      <w:pPr>
        <w:pStyle w:val="CodePreto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-d --build</w:t>
      </w:r>
    </w:p>
    <w:p w14:paraId="34065D3D" w14:textId="77777777" w:rsidR="00952498" w:rsidRDefault="00952498" w:rsidP="00952498">
      <w:pPr>
        <w:jc w:val="both"/>
      </w:pPr>
    </w:p>
    <w:p w14:paraId="7333C353" w14:textId="77777777" w:rsidR="00952498" w:rsidRDefault="00952498" w:rsidP="00952498">
      <w:pPr>
        <w:ind w:firstLine="708"/>
        <w:jc w:val="both"/>
      </w:pPr>
      <w:r>
        <w:t xml:space="preserve">Usamos python3 -m </w:t>
      </w:r>
      <w:proofErr w:type="spellStart"/>
      <w:r>
        <w:t>dvc</w:t>
      </w:r>
      <w:proofErr w:type="spellEnd"/>
      <w:r>
        <w:t xml:space="preserve"> em vez de </w:t>
      </w:r>
      <w:proofErr w:type="spellStart"/>
      <w:r>
        <w:t>dvc</w:t>
      </w:r>
      <w:proofErr w:type="spellEnd"/>
      <w:r>
        <w:t xml:space="preserve"> puro de propósito: esse script roda de forma não-interativa (disparado via SSH pelo GitHub </w:t>
      </w:r>
      <w:proofErr w:type="spellStart"/>
      <w:r>
        <w:t>Actions</w:t>
      </w:r>
      <w:proofErr w:type="spellEnd"/>
      <w:r>
        <w:t xml:space="preserve">), e esse tipo de </w:t>
      </w:r>
      <w:proofErr w:type="spellStart"/>
      <w:r>
        <w:t>shell</w:t>
      </w:r>
      <w:proofErr w:type="spellEnd"/>
      <w:r>
        <w:t xml:space="preserve"> não carrega o ~</w:t>
      </w:r>
      <w:proofErr w:type="gramStart"/>
      <w:r>
        <w:t>/.</w:t>
      </w:r>
      <w:proofErr w:type="spellStart"/>
      <w:r>
        <w:t>bashrc</w:t>
      </w:r>
      <w:proofErr w:type="spellEnd"/>
      <w:proofErr w:type="gramEnd"/>
      <w:r>
        <w:t xml:space="preserve">, onde normalmente fica o ajuste de PATH que aponta para os binários instalados via </w:t>
      </w:r>
      <w:proofErr w:type="spellStart"/>
      <w:r>
        <w:t>pip</w:t>
      </w:r>
      <w:proofErr w:type="spellEnd"/>
      <w:r>
        <w:t xml:space="preserve"> --</w:t>
      </w:r>
      <w:proofErr w:type="spellStart"/>
      <w:r>
        <w:t>user</w:t>
      </w:r>
      <w:proofErr w:type="spellEnd"/>
      <w:r>
        <w:t xml:space="preserve">. Isso causa um </w:t>
      </w:r>
      <w:proofErr w:type="spellStart"/>
      <w:r>
        <w:t>dvc</w:t>
      </w:r>
      <w:proofErr w:type="spellEnd"/>
      <w:r>
        <w:t xml:space="preserve">: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mesmo com o pacote instalado. Chamar como módulo do Python (python3 -m </w:t>
      </w:r>
      <w:proofErr w:type="spellStart"/>
      <w:r>
        <w:t>dvc</w:t>
      </w:r>
      <w:proofErr w:type="spellEnd"/>
      <w:r>
        <w:t>) não depende de PATH nenhum.</w:t>
      </w:r>
    </w:p>
    <w:p w14:paraId="23D94303" w14:textId="77777777" w:rsidR="00952498" w:rsidRDefault="00952498" w:rsidP="00952498">
      <w:pPr>
        <w:ind w:firstLine="708"/>
        <w:jc w:val="both"/>
      </w:pPr>
      <w:r>
        <w:t xml:space="preserve">O </w:t>
      </w:r>
      <w:proofErr w:type="spellStart"/>
      <w:r>
        <w:t>dvc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acima também precisa rodar sem pedir senha, o script não tem terminal interativo para digitar nada. Como o </w:t>
      </w:r>
      <w:proofErr w:type="spellStart"/>
      <w:r>
        <w:t>storage</w:t>
      </w:r>
      <w:proofErr w:type="spellEnd"/>
      <w:r>
        <w:t xml:space="preserve"> do DVC é hospedado na própria </w:t>
      </w:r>
      <w:proofErr w:type="spellStart"/>
      <w:r>
        <w:t>Raspberry</w:t>
      </w:r>
      <w:proofErr w:type="spellEnd"/>
      <w:r>
        <w:t xml:space="preserve"> Pi, ela precisa se autenticar nela mesma via chave SSH (configuração feita uma única vez):</w:t>
      </w:r>
    </w:p>
    <w:p w14:paraId="60EC874E" w14:textId="77777777" w:rsidR="00952498" w:rsidRPr="00D5386B" w:rsidRDefault="00952498" w:rsidP="00952498">
      <w:pPr>
        <w:pStyle w:val="CodePreto"/>
        <w:rPr>
          <w:lang w:val="en-US"/>
        </w:rPr>
      </w:pPr>
      <w:r>
        <w:rPr>
          <w:lang w:val="en-US"/>
        </w:rPr>
        <w:t>ssh-keygen -t ed25519 -C "</w:t>
      </w:r>
      <w:proofErr w:type="spellStart"/>
      <w:r>
        <w:rPr>
          <w:lang w:val="en-US"/>
        </w:rPr>
        <w:t>dvc</w:t>
      </w:r>
      <w:proofErr w:type="spellEnd"/>
      <w:r>
        <w:rPr>
          <w:lang w:val="en-US"/>
        </w:rPr>
        <w:t>-deploy-self" -f ~/.ssh/</w:t>
      </w:r>
      <w:proofErr w:type="spellStart"/>
      <w:r>
        <w:rPr>
          <w:lang w:val="en-US"/>
        </w:rPr>
        <w:t>dvc_deploy_key</w:t>
      </w:r>
      <w:proofErr w:type="spellEnd"/>
      <w:r>
        <w:rPr>
          <w:lang w:val="en-US"/>
        </w:rPr>
        <w:t xml:space="preserve"> -N ""</w:t>
      </w:r>
    </w:p>
    <w:p w14:paraId="6D0FA488" w14:textId="77777777" w:rsidR="00952498" w:rsidRPr="00D5386B" w:rsidRDefault="00952498" w:rsidP="00952498">
      <w:pPr>
        <w:pStyle w:val="CodePreto"/>
        <w:rPr>
          <w:lang w:val="en-US"/>
        </w:rPr>
      </w:pPr>
      <w:r>
        <w:rPr>
          <w:lang w:val="en-US"/>
        </w:rPr>
        <w:t>cat ~/.ssh/dvc_deploy_key.pub &gt;&gt; ~/.ssh/</w:t>
      </w:r>
      <w:proofErr w:type="spellStart"/>
      <w:r>
        <w:rPr>
          <w:lang w:val="en-US"/>
        </w:rPr>
        <w:t>authorized_keys</w:t>
      </w:r>
      <w:proofErr w:type="spellEnd"/>
    </w:p>
    <w:p w14:paraId="0C27F683" w14:textId="77777777" w:rsidR="00952498" w:rsidRPr="00D5386B" w:rsidRDefault="00952498" w:rsidP="00952498">
      <w:pPr>
        <w:pStyle w:val="CodePreto"/>
        <w:rPr>
          <w:lang w:val="en-US"/>
        </w:rPr>
      </w:pPr>
      <w:r>
        <w:rPr>
          <w:lang w:val="en-US"/>
        </w:rPr>
        <w:t>cd ~/yolo-edge-</w:t>
      </w:r>
      <w:proofErr w:type="spellStart"/>
      <w:r>
        <w:rPr>
          <w:lang w:val="en-US"/>
        </w:rPr>
        <w:t>api</w:t>
      </w:r>
      <w:proofErr w:type="spellEnd"/>
    </w:p>
    <w:p w14:paraId="7428B1DD" w14:textId="77777777" w:rsidR="00952498" w:rsidRPr="00D5386B" w:rsidRDefault="00952498" w:rsidP="00952498">
      <w:pPr>
        <w:pStyle w:val="CodePreto"/>
        <w:rPr>
          <w:lang w:val="en-US"/>
        </w:rPr>
      </w:pPr>
      <w:proofErr w:type="spellStart"/>
      <w:r>
        <w:rPr>
          <w:lang w:val="en-US"/>
        </w:rPr>
        <w:lastRenderedPageBreak/>
        <w:t>dvc</w:t>
      </w:r>
      <w:proofErr w:type="spellEnd"/>
      <w:r>
        <w:rPr>
          <w:lang w:val="en-US"/>
        </w:rPr>
        <w:t xml:space="preserve"> remote modify --local </w:t>
      </w:r>
      <w:proofErr w:type="spellStart"/>
      <w:r>
        <w:rPr>
          <w:lang w:val="en-US"/>
        </w:rPr>
        <w:t>local_remote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keyfile</w:t>
      </w:r>
      <w:proofErr w:type="spellEnd"/>
      <w:r>
        <w:rPr>
          <w:lang w:val="en-US"/>
        </w:rPr>
        <w:t xml:space="preserve"> ~/.ssh/</w:t>
      </w:r>
      <w:proofErr w:type="spellStart"/>
      <w:r>
        <w:rPr>
          <w:lang w:val="en-US"/>
        </w:rPr>
        <w:t>dvc_deploy_key</w:t>
      </w:r>
      <w:proofErr w:type="spellEnd"/>
    </w:p>
    <w:p w14:paraId="36AA4E3D" w14:textId="77777777" w:rsidR="0057107A" w:rsidRPr="00042D2E" w:rsidRDefault="0057107A" w:rsidP="00952498">
      <w:pPr>
        <w:ind w:firstLine="708"/>
        <w:jc w:val="both"/>
        <w:rPr>
          <w:lang w:val="en-US"/>
        </w:rPr>
      </w:pPr>
    </w:p>
    <w:p w14:paraId="583C66EA" w14:textId="33F41A86" w:rsidR="00952498" w:rsidRDefault="00952498" w:rsidP="00952498">
      <w:pPr>
        <w:ind w:firstLine="708"/>
        <w:jc w:val="both"/>
      </w:pPr>
      <w:r>
        <w:t>Testa que funciona sem pedir senha (repete o comando; se não aparecer nenhum prompt, está pronto):</w:t>
      </w:r>
    </w:p>
    <w:p w14:paraId="2045141F" w14:textId="77777777" w:rsidR="00952498" w:rsidRPr="00D5386B" w:rsidRDefault="00952498" w:rsidP="00952498">
      <w:pPr>
        <w:pStyle w:val="CodePreto"/>
        <w:rPr>
          <w:lang w:val="en-US"/>
        </w:rPr>
      </w:pPr>
      <w:r>
        <w:rPr>
          <w:lang w:val="en-US"/>
        </w:rPr>
        <w:t xml:space="preserve">python3 -m </w:t>
      </w:r>
      <w:proofErr w:type="spellStart"/>
      <w:r>
        <w:rPr>
          <w:lang w:val="en-US"/>
        </w:rPr>
        <w:t>dvc</w:t>
      </w:r>
      <w:proofErr w:type="spellEnd"/>
      <w:r>
        <w:rPr>
          <w:lang w:val="en-US"/>
        </w:rPr>
        <w:t xml:space="preserve"> pull dataset/exports/epi-v1</w:t>
      </w:r>
    </w:p>
    <w:p w14:paraId="1521BF6F" w14:textId="77777777" w:rsidR="00952498" w:rsidRPr="00952498" w:rsidRDefault="00952498" w:rsidP="00952498">
      <w:pPr>
        <w:jc w:val="both"/>
        <w:rPr>
          <w:lang w:val="en-US"/>
        </w:rPr>
      </w:pPr>
    </w:p>
    <w:p w14:paraId="4AB9B474" w14:textId="77777777" w:rsidR="00952498" w:rsidRDefault="00952498" w:rsidP="00952498">
      <w:pPr>
        <w:ind w:firstLine="708"/>
        <w:jc w:val="both"/>
      </w:pPr>
      <w:proofErr w:type="spellStart"/>
      <w:r>
        <w:t>Comita</w:t>
      </w:r>
      <w:proofErr w:type="spellEnd"/>
      <w:r>
        <w:t xml:space="preserve"> o deploy.sh corrigido:</w:t>
      </w:r>
    </w:p>
    <w:p w14:paraId="514CA9A5" w14:textId="77777777" w:rsidR="00952498" w:rsidRPr="00D5386B" w:rsidRDefault="00952498" w:rsidP="00952498">
      <w:pPr>
        <w:pStyle w:val="CodePreto"/>
        <w:rPr>
          <w:lang w:val="en-US"/>
        </w:rPr>
      </w:pPr>
      <w:r>
        <w:rPr>
          <w:lang w:val="en-US"/>
        </w:rPr>
        <w:t>git add scripts/deploy.sh</w:t>
      </w:r>
    </w:p>
    <w:p w14:paraId="0515012D" w14:textId="77777777" w:rsidR="00952498" w:rsidRPr="00D5386B" w:rsidRDefault="00952498" w:rsidP="00952498">
      <w:pPr>
        <w:pStyle w:val="CodePreto"/>
        <w:rPr>
          <w:lang w:val="en-US"/>
        </w:rPr>
      </w:pPr>
      <w:r>
        <w:rPr>
          <w:lang w:val="en-US"/>
        </w:rPr>
        <w:t xml:space="preserve">git commit -m "fix: </w:t>
      </w:r>
      <w:proofErr w:type="spellStart"/>
      <w:r>
        <w:rPr>
          <w:lang w:val="en-US"/>
        </w:rPr>
        <w:t>adiciona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dvc</w:t>
      </w:r>
      <w:proofErr w:type="spellEnd"/>
      <w:r>
        <w:rPr>
          <w:lang w:val="en-US"/>
        </w:rPr>
        <w:t xml:space="preserve"> pull e --build </w:t>
      </w:r>
      <w:proofErr w:type="spellStart"/>
      <w:r>
        <w:rPr>
          <w:lang w:val="en-US"/>
        </w:rPr>
        <w:t>ao</w:t>
      </w:r>
      <w:proofErr w:type="spellEnd"/>
      <w:r>
        <w:rPr>
          <w:lang w:val="en-US"/>
        </w:rPr>
        <w:t xml:space="preserve"> deploy.sh"</w:t>
      </w:r>
    </w:p>
    <w:p w14:paraId="11DAD3D9" w14:textId="77777777" w:rsidR="00952498" w:rsidRPr="00D5386B" w:rsidRDefault="00952498" w:rsidP="00952498">
      <w:pPr>
        <w:pStyle w:val="CodePreto"/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12FDDDAA" w14:textId="77777777" w:rsidR="00952498" w:rsidRDefault="00952498" w:rsidP="00952498"/>
    <w:p w14:paraId="302D6E38" w14:textId="77777777" w:rsidR="00952498" w:rsidRDefault="00952498" w:rsidP="00952498">
      <w:pPr>
        <w:jc w:val="both"/>
        <w:rPr>
          <w:b/>
          <w:bCs/>
        </w:rPr>
      </w:pPr>
      <w:r>
        <w:rPr>
          <w:b/>
          <w:bCs/>
        </w:rPr>
        <w:t xml:space="preserve">2) app/requirements.txt (criado na Aula 2, reutilizado na Aula 4) — adicionar o </w:t>
      </w:r>
      <w:proofErr w:type="spellStart"/>
      <w:r>
        <w:rPr>
          <w:b/>
          <w:bCs/>
        </w:rPr>
        <w:t>Flask</w:t>
      </w:r>
      <w:proofErr w:type="spellEnd"/>
    </w:p>
    <w:p w14:paraId="59EA1B4E" w14:textId="77777777" w:rsidR="00952498" w:rsidRDefault="00952498" w:rsidP="00952498">
      <w:pPr>
        <w:ind w:firstLine="708"/>
        <w:jc w:val="both"/>
      </w:pPr>
      <w:r>
        <w:t xml:space="preserve">O </w:t>
      </w:r>
      <w:proofErr w:type="spellStart"/>
      <w:r>
        <w:t>yolo</w:t>
      </w:r>
      <w:proofErr w:type="spellEnd"/>
      <w:r>
        <w:t xml:space="preserve">-stream (stream/mjpeg_server.py, criado na Aula 4) usa </w:t>
      </w:r>
      <w:proofErr w:type="spellStart"/>
      <w:r>
        <w:t>Flask</w:t>
      </w:r>
      <w:proofErr w:type="spellEnd"/>
      <w:r>
        <w:t xml:space="preserve"> para servir o vídeo MJPEG, mas compartilha o mesmo </w:t>
      </w:r>
      <w:proofErr w:type="spellStart"/>
      <w:r>
        <w:t>Dockerfile.api</w:t>
      </w:r>
      <w:proofErr w:type="spellEnd"/>
      <w:r>
        <w:t xml:space="preserve"> e o mesmo app/requirements.txt do </w:t>
      </w:r>
      <w:proofErr w:type="spellStart"/>
      <w:r>
        <w:t>yolo</w:t>
      </w:r>
      <w:proofErr w:type="spellEnd"/>
      <w:r>
        <w:t xml:space="preserve">-api, que foi pensado só para o </w:t>
      </w:r>
      <w:proofErr w:type="spellStart"/>
      <w:r>
        <w:t>FastAPI</w:t>
      </w:r>
      <w:proofErr w:type="spellEnd"/>
      <w:r>
        <w:t xml:space="preserve">. Sem essa dependência, o container do stream quebra com </w:t>
      </w:r>
      <w:proofErr w:type="spellStart"/>
      <w:r>
        <w:t>ModuleNotFoundError</w:t>
      </w:r>
      <w:proofErr w:type="spellEnd"/>
      <w:r>
        <w:t xml:space="preserve">: No module </w:t>
      </w:r>
      <w:proofErr w:type="spellStart"/>
      <w:r>
        <w:t>named</w:t>
      </w:r>
      <w:proofErr w:type="spellEnd"/>
      <w:r>
        <w:t xml:space="preserve"> '</w:t>
      </w:r>
      <w:proofErr w:type="spellStart"/>
      <w:r>
        <w:t>flask</w:t>
      </w:r>
      <w:proofErr w:type="spellEnd"/>
      <w:r>
        <w:t>' assim que tenta iniciar.</w:t>
      </w:r>
    </w:p>
    <w:p w14:paraId="05266BB0" w14:textId="77777777" w:rsidR="00952498" w:rsidRDefault="00952498" w:rsidP="00952498">
      <w:pPr>
        <w:pStyle w:val="CodePreto"/>
      </w:pPr>
      <w:r>
        <w:t>nano ~/</w:t>
      </w:r>
      <w:proofErr w:type="spellStart"/>
      <w:r>
        <w:t>yolo</w:t>
      </w:r>
      <w:proofErr w:type="spellEnd"/>
      <w:r>
        <w:t>-</w:t>
      </w:r>
      <w:proofErr w:type="spellStart"/>
      <w:r>
        <w:t>edge</w:t>
      </w:r>
      <w:proofErr w:type="spellEnd"/>
      <w:r>
        <w:t>-api/app/requirements.txt</w:t>
      </w:r>
    </w:p>
    <w:p w14:paraId="2DFDE514" w14:textId="77777777" w:rsidR="00952498" w:rsidRDefault="00952498" w:rsidP="00952498">
      <w:pPr>
        <w:jc w:val="both"/>
      </w:pPr>
    </w:p>
    <w:p w14:paraId="0049F534" w14:textId="77777777" w:rsidR="00952498" w:rsidRDefault="00952498" w:rsidP="00952498">
      <w:pPr>
        <w:ind w:firstLine="708"/>
        <w:jc w:val="both"/>
      </w:pPr>
      <w:r>
        <w:t>Adiciona a linha:</w:t>
      </w:r>
    </w:p>
    <w:p w14:paraId="30508390" w14:textId="77777777" w:rsidR="00952498" w:rsidRPr="00D5386B" w:rsidRDefault="00952498" w:rsidP="00952498">
      <w:pPr>
        <w:pStyle w:val="CodePreto"/>
        <w:rPr>
          <w:lang w:val="en-US"/>
        </w:rPr>
      </w:pPr>
      <w:r>
        <w:rPr>
          <w:lang w:val="en-US"/>
        </w:rPr>
        <w:t>flask==3.1.3</w:t>
      </w:r>
    </w:p>
    <w:p w14:paraId="1BD40395" w14:textId="77777777" w:rsidR="00952498" w:rsidRPr="00952498" w:rsidRDefault="00952498" w:rsidP="00952498">
      <w:pPr>
        <w:jc w:val="both"/>
        <w:rPr>
          <w:lang w:val="en-US"/>
        </w:rPr>
      </w:pPr>
    </w:p>
    <w:p w14:paraId="2F9A2BF1" w14:textId="77777777" w:rsidR="00952498" w:rsidRPr="00FB5A43" w:rsidRDefault="00952498" w:rsidP="00952498">
      <w:pPr>
        <w:jc w:val="both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Commita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mudança</w:t>
      </w:r>
      <w:proofErr w:type="spellEnd"/>
      <w:r>
        <w:rPr>
          <w:lang w:val="en-US"/>
        </w:rPr>
        <w:t>:</w:t>
      </w:r>
    </w:p>
    <w:p w14:paraId="48949AF6" w14:textId="77777777" w:rsidR="00952498" w:rsidRPr="00D5386B" w:rsidRDefault="00952498" w:rsidP="00952498">
      <w:pPr>
        <w:pStyle w:val="CodePreto"/>
        <w:rPr>
          <w:lang w:val="en-US"/>
        </w:rPr>
      </w:pPr>
      <w:r>
        <w:rPr>
          <w:lang w:val="en-US"/>
        </w:rPr>
        <w:t>git add app/requirements.txt</w:t>
      </w:r>
    </w:p>
    <w:p w14:paraId="0809A41D" w14:textId="77777777" w:rsidR="00952498" w:rsidRPr="00D5386B" w:rsidRDefault="00952498" w:rsidP="00952498">
      <w:pPr>
        <w:pStyle w:val="CodePreto"/>
        <w:rPr>
          <w:lang w:val="en-US"/>
        </w:rPr>
      </w:pPr>
      <w:r>
        <w:rPr>
          <w:lang w:val="en-US"/>
        </w:rPr>
        <w:t xml:space="preserve">git commit -m "fix: </w:t>
      </w:r>
      <w:proofErr w:type="spellStart"/>
      <w:r>
        <w:rPr>
          <w:lang w:val="en-US"/>
        </w:rPr>
        <w:t>adiciona</w:t>
      </w:r>
      <w:proofErr w:type="spellEnd"/>
      <w:r>
        <w:rPr>
          <w:lang w:val="en-US"/>
        </w:rPr>
        <w:t xml:space="preserve"> flask </w:t>
      </w:r>
      <w:proofErr w:type="spellStart"/>
      <w:r>
        <w:rPr>
          <w:lang w:val="en-US"/>
        </w:rPr>
        <w:t>ao</w:t>
      </w:r>
      <w:proofErr w:type="spellEnd"/>
      <w:r>
        <w:rPr>
          <w:lang w:val="en-US"/>
        </w:rPr>
        <w:t xml:space="preserve"> requirements.txt (</w:t>
      </w:r>
      <w:proofErr w:type="spellStart"/>
      <w:r>
        <w:rPr>
          <w:lang w:val="en-US"/>
        </w:rPr>
        <w:t>necessario</w:t>
      </w:r>
      <w:proofErr w:type="spellEnd"/>
      <w:r>
        <w:rPr>
          <w:lang w:val="en-US"/>
        </w:rPr>
        <w:t xml:space="preserve"> para yolo-stream)"</w:t>
      </w:r>
    </w:p>
    <w:p w14:paraId="74E9B0B8" w14:textId="77777777" w:rsidR="00952498" w:rsidRPr="00D5386B" w:rsidRDefault="00952498" w:rsidP="00952498">
      <w:pPr>
        <w:pStyle w:val="CodePreto"/>
        <w:rPr>
          <w:lang w:val="en-US"/>
        </w:rPr>
      </w:pPr>
      <w:r>
        <w:rPr>
          <w:lang w:val="en-US"/>
        </w:rPr>
        <w:t>git push origin main</w:t>
      </w:r>
    </w:p>
    <w:p w14:paraId="693BE5A9" w14:textId="77777777" w:rsidR="00D5386B" w:rsidRPr="0057107A" w:rsidRDefault="00D5386B" w:rsidP="00952498">
      <w:pPr>
        <w:ind w:firstLine="708"/>
        <w:jc w:val="both"/>
        <w:rPr>
          <w:lang w:val="en-US"/>
        </w:rPr>
      </w:pPr>
    </w:p>
    <w:p w14:paraId="1CF8A3ED" w14:textId="47CEF28D" w:rsidR="00952498" w:rsidRDefault="00952498" w:rsidP="00952498">
      <w:pPr>
        <w:ind w:firstLine="708"/>
        <w:jc w:val="both"/>
      </w:pPr>
      <w:r>
        <w:lastRenderedPageBreak/>
        <w:t xml:space="preserve">Com esses dois ajustes aplicados, o restante desta aula, treinar, </w:t>
      </w:r>
      <w:proofErr w:type="spellStart"/>
      <w:r>
        <w:t>versionar</w:t>
      </w:r>
      <w:proofErr w:type="spellEnd"/>
      <w:r>
        <w:t xml:space="preserve"> e fazer </w:t>
      </w:r>
      <w:proofErr w:type="spellStart"/>
      <w:r>
        <w:t>push</w:t>
      </w:r>
      <w:proofErr w:type="spellEnd"/>
      <w:r>
        <w:t xml:space="preserve">, já chega a um </w:t>
      </w:r>
      <w:proofErr w:type="spellStart"/>
      <w:r>
        <w:t>deploy</w:t>
      </w:r>
      <w:proofErr w:type="spellEnd"/>
      <w:r>
        <w:t xml:space="preserve"> automático funcional de ponta a ponta, sem surpresas no final.</w:t>
      </w:r>
    </w:p>
    <w:p w14:paraId="10B32B54" w14:textId="77777777" w:rsidR="00952498" w:rsidRDefault="00952498" w:rsidP="00952498"/>
    <w:p w14:paraId="4491E41F" w14:textId="77777777" w:rsidR="00952498" w:rsidRDefault="00952498" w:rsidP="00952498">
      <w:pPr>
        <w:jc w:val="both"/>
        <w:rPr>
          <w:b/>
          <w:bCs/>
        </w:rPr>
      </w:pPr>
      <w:r>
        <w:rPr>
          <w:b/>
          <w:bCs/>
        </w:rPr>
        <w:t>1. Clonando o Repositório no Notebook (primeira vez)</w:t>
      </w:r>
    </w:p>
    <w:p w14:paraId="2BE9525A" w14:textId="77777777" w:rsidR="00952498" w:rsidRDefault="00952498" w:rsidP="00952498">
      <w:pPr>
        <w:ind w:firstLine="708"/>
        <w:jc w:val="both"/>
      </w:pPr>
      <w:r>
        <w:t xml:space="preserve">Até agora, o notebook só serviu de terminal/navegador para conversar com a </w:t>
      </w:r>
      <w:proofErr w:type="spellStart"/>
      <w:r>
        <w:t>Raspberry</w:t>
      </w:r>
      <w:proofErr w:type="spellEnd"/>
      <w:r>
        <w:t xml:space="preserve"> Pi, nunca teve o projeto rodando nele de verdade. O treinamento muda isso: é a primeira atividade que roda com o repositório completo no seu próprio notebook (com a RTX 5050), não numa pasta solta e desconectada dele. Isso importa porque o resto do ciclo, </w:t>
      </w:r>
      <w:proofErr w:type="spellStart"/>
      <w:r>
        <w:t>dataset</w:t>
      </w:r>
      <w:proofErr w:type="spellEnd"/>
      <w:r>
        <w:t xml:space="preserve">,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gate</w:t>
      </w:r>
      <w:proofErr w:type="spellEnd"/>
      <w:r>
        <w:t xml:space="preserve">, versionamento, CI/CD, já vive dentro do repositório desde a Aula 3; treinar fora dele só criaria mais um lugar </w:t>
      </w:r>
      <w:proofErr w:type="gramStart"/>
      <w:r>
        <w:t>pra</w:t>
      </w:r>
      <w:proofErr w:type="gramEnd"/>
      <w:r>
        <w:t xml:space="preserve"> sincronizar manualmente depois.</w:t>
      </w:r>
    </w:p>
    <w:p w14:paraId="31091F69" w14:textId="77777777" w:rsidR="00952498" w:rsidRDefault="00952498" w:rsidP="00952498">
      <w:pPr>
        <w:ind w:firstLine="708"/>
        <w:jc w:val="both"/>
      </w:pPr>
      <w:r>
        <w:t>Se você nunca clonou o projeto no notebook:</w:t>
      </w:r>
    </w:p>
    <w:p w14:paraId="4606DB62" w14:textId="77777777" w:rsidR="00952498" w:rsidRPr="0057107A" w:rsidRDefault="00952498" w:rsidP="00D5386B">
      <w:pPr>
        <w:pStyle w:val="CodePreto"/>
        <w:rPr>
          <w:lang w:val="en-US"/>
        </w:rPr>
      </w:pPr>
      <w:r w:rsidRPr="0057107A">
        <w:rPr>
          <w:lang w:val="en-US"/>
        </w:rPr>
        <w:t>git clone https://github.com/SEU_USUARIO/yolo-edge-api.git</w:t>
      </w:r>
    </w:p>
    <w:p w14:paraId="101B0915" w14:textId="77777777" w:rsidR="00952498" w:rsidRPr="00D5386B" w:rsidRDefault="00952498" w:rsidP="00D5386B">
      <w:pPr>
        <w:pStyle w:val="CodePreto"/>
      </w:pPr>
      <w:proofErr w:type="spellStart"/>
      <w:r>
        <w:t>cd</w:t>
      </w:r>
      <w:proofErr w:type="spellEnd"/>
      <w:r>
        <w:t xml:space="preserve"> </w:t>
      </w:r>
      <w:proofErr w:type="spellStart"/>
      <w:r>
        <w:t>yolo</w:t>
      </w:r>
      <w:proofErr w:type="spellEnd"/>
      <w:r>
        <w:t>-</w:t>
      </w:r>
      <w:proofErr w:type="spellStart"/>
      <w:r>
        <w:t>edge</w:t>
      </w:r>
      <w:proofErr w:type="spellEnd"/>
      <w:r>
        <w:t>-api</w:t>
      </w:r>
    </w:p>
    <w:p w14:paraId="7838333B" w14:textId="77777777" w:rsidR="00952498" w:rsidRDefault="00952498" w:rsidP="00952498">
      <w:pPr>
        <w:jc w:val="both"/>
      </w:pPr>
    </w:p>
    <w:p w14:paraId="1F125F03" w14:textId="77777777" w:rsidR="00952498" w:rsidRDefault="00952498" w:rsidP="00952498">
      <w:pPr>
        <w:ind w:firstLine="708"/>
        <w:jc w:val="both"/>
      </w:pPr>
      <w:r>
        <w:t>Se já tem uma cópia de testes anteriores, só atualiza:</w:t>
      </w:r>
    </w:p>
    <w:p w14:paraId="1ED3C43E" w14:textId="77777777" w:rsidR="00952498" w:rsidRPr="002929B8" w:rsidRDefault="00952498" w:rsidP="00952498">
      <w:pPr>
        <w:pStyle w:val="CodePreto"/>
        <w:rPr>
          <w:lang w:val="en-US"/>
        </w:rPr>
      </w:pPr>
      <w:r>
        <w:rPr>
          <w:lang w:val="en-US"/>
        </w:rPr>
        <w:t>cd yolo-edge-</w:t>
      </w:r>
      <w:proofErr w:type="spellStart"/>
      <w:r>
        <w:rPr>
          <w:lang w:val="en-US"/>
        </w:rPr>
        <w:t>api</w:t>
      </w:r>
      <w:proofErr w:type="spellEnd"/>
    </w:p>
    <w:p w14:paraId="3D1C434F" w14:textId="77777777" w:rsidR="00952498" w:rsidRPr="00FB5A43" w:rsidRDefault="00952498" w:rsidP="00952498">
      <w:pPr>
        <w:pStyle w:val="CodePreto"/>
        <w:rPr>
          <w:lang w:val="en-US"/>
        </w:rPr>
      </w:pPr>
      <w:r>
        <w:rPr>
          <w:lang w:val="en-US"/>
        </w:rPr>
        <w:t>git pull origin main</w:t>
      </w:r>
    </w:p>
    <w:p w14:paraId="004EFDCD" w14:textId="77777777" w:rsidR="00952498" w:rsidRPr="00952498" w:rsidRDefault="00952498" w:rsidP="00952498">
      <w:pPr>
        <w:jc w:val="both"/>
        <w:rPr>
          <w:lang w:val="en-US"/>
        </w:rPr>
      </w:pPr>
    </w:p>
    <w:p w14:paraId="716B5B9D" w14:textId="77777777" w:rsidR="00952498" w:rsidRDefault="00952498" w:rsidP="00952498">
      <w:pPr>
        <w:ind w:firstLine="708"/>
        <w:jc w:val="both"/>
      </w:pPr>
      <w:r>
        <w:t>Confirma o Python instalado:</w:t>
      </w:r>
    </w:p>
    <w:p w14:paraId="3EA69471" w14:textId="77777777" w:rsidR="00952498" w:rsidRDefault="00952498" w:rsidP="00952498">
      <w:pPr>
        <w:pStyle w:val="CodePreto"/>
      </w:pPr>
      <w:proofErr w:type="spellStart"/>
      <w:r>
        <w:t>python</w:t>
      </w:r>
      <w:proofErr w:type="spellEnd"/>
      <w:r>
        <w:t xml:space="preserve"> --</w:t>
      </w:r>
      <w:proofErr w:type="spellStart"/>
      <w:r>
        <w:t>version</w:t>
      </w:r>
      <w:proofErr w:type="spellEnd"/>
    </w:p>
    <w:p w14:paraId="17998566" w14:textId="77777777" w:rsidR="00952498" w:rsidRDefault="00952498" w:rsidP="00952498">
      <w:pPr>
        <w:jc w:val="both"/>
      </w:pPr>
    </w:p>
    <w:p w14:paraId="779F656E" w14:textId="77777777" w:rsidR="00952498" w:rsidRDefault="00952498" w:rsidP="00952498">
      <w:pPr>
        <w:ind w:firstLine="708"/>
        <w:jc w:val="both"/>
      </w:pPr>
      <w:r>
        <w:t xml:space="preserve">Esta aula usa o VS </w:t>
      </w:r>
      <w:proofErr w:type="spellStart"/>
      <w:r>
        <w:t>Code</w:t>
      </w:r>
      <w:proofErr w:type="spellEnd"/>
      <w:r>
        <w:t xml:space="preserve"> como ambiente de trabalho no notebook, abre o projeto direto pela pasta que você acabou de clonar:</w:t>
      </w:r>
    </w:p>
    <w:p w14:paraId="390322D3" w14:textId="77777777" w:rsidR="00952498" w:rsidRDefault="00952498" w:rsidP="00952498">
      <w:pPr>
        <w:pStyle w:val="CodePreto"/>
      </w:pPr>
      <w:proofErr w:type="spellStart"/>
      <w:proofErr w:type="gramStart"/>
      <w:r>
        <w:t>code</w:t>
      </w:r>
      <w:proofErr w:type="spellEnd"/>
      <w:r>
        <w:t xml:space="preserve"> .</w:t>
      </w:r>
      <w:proofErr w:type="gramEnd"/>
    </w:p>
    <w:p w14:paraId="485BC7DA" w14:textId="77777777" w:rsidR="00952498" w:rsidRDefault="00952498" w:rsidP="00952498">
      <w:pPr>
        <w:jc w:val="both"/>
      </w:pPr>
    </w:p>
    <w:p w14:paraId="040ECFD0" w14:textId="77777777" w:rsidR="00952498" w:rsidRDefault="00952498" w:rsidP="00952498">
      <w:pPr>
        <w:ind w:firstLine="708"/>
        <w:jc w:val="both"/>
      </w:pPr>
      <w:r>
        <w:t xml:space="preserve">Isso abre o VS </w:t>
      </w:r>
      <w:proofErr w:type="spellStart"/>
      <w:r>
        <w:t>Code</w:t>
      </w:r>
      <w:proofErr w:type="spellEnd"/>
      <w:r>
        <w:t xml:space="preserve"> com o repositório inteiro como </w:t>
      </w:r>
      <w:proofErr w:type="spellStart"/>
      <w:r>
        <w:t>workspace</w:t>
      </w:r>
      <w:proofErr w:type="spellEnd"/>
      <w:r>
        <w:t>, e o diretório de trabalho do terminal integrado (Ctrl+`) já cai automaticamente dentro dele, os comandos do restante desta aula rodam todos nesse terminal integrado, sem precisar abrir uma janela de terminal separada.</w:t>
      </w:r>
    </w:p>
    <w:p w14:paraId="47471B54" w14:textId="77777777" w:rsidR="00952498" w:rsidRDefault="00952498" w:rsidP="00952498">
      <w:pPr>
        <w:jc w:val="both"/>
        <w:rPr>
          <w:b/>
          <w:bCs/>
        </w:rPr>
      </w:pPr>
    </w:p>
    <w:p w14:paraId="0DF04B46" w14:textId="77777777" w:rsidR="00952498" w:rsidRDefault="00952498" w:rsidP="00952498">
      <w:pPr>
        <w:jc w:val="both"/>
        <w:rPr>
          <w:b/>
          <w:bCs/>
        </w:rPr>
      </w:pPr>
      <w:r>
        <w:rPr>
          <w:b/>
          <w:bCs/>
        </w:rPr>
        <w:lastRenderedPageBreak/>
        <w:t>2. Instalando as Dependências de Treinamento</w:t>
      </w:r>
    </w:p>
    <w:p w14:paraId="5684632B" w14:textId="77777777" w:rsidR="00952498" w:rsidRDefault="00952498" w:rsidP="00952498">
      <w:pPr>
        <w:ind w:firstLine="708"/>
        <w:jc w:val="both"/>
      </w:pPr>
      <w:r>
        <w:t xml:space="preserve">O </w:t>
      </w:r>
      <w:proofErr w:type="spellStart"/>
      <w:r>
        <w:t>PyTorch</w:t>
      </w:r>
      <w:proofErr w:type="spellEnd"/>
      <w:r>
        <w:t xml:space="preserve"> com suporte a CUDA já foi instalado na seção anterior. Faltam duas bibliotecas específicas desta etapa, o </w:t>
      </w:r>
      <w:proofErr w:type="spellStart"/>
      <w:r>
        <w:t>Ultralytics</w:t>
      </w:r>
      <w:proofErr w:type="spellEnd"/>
      <w:r>
        <w:t xml:space="preserve">, para o treinamento em si, e o DVC com suporte a SSH, para recuperar o </w:t>
      </w:r>
      <w:proofErr w:type="spellStart"/>
      <w:r>
        <w:t>dataset</w:t>
      </w:r>
      <w:proofErr w:type="spellEnd"/>
      <w:r>
        <w:t xml:space="preserve"> e </w:t>
      </w:r>
      <w:proofErr w:type="spellStart"/>
      <w:r>
        <w:t>versionar</w:t>
      </w:r>
      <w:proofErr w:type="spellEnd"/>
      <w:r>
        <w:t xml:space="preserve"> o modelo depois:</w:t>
      </w:r>
    </w:p>
    <w:p w14:paraId="2FDD3EF1" w14:textId="77777777" w:rsidR="00952498" w:rsidRPr="002929B8" w:rsidRDefault="00952498" w:rsidP="00952498">
      <w:pPr>
        <w:pStyle w:val="CodePreto"/>
        <w:rPr>
          <w:lang w:val="en-US"/>
        </w:rPr>
      </w:pPr>
      <w:proofErr w:type="gramStart"/>
      <w:r>
        <w:rPr>
          <w:lang w:val="en-US"/>
        </w:rPr>
        <w:t>pip</w:t>
      </w:r>
      <w:proofErr w:type="gramEnd"/>
      <w:r>
        <w:rPr>
          <w:lang w:val="en-US"/>
        </w:rPr>
        <w:t xml:space="preserve"> install </w:t>
      </w:r>
      <w:proofErr w:type="spellStart"/>
      <w:r>
        <w:rPr>
          <w:lang w:val="en-US"/>
        </w:rPr>
        <w:t>ultralytics</w:t>
      </w:r>
      <w:proofErr w:type="spellEnd"/>
    </w:p>
    <w:p w14:paraId="55C4609E" w14:textId="77777777" w:rsidR="00952498" w:rsidRPr="00FB5A43" w:rsidRDefault="00952498" w:rsidP="00952498">
      <w:pPr>
        <w:pStyle w:val="CodePreto"/>
        <w:rPr>
          <w:lang w:val="en-US"/>
        </w:rPr>
      </w:pPr>
      <w:r>
        <w:rPr>
          <w:lang w:val="en-US"/>
        </w:rPr>
        <w:t>pip install "</w:t>
      </w:r>
      <w:proofErr w:type="spellStart"/>
      <w:r>
        <w:rPr>
          <w:lang w:val="en-US"/>
        </w:rPr>
        <w:t>dvc</w:t>
      </w:r>
      <w:proofErr w:type="spellEnd"/>
      <w:r>
        <w:rPr>
          <w:lang w:val="en-US"/>
        </w:rPr>
        <w:t>[ssh]"</w:t>
      </w:r>
    </w:p>
    <w:p w14:paraId="69BB68A9" w14:textId="77777777" w:rsidR="00952498" w:rsidRPr="00952498" w:rsidRDefault="00952498" w:rsidP="00952498">
      <w:pPr>
        <w:jc w:val="both"/>
        <w:rPr>
          <w:lang w:val="en-US"/>
        </w:rPr>
      </w:pPr>
    </w:p>
    <w:p w14:paraId="55AAFE60" w14:textId="77777777" w:rsidR="00952498" w:rsidRDefault="00952498" w:rsidP="00952498">
      <w:pPr>
        <w:ind w:firstLine="708"/>
        <w:jc w:val="both"/>
      </w:pPr>
      <w:r>
        <w:t xml:space="preserve">Confirma que o </w:t>
      </w:r>
      <w:proofErr w:type="spellStart"/>
      <w:r>
        <w:t>Ultralytics</w:t>
      </w:r>
      <w:proofErr w:type="spellEnd"/>
      <w:r>
        <w:t xml:space="preserve"> também enxerga a GPU antes de seguir:</w:t>
      </w:r>
    </w:p>
    <w:p w14:paraId="1BED80B2" w14:textId="77777777" w:rsidR="00952498" w:rsidRPr="002929B8" w:rsidRDefault="00952498" w:rsidP="00952498">
      <w:pPr>
        <w:pStyle w:val="CodePreto"/>
        <w:rPr>
          <w:lang w:val="en-US"/>
        </w:rPr>
      </w:pPr>
      <w:r>
        <w:rPr>
          <w:lang w:val="en-US"/>
        </w:rPr>
        <w:t>code teste_gpu.py</w:t>
      </w:r>
    </w:p>
    <w:p w14:paraId="016EDBA6" w14:textId="77777777" w:rsidR="00952498" w:rsidRPr="00952498" w:rsidRDefault="00952498" w:rsidP="00952498">
      <w:pPr>
        <w:jc w:val="both"/>
        <w:rPr>
          <w:lang w:val="en-US"/>
        </w:rPr>
      </w:pPr>
    </w:p>
    <w:p w14:paraId="14ED1E83" w14:textId="77777777" w:rsidR="00952498" w:rsidRPr="002929B8" w:rsidRDefault="00952498" w:rsidP="00952498">
      <w:pPr>
        <w:pStyle w:val="CodePreto"/>
        <w:rPr>
          <w:lang w:val="en-US"/>
        </w:rPr>
      </w:pPr>
      <w:r>
        <w:rPr>
          <w:lang w:val="en-US"/>
        </w:rPr>
        <w:t>import torch</w:t>
      </w:r>
    </w:p>
    <w:p w14:paraId="67B84BB3" w14:textId="77777777" w:rsidR="00952498" w:rsidRPr="002929B8" w:rsidRDefault="00952498" w:rsidP="00952498">
      <w:pPr>
        <w:pStyle w:val="CodePreto"/>
        <w:rPr>
          <w:lang w:val="en-US"/>
        </w:rPr>
      </w:pPr>
    </w:p>
    <w:p w14:paraId="243CFBA4" w14:textId="77777777" w:rsidR="00952498" w:rsidRPr="002929B8" w:rsidRDefault="00952498" w:rsidP="00952498">
      <w:pPr>
        <w:pStyle w:val="CodePreto"/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 xml:space="preserve">"CUDA </w:t>
      </w:r>
      <w:proofErr w:type="spellStart"/>
      <w:r>
        <w:rPr>
          <w:lang w:val="en-US"/>
        </w:rPr>
        <w:t>disponível</w:t>
      </w:r>
      <w:proofErr w:type="spellEnd"/>
      <w:r>
        <w:rPr>
          <w:lang w:val="en-US"/>
        </w:rPr>
        <w:t xml:space="preserve">:", </w:t>
      </w:r>
      <w:proofErr w:type="spellStart"/>
      <w:r>
        <w:rPr>
          <w:lang w:val="en-US"/>
        </w:rPr>
        <w:t>torch.cuda.is_</w:t>
      </w:r>
      <w:proofErr w:type="gramStart"/>
      <w:r>
        <w:rPr>
          <w:lang w:val="en-US"/>
        </w:rPr>
        <w:t>available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))</w:t>
      </w:r>
    </w:p>
    <w:p w14:paraId="528E8A0F" w14:textId="77777777" w:rsidR="00952498" w:rsidRPr="00FB5A43" w:rsidRDefault="00952498" w:rsidP="00952498">
      <w:pPr>
        <w:pStyle w:val="CodePreto"/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 xml:space="preserve">"GPU:", </w:t>
      </w:r>
      <w:proofErr w:type="spellStart"/>
      <w:r>
        <w:rPr>
          <w:lang w:val="en-US"/>
        </w:rPr>
        <w:t>torch.cuda.get_device_</w:t>
      </w:r>
      <w:proofErr w:type="gramStart"/>
      <w:r>
        <w:rPr>
          <w:lang w:val="en-US"/>
        </w:rPr>
        <w:t>name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0))</w:t>
      </w:r>
    </w:p>
    <w:p w14:paraId="4153463A" w14:textId="77777777" w:rsidR="00952498" w:rsidRPr="00952498" w:rsidRDefault="00952498" w:rsidP="00952498">
      <w:pPr>
        <w:jc w:val="both"/>
        <w:rPr>
          <w:lang w:val="en-US"/>
        </w:rPr>
      </w:pPr>
    </w:p>
    <w:p w14:paraId="32BA04AD" w14:textId="77777777" w:rsidR="00952498" w:rsidRDefault="00952498" w:rsidP="00952498">
      <w:pPr>
        <w:ind w:firstLine="708"/>
        <w:jc w:val="both"/>
      </w:pPr>
      <w:r>
        <w:t xml:space="preserve">Se o CUDA disponível vier </w:t>
      </w:r>
      <w:proofErr w:type="gramStart"/>
      <w:r>
        <w:t>como False</w:t>
      </w:r>
      <w:proofErr w:type="gramEnd"/>
      <w:r>
        <w:t xml:space="preserve"> mesmo com o </w:t>
      </w:r>
      <w:proofErr w:type="spellStart"/>
      <w:r>
        <w:t>PyTorch</w:t>
      </w:r>
      <w:proofErr w:type="spellEnd"/>
      <w:r>
        <w:t xml:space="preserve"> instalado corretamente, o motivo mais comum não é falta de GPU, é o VS </w:t>
      </w:r>
      <w:proofErr w:type="spellStart"/>
      <w:r>
        <w:t>Code</w:t>
      </w:r>
      <w:proofErr w:type="spellEnd"/>
      <w:r>
        <w:t xml:space="preserve"> apontando </w:t>
      </w:r>
      <w:proofErr w:type="gramStart"/>
      <w:r>
        <w:t>pro</w:t>
      </w:r>
      <w:proofErr w:type="gramEnd"/>
      <w:r>
        <w:t xml:space="preserve"> interpretador Python errado. Confirma qual ambiente ele está usando: </w:t>
      </w:r>
      <w:proofErr w:type="spellStart"/>
      <w:r>
        <w:t>Ctrl+Shift+P</w:t>
      </w:r>
      <w:proofErr w:type="spellEnd"/>
      <w:r>
        <w:t xml:space="preserve"> </w:t>
      </w:r>
      <w:r>
        <w:rPr>
          <w:rFonts w:ascii="Arial" w:hAnsi="Arial" w:cs="Arial"/>
        </w:rPr>
        <w:t>→</w:t>
      </w:r>
      <w:r>
        <w:t xml:space="preserve"> "Python: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Interpreter</w:t>
      </w:r>
      <w:proofErr w:type="spellEnd"/>
      <w:r>
        <w:t xml:space="preserve">" </w:t>
      </w:r>
      <w:r>
        <w:rPr>
          <w:rFonts w:ascii="Arial" w:hAnsi="Arial" w:cs="Arial"/>
        </w:rPr>
        <w:t>→</w:t>
      </w:r>
      <w:r>
        <w:t xml:space="preserve"> escolhe o mesmo ambiente onde o </w:t>
      </w:r>
      <w:proofErr w:type="spellStart"/>
      <w:r>
        <w:t>PyTorch</w:t>
      </w:r>
      <w:proofErr w:type="spellEnd"/>
      <w:r>
        <w:t xml:space="preserve"> com CUDA foi instalado na se</w:t>
      </w:r>
      <w:r>
        <w:rPr>
          <w:rFonts w:cs="Abadi"/>
        </w:rPr>
        <w:t>çã</w:t>
      </w:r>
      <w:r>
        <w:t>o anterior. Esse detalhe vale a pena checar agora, antes de seguir para o treinamento em si.</w:t>
      </w:r>
    </w:p>
    <w:p w14:paraId="25522004" w14:textId="77777777" w:rsidR="00952498" w:rsidRDefault="00952498" w:rsidP="00952498"/>
    <w:p w14:paraId="5AA2F1A6" w14:textId="77777777" w:rsidR="00952498" w:rsidRDefault="00952498" w:rsidP="00952498">
      <w:pPr>
        <w:jc w:val="both"/>
        <w:rPr>
          <w:b/>
          <w:bCs/>
        </w:rPr>
      </w:pPr>
      <w:r>
        <w:rPr>
          <w:b/>
          <w:bCs/>
        </w:rPr>
        <w:t xml:space="preserve">3. Recuperando o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 xml:space="preserve"> via DVC</w:t>
      </w:r>
    </w:p>
    <w:p w14:paraId="381D4FFC" w14:textId="77777777" w:rsidR="00952498" w:rsidRDefault="00952498" w:rsidP="00952498">
      <w:pPr>
        <w:ind w:firstLine="708"/>
        <w:jc w:val="both"/>
      </w:pPr>
      <w:r>
        <w:t xml:space="preserve">O </w:t>
      </w:r>
      <w:proofErr w:type="spellStart"/>
      <w:r>
        <w:t>dataset</w:t>
      </w:r>
      <w:proofErr w:type="spellEnd"/>
      <w:r>
        <w:t xml:space="preserve"> epi-v1 já existe, foi construído, anotado e </w:t>
      </w:r>
      <w:proofErr w:type="spellStart"/>
      <w:r>
        <w:t>versionado</w:t>
      </w:r>
      <w:proofErr w:type="spellEnd"/>
      <w:r>
        <w:t xml:space="preserve"> nas Aulas 4 e 5. Como o repositório já está clonado, não é preciso baixar nada do </w:t>
      </w:r>
      <w:proofErr w:type="spellStart"/>
      <w:r>
        <w:t>Roboflow</w:t>
      </w:r>
      <w:proofErr w:type="spellEnd"/>
      <w:r>
        <w:t xml:space="preserve"> de novo: um </w:t>
      </w:r>
      <w:proofErr w:type="spellStart"/>
      <w:r>
        <w:t>dvc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traz exatamente os mesmos arquivos já rastreados, sem risco de pegar uma versão diferente por causa do sufixo que o </w:t>
      </w:r>
      <w:proofErr w:type="spellStart"/>
      <w:r>
        <w:t>Roboflow</w:t>
      </w:r>
      <w:proofErr w:type="spellEnd"/>
      <w:r>
        <w:t xml:space="preserve"> gera a cada exportação nova.</w:t>
      </w:r>
    </w:p>
    <w:p w14:paraId="579258DA" w14:textId="77777777" w:rsidR="00952498" w:rsidRPr="003A1195" w:rsidRDefault="00952498" w:rsidP="00952498">
      <w:pPr>
        <w:pStyle w:val="CodePreto"/>
        <w:rPr>
          <w:lang w:val="en-US"/>
        </w:rPr>
      </w:pPr>
      <w:proofErr w:type="spellStart"/>
      <w:r>
        <w:rPr>
          <w:lang w:val="en-US"/>
        </w:rPr>
        <w:t>dvc</w:t>
      </w:r>
      <w:proofErr w:type="spellEnd"/>
      <w:r>
        <w:rPr>
          <w:lang w:val="en-US"/>
        </w:rPr>
        <w:t xml:space="preserve"> pull dataset/exports/epi-v1</w:t>
      </w:r>
    </w:p>
    <w:p w14:paraId="24678906" w14:textId="77777777" w:rsidR="00952498" w:rsidRPr="00952498" w:rsidRDefault="00952498" w:rsidP="00952498">
      <w:pPr>
        <w:jc w:val="both"/>
        <w:rPr>
          <w:lang w:val="en-US"/>
        </w:rPr>
      </w:pPr>
    </w:p>
    <w:p w14:paraId="33007F40" w14:textId="77777777" w:rsidR="00952498" w:rsidRDefault="00952498" w:rsidP="00952498">
      <w:pPr>
        <w:ind w:firstLine="708"/>
        <w:jc w:val="both"/>
      </w:pPr>
      <w:proofErr w:type="gramStart"/>
      <w:r>
        <w:t>O .</w:t>
      </w:r>
      <w:proofErr w:type="spellStart"/>
      <w:r>
        <w:t>dvc</w:t>
      </w:r>
      <w:proofErr w:type="spellEnd"/>
      <w:proofErr w:type="gramEnd"/>
      <w:r>
        <w:t>/</w:t>
      </w:r>
      <w:proofErr w:type="spellStart"/>
      <w:r>
        <w:t>config</w:t>
      </w:r>
      <w:proofErr w:type="spellEnd"/>
      <w:r>
        <w:t xml:space="preserve"> do repositório já aponta </w:t>
      </w:r>
      <w:proofErr w:type="gramStart"/>
      <w:r>
        <w:t>pro</w:t>
      </w:r>
      <w:proofErr w:type="gramEnd"/>
      <w:r>
        <w:t xml:space="preserve"> </w:t>
      </w:r>
      <w:proofErr w:type="spellStart"/>
      <w:r>
        <w:t>storage</w:t>
      </w:r>
      <w:proofErr w:type="spellEnd"/>
      <w:r>
        <w:t xml:space="preserve"> remoto hospedado na própria </w:t>
      </w:r>
      <w:proofErr w:type="spellStart"/>
      <w:r>
        <w:t>Raspberry</w:t>
      </w:r>
      <w:proofErr w:type="spellEnd"/>
      <w:r>
        <w:t xml:space="preserve"> Pi — o mesmo configurado na Aula 3. Se for a primeira vez que esse notebook fala com esse </w:t>
      </w:r>
      <w:proofErr w:type="spellStart"/>
      <w:r>
        <w:t>remote</w:t>
      </w:r>
      <w:proofErr w:type="spellEnd"/>
      <w:r>
        <w:t xml:space="preserve">, o DVC deve pedir a senha SSH da Pi (o mesmo </w:t>
      </w:r>
      <w:r>
        <w:lastRenderedPageBreak/>
        <w:t xml:space="preserve">prompt que já aparece quando você roda </w:t>
      </w:r>
      <w:proofErr w:type="spellStart"/>
      <w:r>
        <w:t>dvc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direto na Pi). Confirma que o </w:t>
      </w:r>
      <w:proofErr w:type="spellStart"/>
      <w:r>
        <w:t>dataset</w:t>
      </w:r>
      <w:proofErr w:type="spellEnd"/>
      <w:r>
        <w:t xml:space="preserve"> chegou:</w:t>
      </w:r>
    </w:p>
    <w:p w14:paraId="351E8C73" w14:textId="77777777" w:rsidR="00952498" w:rsidRDefault="00952498" w:rsidP="00952498">
      <w:pPr>
        <w:pStyle w:val="CodePreto"/>
      </w:pPr>
      <w:proofErr w:type="spellStart"/>
      <w:r>
        <w:t>ls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/</w:t>
      </w:r>
      <w:proofErr w:type="spellStart"/>
      <w:r>
        <w:t>exports</w:t>
      </w:r>
      <w:proofErr w:type="spellEnd"/>
      <w:r>
        <w:t>/epi-v1</w:t>
      </w:r>
    </w:p>
    <w:p w14:paraId="6FFED537" w14:textId="77777777" w:rsidR="00952498" w:rsidRDefault="00952498" w:rsidP="00952498">
      <w:pPr>
        <w:ind w:firstLine="708"/>
        <w:jc w:val="both"/>
      </w:pPr>
      <w:r>
        <w:t xml:space="preserve">Deve mostrar as pastas </w:t>
      </w:r>
      <w:proofErr w:type="spellStart"/>
      <w:r>
        <w:t>train</w:t>
      </w:r>
      <w:proofErr w:type="spellEnd"/>
      <w:r>
        <w:t xml:space="preserve">/, </w:t>
      </w:r>
      <w:proofErr w:type="spellStart"/>
      <w:r>
        <w:t>valid</w:t>
      </w:r>
      <w:proofErr w:type="spellEnd"/>
      <w:r>
        <w:t xml:space="preserve">/, </w:t>
      </w:r>
      <w:proofErr w:type="spellStart"/>
      <w:r>
        <w:t>test</w:t>
      </w:r>
      <w:proofErr w:type="spellEnd"/>
      <w:r>
        <w:t xml:space="preserve">/ e o </w:t>
      </w:r>
      <w:proofErr w:type="spellStart"/>
      <w:proofErr w:type="gramStart"/>
      <w:r>
        <w:t>data.yaml</w:t>
      </w:r>
      <w:proofErr w:type="spellEnd"/>
      <w:proofErr w:type="gramEnd"/>
      <w:r>
        <w:t>.</w:t>
      </w:r>
    </w:p>
    <w:p w14:paraId="1E469D16" w14:textId="77777777" w:rsidR="00952498" w:rsidRDefault="00952498" w:rsidP="00952498">
      <w:pPr>
        <w:ind w:firstLine="708"/>
        <w:jc w:val="both"/>
      </w:pPr>
    </w:p>
    <w:tbl>
      <w:tblPr>
        <w:tblW w:w="974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0"/>
        <w:gridCol w:w="7966"/>
      </w:tblGrid>
      <w:tr w:rsidR="00952498" w:rsidRPr="00952498" w14:paraId="5E2D86B5" w14:textId="77777777" w:rsidTr="0050415C">
        <w:tc>
          <w:tcPr>
            <w:tcW w:w="9746" w:type="dxa"/>
            <w:gridSpan w:val="2"/>
            <w:shd w:val="clear" w:color="auto" w:fill="E02B86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16052372" w14:textId="77777777" w:rsidR="00952498" w:rsidRPr="00952498" w:rsidRDefault="00952498" w:rsidP="0050415C">
            <w:pPr>
              <w:spacing w:after="0"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F3ABB31" wp14:editId="7B2C0E0E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5440"/>
                      <wp:effectExtent l="0" t="0" r="0" b="0"/>
                      <wp:wrapNone/>
                      <wp:docPr id="569864352" name="Forma Livre: Forma 2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5440"/>
                              </a:xfrm>
                              <a:custGeom>
                                <a:avLst>
                                  <a:gd name="f10" fmla="val 3600"/>
                                </a:avLst>
                                <a:gdLst>
                                  <a:gd name="f1" fmla="val 10800000"/>
                                  <a:gd name="f2" fmla="val 5400000"/>
                                  <a:gd name="f3" fmla="val 16200000"/>
                                  <a:gd name="f4" fmla="val w"/>
                                  <a:gd name="f5" fmla="val h"/>
                                  <a:gd name="f6" fmla="val ss"/>
                                  <a:gd name="f7" fmla="val 0"/>
                                  <a:gd name="f8" fmla="*/ 5419351 1 1725033"/>
                                  <a:gd name="f9" fmla="val 45"/>
                                  <a:gd name="f10" fmla="val 3600"/>
                                  <a:gd name="f11" fmla="abs f4"/>
                                  <a:gd name="f12" fmla="abs f5"/>
                                  <a:gd name="f13" fmla="abs f6"/>
                                  <a:gd name="f14" fmla="*/ f8 1 180"/>
                                  <a:gd name="f15" fmla="val f10"/>
                                  <a:gd name="f16" fmla="+- 0 0 f2"/>
                                  <a:gd name="f17" fmla="?: f11 f4 1"/>
                                  <a:gd name="f18" fmla="?: f12 f5 1"/>
                                  <a:gd name="f19" fmla="?: f13 f6 1"/>
                                  <a:gd name="f20" fmla="*/ f9 f14 1"/>
                                  <a:gd name="f21" fmla="+- f7 f15 0"/>
                                  <a:gd name="f22" fmla="*/ f17 1 21600"/>
                                  <a:gd name="f23" fmla="*/ f18 1 21600"/>
                                  <a:gd name="f24" fmla="*/ 21600 f17 1"/>
                                  <a:gd name="f25" fmla="*/ 21600 f18 1"/>
                                  <a:gd name="f26" fmla="+- 0 0 f20"/>
                                  <a:gd name="f27" fmla="+- f7 0 f21"/>
                                  <a:gd name="f28" fmla="+- f21 0 f7"/>
                                  <a:gd name="f29" fmla="min f23 f22"/>
                                  <a:gd name="f30" fmla="*/ f24 1 f19"/>
                                  <a:gd name="f31" fmla="*/ f25 1 f19"/>
                                  <a:gd name="f32" fmla="*/ f26 f1 1"/>
                                  <a:gd name="f33" fmla="abs f27"/>
                                  <a:gd name="f34" fmla="abs f28"/>
                                  <a:gd name="f35" fmla="?: f27 f16 f2"/>
                                  <a:gd name="f36" fmla="?: f27 f2 f16"/>
                                  <a:gd name="f37" fmla="?: f27 f3 f2"/>
                                  <a:gd name="f38" fmla="?: f27 f2 f3"/>
                                  <a:gd name="f39" fmla="?: f28 f16 f2"/>
                                  <a:gd name="f40" fmla="?: f28 f2 f16"/>
                                  <a:gd name="f41" fmla="?: f27 0 f1"/>
                                  <a:gd name="f42" fmla="?: f27 f1 0"/>
                                  <a:gd name="f43" fmla="val f30"/>
                                  <a:gd name="f44" fmla="val f31"/>
                                  <a:gd name="f45" fmla="*/ f32 1 f8"/>
                                  <a:gd name="f46" fmla="?: f27 f38 f37"/>
                                  <a:gd name="f47" fmla="?: f27 f37 f38"/>
                                  <a:gd name="f48" fmla="?: f28 f36 f35"/>
                                  <a:gd name="f49" fmla="*/ f21 f29 1"/>
                                  <a:gd name="f50" fmla="*/ f7 f29 1"/>
                                  <a:gd name="f51" fmla="*/ f33 f29 1"/>
                                  <a:gd name="f52" fmla="*/ f34 f29 1"/>
                                  <a:gd name="f53" fmla="+- f44 0 f15"/>
                                  <a:gd name="f54" fmla="+- f43 0 f15"/>
                                  <a:gd name="f55" fmla="+- f45 0 f2"/>
                                  <a:gd name="f56" fmla="?: f28 f47 f46"/>
                                  <a:gd name="f57" fmla="*/ f44 f29 1"/>
                                  <a:gd name="f58" fmla="*/ f43 f29 1"/>
                                  <a:gd name="f59" fmla="+- f55 f2 0"/>
                                  <a:gd name="f60" fmla="+- f44 0 f53"/>
                                  <a:gd name="f61" fmla="+- f43 0 f54"/>
                                  <a:gd name="f62" fmla="+- f53 0 f44"/>
                                  <a:gd name="f63" fmla="+- f54 0 f43"/>
                                  <a:gd name="f64" fmla="*/ f53 f29 1"/>
                                  <a:gd name="f65" fmla="*/ f54 f29 1"/>
                                  <a:gd name="f66" fmla="*/ f59 f8 1"/>
                                  <a:gd name="f67" fmla="abs f60"/>
                                  <a:gd name="f68" fmla="?: f60 0 f1"/>
                                  <a:gd name="f69" fmla="?: f60 f1 0"/>
                                  <a:gd name="f70" fmla="?: f60 f39 f40"/>
                                  <a:gd name="f71" fmla="abs f61"/>
                                  <a:gd name="f72" fmla="abs f62"/>
                                  <a:gd name="f73" fmla="?: f61 f16 f2"/>
                                  <a:gd name="f74" fmla="?: f61 f2 f16"/>
                                  <a:gd name="f75" fmla="?: f61 f3 f2"/>
                                  <a:gd name="f76" fmla="?: f61 f2 f3"/>
                                  <a:gd name="f77" fmla="abs f63"/>
                                  <a:gd name="f78" fmla="?: f63 f16 f2"/>
                                  <a:gd name="f79" fmla="?: f63 f2 f16"/>
                                  <a:gd name="f80" fmla="?: f63 f42 f41"/>
                                  <a:gd name="f81" fmla="?: f63 f41 f42"/>
                                  <a:gd name="f82" fmla="*/ f66 1 f1"/>
                                  <a:gd name="f83" fmla="?: f28 f69 f68"/>
                                  <a:gd name="f84" fmla="?: f28 f68 f69"/>
                                  <a:gd name="f85" fmla="?: f61 f76 f75"/>
                                  <a:gd name="f86" fmla="?: f61 f75 f76"/>
                                  <a:gd name="f87" fmla="?: f62 f74 f73"/>
                                  <a:gd name="f88" fmla="?: f27 f80 f81"/>
                                  <a:gd name="f89" fmla="?: f27 f78 f79"/>
                                  <a:gd name="f90" fmla="*/ f67 f29 1"/>
                                  <a:gd name="f91" fmla="*/ f71 f29 1"/>
                                  <a:gd name="f92" fmla="*/ f72 f29 1"/>
                                  <a:gd name="f93" fmla="*/ f77 f29 1"/>
                                  <a:gd name="f94" fmla="+- 0 0 f82"/>
                                  <a:gd name="f95" fmla="?: f60 f83 f84"/>
                                  <a:gd name="f96" fmla="?: f62 f86 f85"/>
                                  <a:gd name="f97" fmla="+- 0 0 f94"/>
                                  <a:gd name="f98" fmla="*/ f97 f1 1"/>
                                  <a:gd name="f99" fmla="*/ f98 1 f8"/>
                                  <a:gd name="f100" fmla="+- f99 0 f2"/>
                                  <a:gd name="f101" fmla="cos 1 f100"/>
                                  <a:gd name="f102" fmla="+- 0 0 f101"/>
                                  <a:gd name="f103" fmla="+- 0 0 f102"/>
                                  <a:gd name="f104" fmla="val f103"/>
                                  <a:gd name="f105" fmla="+- 0 0 f104"/>
                                  <a:gd name="f106" fmla="*/ f15 f105 1"/>
                                  <a:gd name="f107" fmla="*/ f106 3163 1"/>
                                  <a:gd name="f108" fmla="*/ f107 1 7636"/>
                                  <a:gd name="f109" fmla="+- f7 f108 0"/>
                                  <a:gd name="f110" fmla="+- f43 0 f108"/>
                                  <a:gd name="f111" fmla="+- f44 0 f108"/>
                                  <a:gd name="f112" fmla="*/ f109 f29 1"/>
                                  <a:gd name="f113" fmla="*/ f110 f29 1"/>
                                  <a:gd name="f114" fmla="*/ f111 f29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</a:cxnLst>
                                <a:rect l="f112" t="f112" r="f113" b="f114"/>
                                <a:pathLst>
                                  <a:path>
                                    <a:moveTo>
                                      <a:pt x="f49" y="f50"/>
                                    </a:moveTo>
                                    <a:arcTo wR="f51" hR="f52" stAng="f56" swAng="f48"/>
                                    <a:lnTo>
                                      <a:pt x="f50" y="f64"/>
                                    </a:lnTo>
                                    <a:arcTo wR="f52" hR="f90" stAng="f95" swAng="f70"/>
                                    <a:lnTo>
                                      <a:pt x="f65" y="f57"/>
                                    </a:lnTo>
                                    <a:arcTo wR="f91" hR="f92" stAng="f96" swAng="f87"/>
                                    <a:lnTo>
                                      <a:pt x="f58" y="f49"/>
                                    </a:lnTo>
                                    <a:arcTo wR="f93" hR="f51" stAng="f88" swAng="f89"/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txbx>
                              <w:txbxContent>
                                <w:p w14:paraId="401FE83C" w14:textId="77777777" w:rsidR="00952498" w:rsidRDefault="00952498" w:rsidP="0095249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ATENÇÃO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ctr" anchorCtr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3ABB31" id="_x0000_s1031" style="position:absolute;margin-left:125pt;margin-top:5.4pt;width:220.5pt;height:27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800350,3454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" adj="-11796480,,5400" path="m57573,at,,115146,115146,57573,,,57573l,287867at,230294,115146,345440,,287867,57573,345440l2742777,345440at2685204,230294,2800350,345440,2742777,345440,2800350,287867l2800350,57573at2685204,,2800350,115146,2800350,57573,2742777,l57573,xe" stroked="f">
                      <v:stroke joinstyle="miter"/>
                      <v:formulas/>
                      <v:path arrowok="t" o:connecttype="custom" o:connectlocs="1400175,0;2800350,172720;1400175,345440;0,172720" o:connectangles="270,0,90,180" textboxrect="16863,16863,2783487,328577"/>
                      <v:textbox>
                        <w:txbxContent>
                          <w:p w14:paraId="401FE83C" w14:textId="77777777" w:rsidR="00952498" w:rsidRDefault="00952498" w:rsidP="0095249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ATENÇÃO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952498" w:rsidRPr="00976106" w14:paraId="7E075D80" w14:textId="77777777" w:rsidTr="0050415C">
        <w:trPr>
          <w:trHeight w:val="2590"/>
        </w:trPr>
        <w:tc>
          <w:tcPr>
            <w:tcW w:w="1780" w:type="dxa"/>
            <w:shd w:val="clear" w:color="auto" w:fill="741143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1395B3BC" w14:textId="77777777" w:rsidR="00952498" w:rsidRPr="002929B8" w:rsidRDefault="00952498" w:rsidP="0050415C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4242552" wp14:editId="59B8ACE7">
                  <wp:extent cx="914400" cy="937895"/>
                  <wp:effectExtent l="0" t="0" r="0" b="0"/>
                  <wp:docPr id="1304191907" name="Imagem 53" descr="A white sign with a exclamation mark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A white sign with a exclamation mark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3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66" w:type="dxa"/>
            <w:shd w:val="clear" w:color="auto" w:fill="741143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711CEEF0" w14:textId="77777777" w:rsidR="00952498" w:rsidRPr="00976106" w:rsidRDefault="00952498" w:rsidP="0050415C">
            <w:pPr>
              <w:pStyle w:val="darknormal"/>
              <w:jc w:val="both"/>
            </w:pPr>
            <w:r>
              <w:t xml:space="preserve">Se aparecer </w:t>
            </w:r>
            <w:proofErr w:type="spellStart"/>
            <w:proofErr w:type="gramStart"/>
            <w:r>
              <w:t>dvc</w:t>
            </w:r>
            <w:proofErr w:type="spellEnd"/>
            <w:r>
              <w:t xml:space="preserve"> :</w:t>
            </w:r>
            <w:proofErr w:type="gramEnd"/>
            <w:r>
              <w:t xml:space="preserve"> O termo '</w:t>
            </w:r>
            <w:proofErr w:type="spellStart"/>
            <w:r>
              <w:t>dvc</w:t>
            </w:r>
            <w:proofErr w:type="spellEnd"/>
            <w:r>
              <w:t>' não é reconhecido (</w:t>
            </w:r>
            <w:proofErr w:type="spellStart"/>
            <w:r>
              <w:t>PowerShell</w:t>
            </w:r>
            <w:proofErr w:type="spellEnd"/>
            <w:r>
              <w:t xml:space="preserve">) ou </w:t>
            </w:r>
            <w:proofErr w:type="spellStart"/>
            <w:r>
              <w:t>dvc</w:t>
            </w:r>
            <w:proofErr w:type="spellEnd"/>
            <w:r>
              <w:t xml:space="preserve">: </w:t>
            </w:r>
            <w:proofErr w:type="spellStart"/>
            <w:r>
              <w:t>command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  <w:r>
              <w:t xml:space="preserve">, o pacote foi </w:t>
            </w:r>
            <w:proofErr w:type="gramStart"/>
            <w:r>
              <w:t>instalado</w:t>
            </w:r>
            <w:proofErr w:type="gramEnd"/>
            <w:r>
              <w:t xml:space="preserve"> mas o Windows não colocou a pasta de scripts do Python no PATH, comum quando o </w:t>
            </w:r>
            <w:proofErr w:type="spellStart"/>
            <w:r>
              <w:t>pip</w:t>
            </w:r>
            <w:proofErr w:type="spellEnd"/>
            <w:r>
              <w:t xml:space="preserve"> instala por usuário, sem privilégio de administrador. Confirma que está instalado (</w:t>
            </w:r>
            <w:proofErr w:type="spellStart"/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show </w:t>
            </w:r>
            <w:proofErr w:type="spellStart"/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dvc</w:t>
            </w:r>
            <w:proofErr w:type="spellEnd"/>
            <w:r>
              <w:rPr>
                <w:color w:val="FFFFFF" w:themeColor="background1"/>
              </w:rPr>
              <w:t xml:space="preserve">) e, se estiver, chama como módulo em vez de comando direto: </w:t>
            </w:r>
            <w:proofErr w:type="spellStart"/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-m </w:t>
            </w:r>
            <w:proofErr w:type="spellStart"/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dvc</w:t>
            </w:r>
            <w:proofErr w:type="spellEnd"/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pull</w:t>
            </w:r>
            <w:proofErr w:type="spellEnd"/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dataset</w:t>
            </w:r>
            <w:proofErr w:type="spellEnd"/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exports</w:t>
            </w:r>
            <w:proofErr w:type="spellEnd"/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/epi-v1</w:t>
            </w:r>
            <w:r>
              <w:rPr>
                <w:color w:val="FFFFFF" w:themeColor="background1"/>
              </w:rPr>
              <w:t xml:space="preserve">. Vale o mesmo padrão </w:t>
            </w:r>
            <w:r>
              <w:t xml:space="preserve">para qualquer outro comando </w:t>
            </w:r>
            <w:proofErr w:type="spellStart"/>
            <w:r>
              <w:t>dvc</w:t>
            </w:r>
            <w:proofErr w:type="spellEnd"/>
            <w:r>
              <w:t xml:space="preserve"> usado no restante desta aula.</w:t>
            </w:r>
          </w:p>
        </w:tc>
      </w:tr>
    </w:tbl>
    <w:p w14:paraId="7B9B027D" w14:textId="77777777" w:rsidR="00952498" w:rsidRDefault="00952498" w:rsidP="00952498">
      <w:pPr>
        <w:rPr>
          <w:rFonts w:ascii="Segoe UI Emoji" w:hAnsi="Segoe UI Emoji" w:cs="Segoe UI Emoji"/>
        </w:rPr>
      </w:pPr>
    </w:p>
    <w:p w14:paraId="04BB7385" w14:textId="77777777" w:rsidR="00952498" w:rsidRDefault="00952498" w:rsidP="00952498">
      <w:pPr>
        <w:jc w:val="both"/>
        <w:rPr>
          <w:b/>
          <w:bCs/>
        </w:rPr>
      </w:pPr>
      <w:r>
        <w:rPr>
          <w:b/>
          <w:bCs/>
        </w:rPr>
        <w:t xml:space="preserve">4. Criando o Script de Treinamento no VS </w:t>
      </w:r>
      <w:proofErr w:type="spellStart"/>
      <w:r>
        <w:rPr>
          <w:b/>
          <w:bCs/>
        </w:rPr>
        <w:t>Code</w:t>
      </w:r>
      <w:proofErr w:type="spellEnd"/>
    </w:p>
    <w:p w14:paraId="264B5D68" w14:textId="77777777" w:rsidR="00952498" w:rsidRDefault="00952498" w:rsidP="00952498">
      <w:pPr>
        <w:ind w:firstLine="708"/>
        <w:jc w:val="both"/>
      </w:pPr>
      <w:r>
        <w:t xml:space="preserve">A partir </w:t>
      </w:r>
      <w:proofErr w:type="gramStart"/>
      <w:r>
        <w:t>daqui, todo o</w:t>
      </w:r>
      <w:proofErr w:type="gramEnd"/>
      <w:r>
        <w:t xml:space="preserve"> treinamento roda num único arquivo Python dentro do VS </w:t>
      </w:r>
      <w:proofErr w:type="spellStart"/>
      <w:r>
        <w:t>Code</w:t>
      </w:r>
      <w:proofErr w:type="spellEnd"/>
      <w:r>
        <w:t>, usando o recurso de células interativas, marcadores # %% dividem o arquivo em blocos independentes, cada um executável separadamente (um link "</w:t>
      </w:r>
      <w:proofErr w:type="spellStart"/>
      <w:r>
        <w:t>Run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" aparece acima de cada bloco), sem perder o estado entre eles. É o mesmo jeito de trabalhar de um notebook </w:t>
      </w:r>
      <w:proofErr w:type="spellStart"/>
      <w:r>
        <w:t>Jupyter</w:t>
      </w:r>
      <w:proofErr w:type="spellEnd"/>
      <w:r>
        <w:t>, só que dentro de um arquivo .</w:t>
      </w:r>
      <w:proofErr w:type="spellStart"/>
      <w:r>
        <w:t>py</w:t>
      </w:r>
      <w:proofErr w:type="spellEnd"/>
      <w:r>
        <w:t xml:space="preserve"> normal, </w:t>
      </w:r>
      <w:proofErr w:type="spellStart"/>
      <w:r>
        <w:t>versionável</w:t>
      </w:r>
      <w:proofErr w:type="spellEnd"/>
      <w:r>
        <w:t xml:space="preserve"> como o resto do projeto.</w:t>
      </w:r>
    </w:p>
    <w:p w14:paraId="344B1914" w14:textId="77777777" w:rsidR="00952498" w:rsidRDefault="00952498" w:rsidP="00952498">
      <w:pPr>
        <w:ind w:firstLine="708"/>
        <w:jc w:val="both"/>
      </w:pPr>
      <w:r>
        <w:t>Cria o arquivo na raiz do repositório:</w:t>
      </w:r>
    </w:p>
    <w:p w14:paraId="400DD3E1" w14:textId="77777777" w:rsidR="00952498" w:rsidRDefault="00952498" w:rsidP="00952498">
      <w:pPr>
        <w:pStyle w:val="CodePreto"/>
      </w:pPr>
      <w:proofErr w:type="spellStart"/>
      <w:r>
        <w:t>code</w:t>
      </w:r>
      <w:proofErr w:type="spellEnd"/>
      <w:r>
        <w:t xml:space="preserve"> train_epi.py</w:t>
      </w:r>
    </w:p>
    <w:p w14:paraId="6D8640BE" w14:textId="77777777" w:rsidR="00952498" w:rsidRDefault="00952498" w:rsidP="00952498">
      <w:pPr>
        <w:jc w:val="both"/>
      </w:pPr>
    </w:p>
    <w:p w14:paraId="526EA957" w14:textId="77777777" w:rsidR="00952498" w:rsidRDefault="00952498" w:rsidP="00952498">
      <w:pPr>
        <w:ind w:firstLine="708"/>
        <w:jc w:val="both"/>
      </w:pPr>
      <w:r>
        <w:t xml:space="preserve">Cole o conteúdo abaixo. O primeiro bloco cuida do patch do </w:t>
      </w:r>
      <w:proofErr w:type="spellStart"/>
      <w:proofErr w:type="gramStart"/>
      <w:r>
        <w:t>torch.load</w:t>
      </w:r>
      <w:proofErr w:type="spellEnd"/>
      <w:proofErr w:type="gramEnd"/>
      <w:r>
        <w:t xml:space="preserve">, instalações novas do </w:t>
      </w:r>
      <w:proofErr w:type="spellStart"/>
      <w:r>
        <w:t>PyTorch</w:t>
      </w:r>
      <w:proofErr w:type="spellEnd"/>
      <w:r>
        <w:t xml:space="preserve"> (2.6 em diante) mudaram o padrão para </w:t>
      </w:r>
      <w:proofErr w:type="spellStart"/>
      <w:r>
        <w:t>weights_only</w:t>
      </w:r>
      <w:proofErr w:type="spellEnd"/>
      <w:r>
        <w:t>=</w:t>
      </w:r>
      <w:proofErr w:type="spellStart"/>
      <w:r>
        <w:t>True</w:t>
      </w:r>
      <w:proofErr w:type="spellEnd"/>
      <w:r>
        <w:t xml:space="preserve">, o que bloqueia o carregamento de checkpoints do </w:t>
      </w:r>
      <w:proofErr w:type="spellStart"/>
      <w:r>
        <w:t>Ultralytics</w:t>
      </w:r>
      <w:proofErr w:type="spellEnd"/>
      <w:r>
        <w:t xml:space="preserve"> como o yolov8n.pt, o mesmo problema que já apareceu em praticamente todo script deste projeto que carrega </w:t>
      </w:r>
      <w:proofErr w:type="gramStart"/>
      <w:r>
        <w:t>YOLO(</w:t>
      </w:r>
      <w:proofErr w:type="gramEnd"/>
      <w:r>
        <w:t>):</w:t>
      </w:r>
    </w:p>
    <w:p w14:paraId="7A63533B" w14:textId="77777777" w:rsidR="00952498" w:rsidRPr="000E15A8" w:rsidRDefault="00952498" w:rsidP="00952498">
      <w:pPr>
        <w:pStyle w:val="CodePreto"/>
      </w:pPr>
      <w:r>
        <w:t># %%</w:t>
      </w:r>
    </w:p>
    <w:p w14:paraId="4F7CFC76" w14:textId="77777777" w:rsidR="00952498" w:rsidRPr="000E15A8" w:rsidRDefault="00952498" w:rsidP="00952498">
      <w:pPr>
        <w:pStyle w:val="CodePreto"/>
      </w:pPr>
      <w:r>
        <w:t xml:space="preserve"># Célula 1 --- Patch do </w:t>
      </w:r>
      <w:proofErr w:type="spellStart"/>
      <w:proofErr w:type="gramStart"/>
      <w:r>
        <w:t>torch.load</w:t>
      </w:r>
      <w:proofErr w:type="spellEnd"/>
      <w:proofErr w:type="gramEnd"/>
      <w:r>
        <w:t xml:space="preserve"> e confirmação da GPU</w:t>
      </w:r>
    </w:p>
    <w:p w14:paraId="08EE28CA" w14:textId="77777777" w:rsidR="00952498" w:rsidRPr="002929B8" w:rsidRDefault="00952498" w:rsidP="00952498">
      <w:pPr>
        <w:pStyle w:val="CodePreto"/>
        <w:rPr>
          <w:lang w:val="en-US"/>
        </w:rPr>
      </w:pPr>
      <w:r>
        <w:rPr>
          <w:lang w:val="en-US"/>
        </w:rPr>
        <w:lastRenderedPageBreak/>
        <w:t>import torch</w:t>
      </w:r>
    </w:p>
    <w:p w14:paraId="339F92C4" w14:textId="77777777" w:rsidR="00952498" w:rsidRPr="002929B8" w:rsidRDefault="00952498" w:rsidP="00952498">
      <w:pPr>
        <w:pStyle w:val="CodePreto"/>
        <w:rPr>
          <w:lang w:val="en-US"/>
        </w:rPr>
      </w:pPr>
    </w:p>
    <w:p w14:paraId="0BCE4AB0" w14:textId="77777777" w:rsidR="00952498" w:rsidRPr="002929B8" w:rsidRDefault="00952498" w:rsidP="00952498">
      <w:pPr>
        <w:pStyle w:val="CodePreto"/>
        <w:rPr>
          <w:lang w:val="en-US"/>
        </w:rPr>
      </w:pPr>
      <w:r>
        <w:rPr>
          <w:lang w:val="en-US"/>
        </w:rPr>
        <w:t>_</w:t>
      </w:r>
      <w:proofErr w:type="spellStart"/>
      <w:r>
        <w:rPr>
          <w:lang w:val="en-US"/>
        </w:rPr>
        <w:t>orig_torch_load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torch.load</w:t>
      </w:r>
      <w:proofErr w:type="spellEnd"/>
      <w:proofErr w:type="gramEnd"/>
    </w:p>
    <w:p w14:paraId="0414017B" w14:textId="77777777" w:rsidR="00952498" w:rsidRPr="002929B8" w:rsidRDefault="00952498" w:rsidP="00952498">
      <w:pPr>
        <w:pStyle w:val="CodePreto"/>
        <w:rPr>
          <w:lang w:val="en-US"/>
        </w:rPr>
      </w:pPr>
    </w:p>
    <w:p w14:paraId="0E89805D" w14:textId="77777777" w:rsidR="00952498" w:rsidRPr="002929B8" w:rsidRDefault="00952498" w:rsidP="00952498">
      <w:pPr>
        <w:pStyle w:val="CodePreto"/>
        <w:rPr>
          <w:lang w:val="en-US"/>
        </w:rPr>
      </w:pPr>
      <w:r>
        <w:rPr>
          <w:lang w:val="en-US"/>
        </w:rPr>
        <w:t>def _</w:t>
      </w:r>
      <w:proofErr w:type="spellStart"/>
      <w:r>
        <w:rPr>
          <w:lang w:val="en-US"/>
        </w:rPr>
        <w:t>patched_torch_</w:t>
      </w:r>
      <w:proofErr w:type="gramStart"/>
      <w:r>
        <w:rPr>
          <w:lang w:val="en-US"/>
        </w:rPr>
        <w:t>load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*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, **</w:t>
      </w:r>
      <w:proofErr w:type="spellStart"/>
      <w:r>
        <w:rPr>
          <w:lang w:val="en-US"/>
        </w:rPr>
        <w:t>kwargs</w:t>
      </w:r>
      <w:proofErr w:type="spellEnd"/>
      <w:r>
        <w:rPr>
          <w:lang w:val="en-US"/>
        </w:rPr>
        <w:t>):</w:t>
      </w:r>
    </w:p>
    <w:p w14:paraId="4C0E177F" w14:textId="77777777" w:rsidR="00952498" w:rsidRPr="002929B8" w:rsidRDefault="00952498" w:rsidP="00952498">
      <w:pPr>
        <w:pStyle w:val="CodePreto"/>
        <w:rPr>
          <w:lang w:val="en-US"/>
        </w:rPr>
      </w:pPr>
      <w:r>
        <w:rPr>
          <w:lang w:val="en-US"/>
        </w:rPr>
        <w:t xml:space="preserve">    if "</w:t>
      </w:r>
      <w:proofErr w:type="spellStart"/>
      <w:r>
        <w:rPr>
          <w:lang w:val="en-US"/>
        </w:rPr>
        <w:t>weights_only</w:t>
      </w:r>
      <w:proofErr w:type="spellEnd"/>
      <w:r>
        <w:rPr>
          <w:lang w:val="en-US"/>
        </w:rPr>
        <w:t xml:space="preserve">" not in </w:t>
      </w:r>
      <w:proofErr w:type="spellStart"/>
      <w:r>
        <w:rPr>
          <w:lang w:val="en-US"/>
        </w:rPr>
        <w:t>kwargs</w:t>
      </w:r>
      <w:proofErr w:type="spellEnd"/>
      <w:r>
        <w:rPr>
          <w:lang w:val="en-US"/>
        </w:rPr>
        <w:t>:</w:t>
      </w:r>
    </w:p>
    <w:p w14:paraId="53A84751" w14:textId="77777777" w:rsidR="00952498" w:rsidRPr="002929B8" w:rsidRDefault="00952498" w:rsidP="00952498">
      <w:pPr>
        <w:pStyle w:val="CodePreto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kwargs</w:t>
      </w:r>
      <w:proofErr w:type="spellEnd"/>
      <w:r>
        <w:rPr>
          <w:lang w:val="en-US"/>
        </w:rPr>
        <w:t>["</w:t>
      </w:r>
      <w:proofErr w:type="spellStart"/>
      <w:r>
        <w:rPr>
          <w:lang w:val="en-US"/>
        </w:rPr>
        <w:t>weights_only</w:t>
      </w:r>
      <w:proofErr w:type="spellEnd"/>
      <w:r>
        <w:rPr>
          <w:lang w:val="en-US"/>
        </w:rPr>
        <w:t>"] = False</w:t>
      </w:r>
    </w:p>
    <w:p w14:paraId="79C4C2A4" w14:textId="77777777" w:rsidR="00952498" w:rsidRPr="002929B8" w:rsidRDefault="00952498" w:rsidP="00952498">
      <w:pPr>
        <w:pStyle w:val="CodePreto"/>
        <w:rPr>
          <w:lang w:val="en-US"/>
        </w:rPr>
      </w:pPr>
      <w:r>
        <w:rPr>
          <w:lang w:val="en-US"/>
        </w:rPr>
        <w:t xml:space="preserve">    return _</w:t>
      </w:r>
      <w:proofErr w:type="spellStart"/>
      <w:r>
        <w:rPr>
          <w:lang w:val="en-US"/>
        </w:rPr>
        <w:t>orig_torch_</w:t>
      </w:r>
      <w:proofErr w:type="gramStart"/>
      <w:r>
        <w:rPr>
          <w:lang w:val="en-US"/>
        </w:rPr>
        <w:t>load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*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, **</w:t>
      </w:r>
      <w:proofErr w:type="spellStart"/>
      <w:r>
        <w:rPr>
          <w:lang w:val="en-US"/>
        </w:rPr>
        <w:t>kwargs</w:t>
      </w:r>
      <w:proofErr w:type="spellEnd"/>
      <w:r>
        <w:rPr>
          <w:lang w:val="en-US"/>
        </w:rPr>
        <w:t>)</w:t>
      </w:r>
    </w:p>
    <w:p w14:paraId="0C6C1414" w14:textId="77777777" w:rsidR="00952498" w:rsidRPr="002929B8" w:rsidRDefault="00952498" w:rsidP="00952498">
      <w:pPr>
        <w:pStyle w:val="CodePreto"/>
        <w:rPr>
          <w:lang w:val="en-US"/>
        </w:rPr>
      </w:pPr>
    </w:p>
    <w:p w14:paraId="294AF88B" w14:textId="77777777" w:rsidR="00952498" w:rsidRPr="002929B8" w:rsidRDefault="00952498" w:rsidP="00952498">
      <w:pPr>
        <w:pStyle w:val="CodePreto"/>
        <w:rPr>
          <w:lang w:val="en-US"/>
        </w:rPr>
      </w:pPr>
      <w:proofErr w:type="spellStart"/>
      <w:proofErr w:type="gramStart"/>
      <w:r>
        <w:rPr>
          <w:lang w:val="en-US"/>
        </w:rPr>
        <w:t>torch.load</w:t>
      </w:r>
      <w:proofErr w:type="spellEnd"/>
      <w:proofErr w:type="gramEnd"/>
      <w:r>
        <w:rPr>
          <w:lang w:val="en-US"/>
        </w:rPr>
        <w:t xml:space="preserve"> = _</w:t>
      </w:r>
      <w:proofErr w:type="spellStart"/>
      <w:r>
        <w:rPr>
          <w:lang w:val="en-US"/>
        </w:rPr>
        <w:t>patched_torch_load</w:t>
      </w:r>
      <w:proofErr w:type="spellEnd"/>
    </w:p>
    <w:p w14:paraId="3C2DA598" w14:textId="77777777" w:rsidR="00952498" w:rsidRPr="002929B8" w:rsidRDefault="00952498" w:rsidP="00952498">
      <w:pPr>
        <w:pStyle w:val="CodePreto"/>
        <w:rPr>
          <w:lang w:val="en-US"/>
        </w:rPr>
      </w:pPr>
    </w:p>
    <w:p w14:paraId="3E367B6E" w14:textId="77777777" w:rsidR="00952498" w:rsidRPr="002929B8" w:rsidRDefault="00952498" w:rsidP="00952498">
      <w:pPr>
        <w:pStyle w:val="CodePreto"/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 xml:space="preserve">"CUDA </w:t>
      </w:r>
      <w:proofErr w:type="spellStart"/>
      <w:r>
        <w:rPr>
          <w:lang w:val="en-US"/>
        </w:rPr>
        <w:t>disponível</w:t>
      </w:r>
      <w:proofErr w:type="spellEnd"/>
      <w:r>
        <w:rPr>
          <w:lang w:val="en-US"/>
        </w:rPr>
        <w:t xml:space="preserve">:", </w:t>
      </w:r>
      <w:proofErr w:type="spellStart"/>
      <w:r>
        <w:rPr>
          <w:lang w:val="en-US"/>
        </w:rPr>
        <w:t>torch.cuda.is_</w:t>
      </w:r>
      <w:proofErr w:type="gramStart"/>
      <w:r>
        <w:rPr>
          <w:lang w:val="en-US"/>
        </w:rPr>
        <w:t>available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))</w:t>
      </w:r>
    </w:p>
    <w:p w14:paraId="4B2A022D" w14:textId="77777777" w:rsidR="00952498" w:rsidRPr="003A1195" w:rsidRDefault="00952498" w:rsidP="00952498">
      <w:pPr>
        <w:pStyle w:val="CodePreto"/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 xml:space="preserve">"GPU:", </w:t>
      </w:r>
      <w:proofErr w:type="spellStart"/>
      <w:r>
        <w:rPr>
          <w:lang w:val="en-US"/>
        </w:rPr>
        <w:t>torch.cuda.get_device_</w:t>
      </w:r>
      <w:proofErr w:type="gramStart"/>
      <w:r>
        <w:rPr>
          <w:lang w:val="en-US"/>
        </w:rPr>
        <w:t>name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0))</w:t>
      </w:r>
    </w:p>
    <w:p w14:paraId="3F478482" w14:textId="4710BEFA" w:rsidR="00952498" w:rsidRDefault="00952498" w:rsidP="00952498">
      <w:pPr>
        <w:ind w:firstLine="708"/>
        <w:jc w:val="both"/>
      </w:pPr>
      <w:r>
        <w:t>Clique em "</w:t>
      </w:r>
      <w:proofErr w:type="spellStart"/>
      <w:r>
        <w:t>Run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" logo acima do comentário # %% (ou posicione o cursor na célula e use </w:t>
      </w:r>
      <w:proofErr w:type="spellStart"/>
      <w:r>
        <w:t>Shift+Enter</w:t>
      </w:r>
      <w:proofErr w:type="spellEnd"/>
      <w:r>
        <w:t xml:space="preserve">). Na primeira execução, o VS </w:t>
      </w:r>
      <w:proofErr w:type="spellStart"/>
      <w:r>
        <w:t>Code</w:t>
      </w:r>
      <w:proofErr w:type="spellEnd"/>
      <w:r>
        <w:t xml:space="preserve"> pode pedir para instalar a extensão </w:t>
      </w:r>
      <w:proofErr w:type="spellStart"/>
      <w:r>
        <w:t>Jupyter</w:t>
      </w:r>
      <w:proofErr w:type="spellEnd"/>
      <w:r>
        <w:t xml:space="preserve"> e perguntar qual kernel usar, escolha o mesmo interpretador Python selecionado na etapa anterior. A saída aparece num painel "</w:t>
      </w:r>
      <w:proofErr w:type="spellStart"/>
      <w:r>
        <w:t>Interactive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" ao lado do editor, sem sair do VS </w:t>
      </w:r>
      <w:proofErr w:type="spellStart"/>
      <w:r>
        <w:t>Code</w:t>
      </w:r>
      <w:proofErr w:type="spellEnd"/>
      <w:r>
        <w:t>.</w:t>
      </w:r>
    </w:p>
    <w:tbl>
      <w:tblPr>
        <w:tblW w:w="974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0"/>
        <w:gridCol w:w="7966"/>
      </w:tblGrid>
      <w:tr w:rsidR="00952498" w:rsidRPr="00952498" w14:paraId="3923CD11" w14:textId="77777777" w:rsidTr="0050415C">
        <w:tc>
          <w:tcPr>
            <w:tcW w:w="9746" w:type="dxa"/>
            <w:gridSpan w:val="2"/>
            <w:shd w:val="clear" w:color="auto" w:fill="E02B86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35B34326" w14:textId="77777777" w:rsidR="00952498" w:rsidRPr="00952498" w:rsidRDefault="00952498" w:rsidP="0050415C">
            <w:pPr>
              <w:spacing w:after="0"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CCE0C43" wp14:editId="27B920DC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5440"/>
                      <wp:effectExtent l="0" t="0" r="0" b="0"/>
                      <wp:wrapNone/>
                      <wp:docPr id="1140394946" name="Forma Livre: Forma 2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5440"/>
                              </a:xfrm>
                              <a:custGeom>
                                <a:avLst>
                                  <a:gd name="f10" fmla="val 3600"/>
                                </a:avLst>
                                <a:gdLst>
                                  <a:gd name="f1" fmla="val 10800000"/>
                                  <a:gd name="f2" fmla="val 5400000"/>
                                  <a:gd name="f3" fmla="val 16200000"/>
                                  <a:gd name="f4" fmla="val w"/>
                                  <a:gd name="f5" fmla="val h"/>
                                  <a:gd name="f6" fmla="val ss"/>
                                  <a:gd name="f7" fmla="val 0"/>
                                  <a:gd name="f8" fmla="*/ 5419351 1 1725033"/>
                                  <a:gd name="f9" fmla="val 45"/>
                                  <a:gd name="f10" fmla="val 3600"/>
                                  <a:gd name="f11" fmla="abs f4"/>
                                  <a:gd name="f12" fmla="abs f5"/>
                                  <a:gd name="f13" fmla="abs f6"/>
                                  <a:gd name="f14" fmla="*/ f8 1 180"/>
                                  <a:gd name="f15" fmla="val f10"/>
                                  <a:gd name="f16" fmla="+- 0 0 f2"/>
                                  <a:gd name="f17" fmla="?: f11 f4 1"/>
                                  <a:gd name="f18" fmla="?: f12 f5 1"/>
                                  <a:gd name="f19" fmla="?: f13 f6 1"/>
                                  <a:gd name="f20" fmla="*/ f9 f14 1"/>
                                  <a:gd name="f21" fmla="+- f7 f15 0"/>
                                  <a:gd name="f22" fmla="*/ f17 1 21600"/>
                                  <a:gd name="f23" fmla="*/ f18 1 21600"/>
                                  <a:gd name="f24" fmla="*/ 21600 f17 1"/>
                                  <a:gd name="f25" fmla="*/ 21600 f18 1"/>
                                  <a:gd name="f26" fmla="+- 0 0 f20"/>
                                  <a:gd name="f27" fmla="+- f7 0 f21"/>
                                  <a:gd name="f28" fmla="+- f21 0 f7"/>
                                  <a:gd name="f29" fmla="min f23 f22"/>
                                  <a:gd name="f30" fmla="*/ f24 1 f19"/>
                                  <a:gd name="f31" fmla="*/ f25 1 f19"/>
                                  <a:gd name="f32" fmla="*/ f26 f1 1"/>
                                  <a:gd name="f33" fmla="abs f27"/>
                                  <a:gd name="f34" fmla="abs f28"/>
                                  <a:gd name="f35" fmla="?: f27 f16 f2"/>
                                  <a:gd name="f36" fmla="?: f27 f2 f16"/>
                                  <a:gd name="f37" fmla="?: f27 f3 f2"/>
                                  <a:gd name="f38" fmla="?: f27 f2 f3"/>
                                  <a:gd name="f39" fmla="?: f28 f16 f2"/>
                                  <a:gd name="f40" fmla="?: f28 f2 f16"/>
                                  <a:gd name="f41" fmla="?: f27 0 f1"/>
                                  <a:gd name="f42" fmla="?: f27 f1 0"/>
                                  <a:gd name="f43" fmla="val f30"/>
                                  <a:gd name="f44" fmla="val f31"/>
                                  <a:gd name="f45" fmla="*/ f32 1 f8"/>
                                  <a:gd name="f46" fmla="?: f27 f38 f37"/>
                                  <a:gd name="f47" fmla="?: f27 f37 f38"/>
                                  <a:gd name="f48" fmla="?: f28 f36 f35"/>
                                  <a:gd name="f49" fmla="*/ f21 f29 1"/>
                                  <a:gd name="f50" fmla="*/ f7 f29 1"/>
                                  <a:gd name="f51" fmla="*/ f33 f29 1"/>
                                  <a:gd name="f52" fmla="*/ f34 f29 1"/>
                                  <a:gd name="f53" fmla="+- f44 0 f15"/>
                                  <a:gd name="f54" fmla="+- f43 0 f15"/>
                                  <a:gd name="f55" fmla="+- f45 0 f2"/>
                                  <a:gd name="f56" fmla="?: f28 f47 f46"/>
                                  <a:gd name="f57" fmla="*/ f44 f29 1"/>
                                  <a:gd name="f58" fmla="*/ f43 f29 1"/>
                                  <a:gd name="f59" fmla="+- f55 f2 0"/>
                                  <a:gd name="f60" fmla="+- f44 0 f53"/>
                                  <a:gd name="f61" fmla="+- f43 0 f54"/>
                                  <a:gd name="f62" fmla="+- f53 0 f44"/>
                                  <a:gd name="f63" fmla="+- f54 0 f43"/>
                                  <a:gd name="f64" fmla="*/ f53 f29 1"/>
                                  <a:gd name="f65" fmla="*/ f54 f29 1"/>
                                  <a:gd name="f66" fmla="*/ f59 f8 1"/>
                                  <a:gd name="f67" fmla="abs f60"/>
                                  <a:gd name="f68" fmla="?: f60 0 f1"/>
                                  <a:gd name="f69" fmla="?: f60 f1 0"/>
                                  <a:gd name="f70" fmla="?: f60 f39 f40"/>
                                  <a:gd name="f71" fmla="abs f61"/>
                                  <a:gd name="f72" fmla="abs f62"/>
                                  <a:gd name="f73" fmla="?: f61 f16 f2"/>
                                  <a:gd name="f74" fmla="?: f61 f2 f16"/>
                                  <a:gd name="f75" fmla="?: f61 f3 f2"/>
                                  <a:gd name="f76" fmla="?: f61 f2 f3"/>
                                  <a:gd name="f77" fmla="abs f63"/>
                                  <a:gd name="f78" fmla="?: f63 f16 f2"/>
                                  <a:gd name="f79" fmla="?: f63 f2 f16"/>
                                  <a:gd name="f80" fmla="?: f63 f42 f41"/>
                                  <a:gd name="f81" fmla="?: f63 f41 f42"/>
                                  <a:gd name="f82" fmla="*/ f66 1 f1"/>
                                  <a:gd name="f83" fmla="?: f28 f69 f68"/>
                                  <a:gd name="f84" fmla="?: f28 f68 f69"/>
                                  <a:gd name="f85" fmla="?: f61 f76 f75"/>
                                  <a:gd name="f86" fmla="?: f61 f75 f76"/>
                                  <a:gd name="f87" fmla="?: f62 f74 f73"/>
                                  <a:gd name="f88" fmla="?: f27 f80 f81"/>
                                  <a:gd name="f89" fmla="?: f27 f78 f79"/>
                                  <a:gd name="f90" fmla="*/ f67 f29 1"/>
                                  <a:gd name="f91" fmla="*/ f71 f29 1"/>
                                  <a:gd name="f92" fmla="*/ f72 f29 1"/>
                                  <a:gd name="f93" fmla="*/ f77 f29 1"/>
                                  <a:gd name="f94" fmla="+- 0 0 f82"/>
                                  <a:gd name="f95" fmla="?: f60 f83 f84"/>
                                  <a:gd name="f96" fmla="?: f62 f86 f85"/>
                                  <a:gd name="f97" fmla="+- 0 0 f94"/>
                                  <a:gd name="f98" fmla="*/ f97 f1 1"/>
                                  <a:gd name="f99" fmla="*/ f98 1 f8"/>
                                  <a:gd name="f100" fmla="+- f99 0 f2"/>
                                  <a:gd name="f101" fmla="cos 1 f100"/>
                                  <a:gd name="f102" fmla="+- 0 0 f101"/>
                                  <a:gd name="f103" fmla="+- 0 0 f102"/>
                                  <a:gd name="f104" fmla="val f103"/>
                                  <a:gd name="f105" fmla="+- 0 0 f104"/>
                                  <a:gd name="f106" fmla="*/ f15 f105 1"/>
                                  <a:gd name="f107" fmla="*/ f106 3163 1"/>
                                  <a:gd name="f108" fmla="*/ f107 1 7636"/>
                                  <a:gd name="f109" fmla="+- f7 f108 0"/>
                                  <a:gd name="f110" fmla="+- f43 0 f108"/>
                                  <a:gd name="f111" fmla="+- f44 0 f108"/>
                                  <a:gd name="f112" fmla="*/ f109 f29 1"/>
                                  <a:gd name="f113" fmla="*/ f110 f29 1"/>
                                  <a:gd name="f114" fmla="*/ f111 f29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</a:cxnLst>
                                <a:rect l="f112" t="f112" r="f113" b="f114"/>
                                <a:pathLst>
                                  <a:path>
                                    <a:moveTo>
                                      <a:pt x="f49" y="f50"/>
                                    </a:moveTo>
                                    <a:arcTo wR="f51" hR="f52" stAng="f56" swAng="f48"/>
                                    <a:lnTo>
                                      <a:pt x="f50" y="f64"/>
                                    </a:lnTo>
                                    <a:arcTo wR="f52" hR="f90" stAng="f95" swAng="f70"/>
                                    <a:lnTo>
                                      <a:pt x="f65" y="f57"/>
                                    </a:lnTo>
                                    <a:arcTo wR="f91" hR="f92" stAng="f96" swAng="f87"/>
                                    <a:lnTo>
                                      <a:pt x="f58" y="f49"/>
                                    </a:lnTo>
                                    <a:arcTo wR="f93" hR="f51" stAng="f88" swAng="f89"/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txbx>
                              <w:txbxContent>
                                <w:p w14:paraId="231D1AC5" w14:textId="77777777" w:rsidR="00952498" w:rsidRDefault="00952498" w:rsidP="0095249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ATENÇÃO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ctr" anchorCtr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CE0C43" id="_x0000_s1032" style="position:absolute;margin-left:125pt;margin-top:5.4pt;width:220.5pt;height:27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800350,3454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" adj="-11796480,,5400" path="m57573,at,,115146,115146,57573,,,57573l,287867at,230294,115146,345440,,287867,57573,345440l2742777,345440at2685204,230294,2800350,345440,2742777,345440,2800350,287867l2800350,57573at2685204,,2800350,115146,2800350,57573,2742777,l57573,xe" stroked="f">
                      <v:stroke joinstyle="miter"/>
                      <v:formulas/>
                      <v:path arrowok="t" o:connecttype="custom" o:connectlocs="1400175,0;2800350,172720;1400175,345440;0,172720" o:connectangles="270,0,90,180" textboxrect="16863,16863,2783487,328577"/>
                      <v:textbox>
                        <w:txbxContent>
                          <w:p w14:paraId="231D1AC5" w14:textId="77777777" w:rsidR="00952498" w:rsidRDefault="00952498" w:rsidP="0095249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ATENÇÃO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952498" w:rsidRPr="00976106" w14:paraId="5116566D" w14:textId="77777777" w:rsidTr="0050415C">
        <w:trPr>
          <w:trHeight w:val="2590"/>
        </w:trPr>
        <w:tc>
          <w:tcPr>
            <w:tcW w:w="1780" w:type="dxa"/>
            <w:shd w:val="clear" w:color="auto" w:fill="741143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2D7ECADC" w14:textId="77777777" w:rsidR="00952498" w:rsidRPr="002929B8" w:rsidRDefault="00952498" w:rsidP="0050415C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42E6C72" wp14:editId="040300B3">
                  <wp:extent cx="914400" cy="937895"/>
                  <wp:effectExtent l="0" t="0" r="0" b="0"/>
                  <wp:docPr id="560442663" name="Imagem 53" descr="A white sign with a exclamation mark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A white sign with a exclamation mark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3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66" w:type="dxa"/>
            <w:shd w:val="clear" w:color="auto" w:fill="741143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743930E9" w14:textId="77777777" w:rsidR="00952498" w:rsidRPr="00976106" w:rsidRDefault="00952498" w:rsidP="0050415C">
            <w:pPr>
              <w:pStyle w:val="darknormal"/>
              <w:jc w:val="both"/>
            </w:pPr>
            <w:r>
              <w:t xml:space="preserve">Se essa célula falhar com </w:t>
            </w:r>
            <w:proofErr w:type="spellStart"/>
            <w:r>
              <w:t>OSError</w:t>
            </w:r>
            <w:proofErr w:type="spellEnd"/>
            <w:r>
              <w:t>: [</w:t>
            </w:r>
            <w:proofErr w:type="spellStart"/>
            <w:r>
              <w:t>WinError</w:t>
            </w:r>
            <w:proofErr w:type="spellEnd"/>
            <w:r>
              <w:t xml:space="preserve"> 4551] "Uma política de Controle de Aplicativo bloqueou este arquivo" ao carregar uma DLL do </w:t>
            </w:r>
            <w:proofErr w:type="spellStart"/>
            <w:r>
              <w:t>torch</w:t>
            </w:r>
            <w:proofErr w:type="spellEnd"/>
            <w:r>
              <w:t xml:space="preserve"> (como shm.dll), é o </w:t>
            </w:r>
            <w:proofErr w:type="spellStart"/>
            <w:r>
              <w:t>Smart</w:t>
            </w:r>
            <w:proofErr w:type="spellEnd"/>
            <w:r>
              <w:t xml:space="preserve"> App </w:t>
            </w:r>
            <w:proofErr w:type="spellStart"/>
            <w:r>
              <w:t>Control</w:t>
            </w:r>
            <w:proofErr w:type="spellEnd"/>
            <w:r>
              <w:t xml:space="preserve"> do Windows 11 bloqueando um binário instalado via </w:t>
            </w:r>
            <w:proofErr w:type="spellStart"/>
            <w:r>
              <w:t>pip</w:t>
            </w:r>
            <w:proofErr w:type="spellEnd"/>
            <w:r>
              <w:t xml:space="preserve"> por não reconhecer sua origem, um bloqueio conhecido e documentado para pacotes como o </w:t>
            </w:r>
            <w:proofErr w:type="spellStart"/>
            <w:r>
              <w:t>PyTorch</w:t>
            </w:r>
            <w:proofErr w:type="spellEnd"/>
            <w:r>
              <w:t xml:space="preserve">. Não existe exceção por arquivo: a única forma de resolver é desativar o recurso por completo em Configurações </w:t>
            </w:r>
            <w:r>
              <w:rPr>
                <w:rFonts w:ascii="Arial" w:hAnsi="Arial" w:cs="Arial"/>
              </w:rPr>
              <w:t>→</w:t>
            </w:r>
            <w:r>
              <w:t xml:space="preserve"> Privacidade e seguran</w:t>
            </w:r>
            <w:r>
              <w:rPr>
                <w:rFonts w:cs="Abadi"/>
              </w:rPr>
              <w:t>ç</w:t>
            </w:r>
            <w:r>
              <w:t xml:space="preserve">a </w:t>
            </w:r>
            <w:r>
              <w:rPr>
                <w:rFonts w:ascii="Arial" w:hAnsi="Arial" w:cs="Arial"/>
              </w:rPr>
              <w:t>→</w:t>
            </w:r>
            <w:r>
              <w:t xml:space="preserve"> Seguran</w:t>
            </w:r>
            <w:r>
              <w:rPr>
                <w:rFonts w:cs="Abadi"/>
              </w:rPr>
              <w:t>ç</w:t>
            </w:r>
            <w:r>
              <w:t xml:space="preserve">a do Windows </w:t>
            </w:r>
            <w:r>
              <w:rPr>
                <w:rFonts w:ascii="Arial" w:hAnsi="Arial" w:cs="Arial"/>
              </w:rPr>
              <w:t>→</w:t>
            </w:r>
            <w:r>
              <w:t xml:space="preserve"> Controle de aplicativos e navegador </w:t>
            </w:r>
            <w:r>
              <w:rPr>
                <w:rFonts w:ascii="Arial" w:hAnsi="Arial" w:cs="Arial"/>
              </w:rPr>
              <w:t>→</w:t>
            </w:r>
            <w:r>
              <w:t xml:space="preserve"> </w:t>
            </w:r>
            <w:proofErr w:type="spellStart"/>
            <w:r>
              <w:t>Smart</w:t>
            </w:r>
            <w:proofErr w:type="spellEnd"/>
            <w:r>
              <w:t xml:space="preserve"> App </w:t>
            </w:r>
            <w:proofErr w:type="spellStart"/>
            <w:r>
              <w:t>Control</w:t>
            </w:r>
            <w:proofErr w:type="spellEnd"/>
            <w:r>
              <w:t xml:space="preserve"> </w:t>
            </w:r>
            <w:r>
              <w:rPr>
                <w:rFonts w:ascii="Arial" w:hAnsi="Arial" w:cs="Arial"/>
              </w:rPr>
              <w:t>→</w:t>
            </w:r>
            <w:r>
              <w:t xml:space="preserve"> Desativado. Aten</w:t>
            </w:r>
            <w:r>
              <w:rPr>
                <w:rFonts w:cs="Abadi"/>
              </w:rPr>
              <w:t>çã</w:t>
            </w:r>
            <w:r>
              <w:t>o: essa desativa</w:t>
            </w:r>
            <w:r>
              <w:rPr>
                <w:rFonts w:cs="Abadi"/>
              </w:rPr>
              <w:t>çã</w:t>
            </w:r>
            <w:r>
              <w:t>o n</w:t>
            </w:r>
            <w:r>
              <w:rPr>
                <w:rFonts w:cs="Abadi"/>
              </w:rPr>
              <w:t>ã</w:t>
            </w:r>
            <w:r>
              <w:t>o tem volta sem reinstalar o Windows do zero --- se o notebook for corporativo/gerenciado por TI, essa op</w:t>
            </w:r>
            <w:r>
              <w:rPr>
                <w:rFonts w:cs="Abadi"/>
              </w:rPr>
              <w:t>çã</w:t>
            </w:r>
            <w:r>
              <w:t>o pode nem aparecer dispon</w:t>
            </w:r>
            <w:r>
              <w:rPr>
                <w:rFonts w:cs="Abadi"/>
              </w:rPr>
              <w:t>í</w:t>
            </w:r>
            <w:r>
              <w:t xml:space="preserve">vel, e o caminho correto </w:t>
            </w:r>
            <w:r>
              <w:rPr>
                <w:rFonts w:cs="Abadi"/>
              </w:rPr>
              <w:t>é</w:t>
            </w:r>
            <w:r>
              <w:t xml:space="preserve"> abrir chamado com o suporte técnico em vez de tentar contornar sozinho.</w:t>
            </w:r>
          </w:p>
        </w:tc>
      </w:tr>
    </w:tbl>
    <w:p w14:paraId="01C6EE54" w14:textId="77777777" w:rsidR="00952498" w:rsidRDefault="00952498" w:rsidP="00952498">
      <w:pPr>
        <w:jc w:val="both"/>
        <w:rPr>
          <w:b/>
          <w:bCs/>
        </w:rPr>
      </w:pPr>
      <w:r>
        <w:rPr>
          <w:b/>
          <w:bCs/>
        </w:rPr>
        <w:lastRenderedPageBreak/>
        <w:t>5. Treinando o Modelo (Célula 2)</w:t>
      </w:r>
    </w:p>
    <w:p w14:paraId="47B1BDBF" w14:textId="77777777" w:rsidR="00952498" w:rsidRDefault="00952498" w:rsidP="00952498">
      <w:pPr>
        <w:ind w:firstLine="708"/>
        <w:jc w:val="both"/>
      </w:pPr>
      <w:r>
        <w:t xml:space="preserve">Logo abaixo da primeira célula, no mesmo arquivo train_epi.py, adicione a segunda célula com o treinamento em si, a diferença real em relação a treinar na </w:t>
      </w:r>
      <w:proofErr w:type="spellStart"/>
      <w:r>
        <w:t>Raspberry</w:t>
      </w:r>
      <w:proofErr w:type="spellEnd"/>
      <w:r>
        <w:t xml:space="preserve"> Pi é o device=0, que força o uso da GPU:</w:t>
      </w:r>
    </w:p>
    <w:p w14:paraId="08C91FD4" w14:textId="77777777" w:rsidR="00952498" w:rsidRPr="00AC11C3" w:rsidRDefault="00952498" w:rsidP="00952498">
      <w:pPr>
        <w:pStyle w:val="CodePreto"/>
      </w:pPr>
      <w:r>
        <w:t># %%</w:t>
      </w:r>
    </w:p>
    <w:p w14:paraId="26D6B2E0" w14:textId="77777777" w:rsidR="00952498" w:rsidRPr="00AC11C3" w:rsidRDefault="00952498" w:rsidP="00952498">
      <w:pPr>
        <w:pStyle w:val="CodePreto"/>
      </w:pPr>
      <w:r>
        <w:t># Célula 2 --- Treinamento com GPU</w:t>
      </w:r>
    </w:p>
    <w:p w14:paraId="15991152" w14:textId="77777777" w:rsidR="00952498" w:rsidRPr="00AC11C3" w:rsidRDefault="00952498" w:rsidP="00952498">
      <w:pPr>
        <w:pStyle w:val="CodePreto"/>
      </w:pPr>
      <w:proofErr w:type="spellStart"/>
      <w:r>
        <w:t>from</w:t>
      </w:r>
      <w:proofErr w:type="spellEnd"/>
      <w:r>
        <w:t xml:space="preserve"> </w:t>
      </w:r>
      <w:proofErr w:type="spellStart"/>
      <w:r>
        <w:t>ultralytics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YOLO</w:t>
      </w:r>
    </w:p>
    <w:p w14:paraId="2C3A3761" w14:textId="77777777" w:rsidR="00952498" w:rsidRPr="00AC11C3" w:rsidRDefault="00952498" w:rsidP="00952498">
      <w:pPr>
        <w:pStyle w:val="CodePreto"/>
      </w:pPr>
    </w:p>
    <w:p w14:paraId="506B4DBE" w14:textId="77777777" w:rsidR="00952498" w:rsidRPr="002929B8" w:rsidRDefault="00952498" w:rsidP="00952498">
      <w:pPr>
        <w:pStyle w:val="CodePreto"/>
        <w:rPr>
          <w:lang w:val="en-US"/>
        </w:rPr>
      </w:pPr>
      <w:r>
        <w:rPr>
          <w:lang w:val="en-US"/>
        </w:rPr>
        <w:t>if __name__ == "__main__":</w:t>
      </w:r>
    </w:p>
    <w:p w14:paraId="3F925321" w14:textId="77777777" w:rsidR="00952498" w:rsidRPr="002929B8" w:rsidRDefault="00952498" w:rsidP="00952498">
      <w:pPr>
        <w:pStyle w:val="CodePreto"/>
        <w:rPr>
          <w:lang w:val="en-US"/>
        </w:rPr>
      </w:pPr>
      <w:r>
        <w:rPr>
          <w:lang w:val="en-US"/>
        </w:rPr>
        <w:t xml:space="preserve">    model = YOLO("yolov8n.pt")</w:t>
      </w:r>
    </w:p>
    <w:p w14:paraId="6B8C0269" w14:textId="77777777" w:rsidR="00952498" w:rsidRPr="002929B8" w:rsidRDefault="00952498" w:rsidP="00952498">
      <w:pPr>
        <w:pStyle w:val="CodePreto"/>
        <w:rPr>
          <w:lang w:val="en-US"/>
        </w:rPr>
      </w:pPr>
      <w:r>
        <w:rPr>
          <w:lang w:val="en-US"/>
        </w:rPr>
        <w:t xml:space="preserve">    results = </w:t>
      </w:r>
      <w:proofErr w:type="spellStart"/>
      <w:proofErr w:type="gramStart"/>
      <w:r>
        <w:rPr>
          <w:lang w:val="en-US"/>
        </w:rPr>
        <w:t>model.train</w:t>
      </w:r>
      <w:proofErr w:type="spellEnd"/>
      <w:proofErr w:type="gramEnd"/>
      <w:r>
        <w:rPr>
          <w:lang w:val="en-US"/>
        </w:rPr>
        <w:t>(</w:t>
      </w:r>
    </w:p>
    <w:p w14:paraId="754565C9" w14:textId="77777777" w:rsidR="00952498" w:rsidRPr="002929B8" w:rsidRDefault="00952498" w:rsidP="00952498">
      <w:pPr>
        <w:pStyle w:val="CodePreto"/>
        <w:rPr>
          <w:lang w:val="en-US"/>
        </w:rPr>
      </w:pPr>
      <w:r>
        <w:rPr>
          <w:lang w:val="en-US"/>
        </w:rPr>
        <w:t xml:space="preserve">        data="dataset/exports/epi-v1/</w:t>
      </w:r>
      <w:proofErr w:type="spellStart"/>
      <w:r>
        <w:rPr>
          <w:lang w:val="en-US"/>
        </w:rPr>
        <w:t>data.yaml</w:t>
      </w:r>
      <w:proofErr w:type="spellEnd"/>
      <w:r>
        <w:rPr>
          <w:lang w:val="en-US"/>
        </w:rPr>
        <w:t>",</w:t>
      </w:r>
    </w:p>
    <w:p w14:paraId="025EC2BD" w14:textId="77777777" w:rsidR="00952498" w:rsidRPr="002929B8" w:rsidRDefault="00952498" w:rsidP="00952498">
      <w:pPr>
        <w:pStyle w:val="CodePreto"/>
        <w:rPr>
          <w:lang w:val="en-US"/>
        </w:rPr>
      </w:pPr>
      <w:r>
        <w:rPr>
          <w:lang w:val="en-US"/>
        </w:rPr>
        <w:t xml:space="preserve">        epochs=100,</w:t>
      </w:r>
    </w:p>
    <w:p w14:paraId="086183BC" w14:textId="77777777" w:rsidR="00952498" w:rsidRPr="002929B8" w:rsidRDefault="00952498" w:rsidP="00952498">
      <w:pPr>
        <w:pStyle w:val="CodePreto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imgsz</w:t>
      </w:r>
      <w:proofErr w:type="spellEnd"/>
      <w:r>
        <w:rPr>
          <w:lang w:val="en-US"/>
        </w:rPr>
        <w:t>=640,</w:t>
      </w:r>
    </w:p>
    <w:p w14:paraId="20078A2F" w14:textId="77777777" w:rsidR="00952498" w:rsidRPr="002929B8" w:rsidRDefault="00952498" w:rsidP="00952498">
      <w:pPr>
        <w:pStyle w:val="CodePreto"/>
        <w:rPr>
          <w:lang w:val="en-US"/>
        </w:rPr>
      </w:pPr>
      <w:r>
        <w:rPr>
          <w:lang w:val="en-US"/>
        </w:rPr>
        <w:t xml:space="preserve">        device=0,</w:t>
      </w:r>
    </w:p>
    <w:p w14:paraId="5C4CF119" w14:textId="77777777" w:rsidR="00952498" w:rsidRPr="002929B8" w:rsidRDefault="00952498" w:rsidP="00952498">
      <w:pPr>
        <w:pStyle w:val="CodePreto"/>
        <w:rPr>
          <w:lang w:val="en-US"/>
        </w:rPr>
      </w:pPr>
      <w:r>
        <w:rPr>
          <w:lang w:val="en-US"/>
        </w:rPr>
        <w:t xml:space="preserve">        patience=20,</w:t>
      </w:r>
    </w:p>
    <w:p w14:paraId="0ECA3A58" w14:textId="77777777" w:rsidR="00952498" w:rsidRPr="002929B8" w:rsidRDefault="00952498" w:rsidP="00952498">
      <w:pPr>
        <w:pStyle w:val="CodePreto"/>
        <w:rPr>
          <w:lang w:val="en-US"/>
        </w:rPr>
      </w:pPr>
      <w:r>
        <w:rPr>
          <w:lang w:val="en-US"/>
        </w:rPr>
        <w:t xml:space="preserve">        project="runs",</w:t>
      </w:r>
    </w:p>
    <w:p w14:paraId="7F2CED20" w14:textId="77777777" w:rsidR="00952498" w:rsidRPr="002929B8" w:rsidRDefault="00952498" w:rsidP="00952498">
      <w:pPr>
        <w:pStyle w:val="CodePreto"/>
        <w:rPr>
          <w:lang w:val="en-US"/>
        </w:rPr>
      </w:pPr>
      <w:r>
        <w:rPr>
          <w:lang w:val="en-US"/>
        </w:rPr>
        <w:t xml:space="preserve">        name="epi-v1",</w:t>
      </w:r>
    </w:p>
    <w:p w14:paraId="7991D670" w14:textId="77777777" w:rsidR="00952498" w:rsidRPr="00AC11C3" w:rsidRDefault="00952498" w:rsidP="00952498">
      <w:pPr>
        <w:pStyle w:val="CodePreto"/>
      </w:pPr>
      <w:r>
        <w:rPr>
          <w:lang w:val="en-US"/>
        </w:rPr>
        <w:t xml:space="preserve">    </w:t>
      </w:r>
      <w:r>
        <w:t>)</w:t>
      </w:r>
    </w:p>
    <w:p w14:paraId="6ADC8397" w14:textId="77777777" w:rsidR="00952498" w:rsidRDefault="00952498" w:rsidP="00952498">
      <w:pPr>
        <w:pStyle w:val="CodePreto"/>
      </w:pPr>
      <w:r>
        <w:t xml:space="preserve">    </w:t>
      </w:r>
      <w:proofErr w:type="gramStart"/>
      <w:r>
        <w:t>print(</w:t>
      </w:r>
      <w:proofErr w:type="gramEnd"/>
      <w:r>
        <w:t xml:space="preserve">"Pesos salvos em:", </w:t>
      </w:r>
      <w:proofErr w:type="spellStart"/>
      <w:proofErr w:type="gramStart"/>
      <w:r>
        <w:t>results.save</w:t>
      </w:r>
      <w:proofErr w:type="gramEnd"/>
      <w:r>
        <w:t>_dir</w:t>
      </w:r>
      <w:proofErr w:type="spellEnd"/>
      <w:r>
        <w:t>)</w:t>
      </w:r>
    </w:p>
    <w:p w14:paraId="28B13044" w14:textId="77777777" w:rsidR="00952498" w:rsidRDefault="00952498" w:rsidP="00952498">
      <w:pPr>
        <w:jc w:val="both"/>
      </w:pPr>
    </w:p>
    <w:p w14:paraId="309576A6" w14:textId="77777777" w:rsidR="00952498" w:rsidRDefault="00952498" w:rsidP="00952498">
      <w:pPr>
        <w:ind w:firstLine="708"/>
        <w:jc w:val="both"/>
      </w:pPr>
      <w:r>
        <w:t xml:space="preserve">Repare que o data= aponta </w:t>
      </w:r>
      <w:proofErr w:type="gramStart"/>
      <w:r>
        <w:t>pro</w:t>
      </w:r>
      <w:proofErr w:type="gramEnd"/>
      <w:r>
        <w:t xml:space="preserve"> caminho dentro do próprio repositório (</w:t>
      </w:r>
      <w:proofErr w:type="spellStart"/>
      <w:r>
        <w:t>dataset</w:t>
      </w:r>
      <w:proofErr w:type="spellEnd"/>
      <w:r>
        <w:t>/</w:t>
      </w:r>
      <w:proofErr w:type="spellStart"/>
      <w:r>
        <w:t>exports</w:t>
      </w:r>
      <w:proofErr w:type="spellEnd"/>
      <w:r>
        <w:t>/epi-v1/</w:t>
      </w:r>
      <w:proofErr w:type="spellStart"/>
      <w:r>
        <w:t>data.yaml</w:t>
      </w:r>
      <w:proofErr w:type="spellEnd"/>
      <w:r>
        <w:t xml:space="preserve">), é o </w:t>
      </w:r>
      <w:proofErr w:type="spellStart"/>
      <w:r>
        <w:t>dataset</w:t>
      </w:r>
      <w:proofErr w:type="spellEnd"/>
      <w:r>
        <w:t xml:space="preserve"> que veio do </w:t>
      </w:r>
      <w:proofErr w:type="spellStart"/>
      <w:r>
        <w:t>dvc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na etapa anterior. Repare também no </w:t>
      </w:r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 xml:space="preserve">__": envolvendo o treino, no Windows, o </w:t>
      </w:r>
      <w:proofErr w:type="spellStart"/>
      <w:r>
        <w:t>multiprocessing</w:t>
      </w:r>
      <w:proofErr w:type="spellEnd"/>
      <w:r>
        <w:t xml:space="preserve"> usado pelo </w:t>
      </w:r>
      <w:proofErr w:type="spellStart"/>
      <w:r>
        <w:t>DataLoader</w:t>
      </w:r>
      <w:proofErr w:type="spellEnd"/>
      <w:r>
        <w:t xml:space="preserve"> do </w:t>
      </w:r>
      <w:proofErr w:type="spellStart"/>
      <w:r>
        <w:t>PyTorch</w:t>
      </w:r>
      <w:proofErr w:type="spellEnd"/>
      <w:r>
        <w:t xml:space="preserve"> reimporta o arquivo inteiro em cada processo filho (mecanismo </w:t>
      </w:r>
      <w:proofErr w:type="spellStart"/>
      <w:r>
        <w:t>spawn</w:t>
      </w:r>
      <w:proofErr w:type="spellEnd"/>
      <w:r>
        <w:t xml:space="preserve">, diferente do </w:t>
      </w:r>
      <w:proofErr w:type="spellStart"/>
      <w:r>
        <w:t>fork</w:t>
      </w:r>
      <w:proofErr w:type="spellEnd"/>
      <w:r>
        <w:t xml:space="preserve"> usado no Linux); sem essa proteção, cada processo tentaria disparar um novo treino, e o Python aborta com um </w:t>
      </w:r>
      <w:proofErr w:type="spellStart"/>
      <w:r>
        <w:t>RuntimeError</w:t>
      </w:r>
      <w:proofErr w:type="spellEnd"/>
      <w:r>
        <w:t>. Execute essa célula do mesmo jeito (</w:t>
      </w:r>
      <w:proofErr w:type="spellStart"/>
      <w:r>
        <w:t>Run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ou </w:t>
      </w:r>
      <w:proofErr w:type="spellStart"/>
      <w:r>
        <w:t>Shift+Enter</w:t>
      </w:r>
      <w:proofErr w:type="spellEnd"/>
      <w:r>
        <w:t xml:space="preserve">), como o kernel já está aquecido da célula anterior, não precisa reimportar nada, o patch do </w:t>
      </w:r>
      <w:proofErr w:type="spellStart"/>
      <w:proofErr w:type="gramStart"/>
      <w:r>
        <w:t>torch.load</w:t>
      </w:r>
      <w:proofErr w:type="spellEnd"/>
      <w:proofErr w:type="gramEnd"/>
      <w:r>
        <w:t xml:space="preserve"> continua valendo.</w:t>
      </w:r>
    </w:p>
    <w:p w14:paraId="70F57EE4" w14:textId="68386148" w:rsidR="00952498" w:rsidRDefault="00952498" w:rsidP="00952498">
      <w:pPr>
        <w:ind w:firstLine="708"/>
        <w:jc w:val="both"/>
      </w:pPr>
      <w:r>
        <w:t>Parâmetros principais:</w:t>
      </w:r>
    </w:p>
    <w:p w14:paraId="2F1E1611" w14:textId="77777777" w:rsidR="00D5386B" w:rsidRDefault="00D5386B">
      <w:pPr>
        <w:pStyle w:val="PargrafodaLista"/>
        <w:numPr>
          <w:ilvl w:val="0"/>
          <w:numId w:val="22"/>
        </w:numPr>
        <w:jc w:val="both"/>
      </w:pPr>
      <w:r>
        <w:t xml:space="preserve">organização do </w:t>
      </w:r>
      <w:proofErr w:type="spellStart"/>
      <w:r>
        <w:t>dataset</w:t>
      </w:r>
      <w:proofErr w:type="spellEnd"/>
      <w:r>
        <w:t xml:space="preserve"> para detecção de objetos;</w:t>
      </w:r>
    </w:p>
    <w:p w14:paraId="2802628F" w14:textId="77777777" w:rsidR="00D5386B" w:rsidRDefault="00D5386B">
      <w:pPr>
        <w:pStyle w:val="PargrafodaLista"/>
        <w:numPr>
          <w:ilvl w:val="0"/>
          <w:numId w:val="22"/>
        </w:numPr>
        <w:jc w:val="both"/>
      </w:pPr>
      <w:proofErr w:type="spellStart"/>
      <w:r>
        <w:rPr>
          <w:b/>
          <w:bCs/>
        </w:rPr>
        <w:lastRenderedPageBreak/>
        <w:t>epochs</w:t>
      </w:r>
      <w:proofErr w:type="spellEnd"/>
      <w:r>
        <w:rPr>
          <w:b/>
          <w:bCs/>
        </w:rPr>
        <w:t>:</w:t>
      </w:r>
      <w:r>
        <w:t xml:space="preserve"> número de passadas completas pelo </w:t>
      </w:r>
      <w:proofErr w:type="spellStart"/>
      <w:r>
        <w:t>dataset</w:t>
      </w:r>
      <w:proofErr w:type="spellEnd"/>
      <w:r>
        <w:t xml:space="preserve">. 100 é um ponto de partida razoável para um </w:t>
      </w:r>
      <w:proofErr w:type="spellStart"/>
      <w:r>
        <w:t>dataset</w:t>
      </w:r>
      <w:proofErr w:type="spellEnd"/>
      <w:r>
        <w:t xml:space="preserve"> pequeno/médio, o </w:t>
      </w:r>
      <w:proofErr w:type="spellStart"/>
      <w:r>
        <w:t>patience</w:t>
      </w:r>
      <w:proofErr w:type="spellEnd"/>
      <w:r>
        <w:t xml:space="preserve">=20 interrompe o treino automaticamente se o </w:t>
      </w:r>
      <w:proofErr w:type="spellStart"/>
      <w:r>
        <w:t>mAP</w:t>
      </w:r>
      <w:proofErr w:type="spellEnd"/>
      <w:r>
        <w:t xml:space="preserve"> não melhorar por 20 épocas seguidas, evitando treinar além do necessário;</w:t>
      </w:r>
    </w:p>
    <w:p w14:paraId="336B3B9B" w14:textId="77777777" w:rsidR="00D5386B" w:rsidRDefault="00D5386B">
      <w:pPr>
        <w:pStyle w:val="PargrafodaLista"/>
        <w:numPr>
          <w:ilvl w:val="0"/>
          <w:numId w:val="22"/>
        </w:numPr>
        <w:jc w:val="both"/>
      </w:pPr>
      <w:proofErr w:type="spellStart"/>
      <w:r>
        <w:rPr>
          <w:b/>
          <w:bCs/>
        </w:rPr>
        <w:t>imgsz</w:t>
      </w:r>
      <w:proofErr w:type="spellEnd"/>
      <w:r>
        <w:rPr>
          <w:b/>
          <w:bCs/>
        </w:rPr>
        <w:t>:</w:t>
      </w:r>
      <w:r>
        <w:t xml:space="preserve"> resolução de treino. 640 é o padrão do YOLOv8 e não precisa bater com o </w:t>
      </w:r>
      <w:proofErr w:type="spellStart"/>
      <w:r>
        <w:t>infer_size</w:t>
      </w:r>
      <w:proofErr w:type="spellEnd"/>
      <w:r>
        <w:t>=320 usado no pipeline de tempo real (Aula 4/5), o modelo treinado em 640 funciona normalmente sendo inferido em outras resoluções;</w:t>
      </w:r>
    </w:p>
    <w:p w14:paraId="5D0D1766" w14:textId="7E4EE319" w:rsidR="00D5386B" w:rsidRPr="00D73401" w:rsidRDefault="00D5386B">
      <w:pPr>
        <w:pStyle w:val="PargrafodaLista"/>
        <w:numPr>
          <w:ilvl w:val="0"/>
          <w:numId w:val="22"/>
        </w:numPr>
        <w:jc w:val="both"/>
      </w:pPr>
      <w:r>
        <w:rPr>
          <w:b/>
          <w:bCs/>
        </w:rPr>
        <w:t>device=0:</w:t>
      </w:r>
      <w:r>
        <w:t xml:space="preserve"> usa a primeira GPU disponível (a RTX 5050). Na </w:t>
      </w:r>
      <w:proofErr w:type="spellStart"/>
      <w:r>
        <w:t>Raspberry</w:t>
      </w:r>
      <w:proofErr w:type="spellEnd"/>
      <w:r>
        <w:t xml:space="preserve"> Pi, sem GPU, esse mesmo comando levaria potencialmente horas em vez de minutos. </w:t>
      </w:r>
    </w:p>
    <w:p w14:paraId="4CA7D116" w14:textId="77777777" w:rsidR="00D5386B" w:rsidRDefault="00D5386B" w:rsidP="00952498">
      <w:pPr>
        <w:ind w:firstLine="708"/>
        <w:jc w:val="both"/>
      </w:pPr>
    </w:p>
    <w:p w14:paraId="6CB74E71" w14:textId="77777777" w:rsidR="00952498" w:rsidRDefault="00952498" w:rsidP="00952498">
      <w:pPr>
        <w:ind w:firstLine="708"/>
        <w:jc w:val="both"/>
      </w:pPr>
      <w:r>
        <w:t xml:space="preserve">Ao final, a célula imprime o caminho exato de onde os pesos foram salvos, não </w:t>
      </w:r>
      <w:proofErr w:type="spellStart"/>
      <w:r>
        <w:t>assuma</w:t>
      </w:r>
      <w:proofErr w:type="spellEnd"/>
      <w:r>
        <w:t xml:space="preserve"> que será runs/epi-v1/</w:t>
      </w:r>
      <w:proofErr w:type="spellStart"/>
      <w:r>
        <w:t>weights</w:t>
      </w:r>
      <w:proofErr w:type="spellEnd"/>
      <w:r>
        <w:t xml:space="preserve">/best.pt: dependendo da versão do </w:t>
      </w:r>
      <w:proofErr w:type="spellStart"/>
      <w:r>
        <w:t>Ultralytics</w:t>
      </w:r>
      <w:proofErr w:type="spellEnd"/>
      <w:r>
        <w:t xml:space="preserve"> instalada, e de quantas vezes você já rodou o treino antes (cada execução nova ganha um sufixo, tipo epi-v1-3), esse caminho muda. Use sempre o valor impresso por </w:t>
      </w:r>
      <w:proofErr w:type="spellStart"/>
      <w:proofErr w:type="gramStart"/>
      <w:r>
        <w:t>results.save</w:t>
      </w:r>
      <w:proofErr w:type="gramEnd"/>
      <w:r>
        <w:t>_dir</w:t>
      </w:r>
      <w:proofErr w:type="spellEnd"/>
      <w:r>
        <w:t xml:space="preserve"> para a próxima etapa, em vez de decorar ou adivinhar. Essa pasta runs/ já está </w:t>
      </w:r>
      <w:proofErr w:type="gramStart"/>
      <w:r>
        <w:t>no .</w:t>
      </w:r>
      <w:proofErr w:type="spellStart"/>
      <w:r>
        <w:t>gitignore</w:t>
      </w:r>
      <w:proofErr w:type="spellEnd"/>
      <w:proofErr w:type="gramEnd"/>
      <w:r>
        <w:t xml:space="preserve"> desde a Aula 5, então não corre risco de virar </w:t>
      </w:r>
      <w:proofErr w:type="spellStart"/>
      <w:r>
        <w:t>commit</w:t>
      </w:r>
      <w:proofErr w:type="spellEnd"/>
      <w:r>
        <w:t xml:space="preserve"> sem querer. O arquivo train_epi.py em si pode ficar no repositório como referência de como o modelo foi treinado, ou ser descartado depois, não faz parte de nenhum container em produção.</w:t>
      </w:r>
    </w:p>
    <w:p w14:paraId="4F4937FD" w14:textId="77777777" w:rsidR="00952498" w:rsidRDefault="00952498" w:rsidP="00952498"/>
    <w:p w14:paraId="46F5D753" w14:textId="77777777" w:rsidR="00952498" w:rsidRDefault="00952498" w:rsidP="00952498">
      <w:pPr>
        <w:jc w:val="both"/>
        <w:rPr>
          <w:b/>
          <w:bCs/>
        </w:rPr>
      </w:pPr>
      <w:r>
        <w:rPr>
          <w:b/>
          <w:bCs/>
        </w:rPr>
        <w:t xml:space="preserve">6. Validando com o Mesmo Script do </w:t>
      </w:r>
      <w:proofErr w:type="spellStart"/>
      <w:r>
        <w:rPr>
          <w:b/>
          <w:bCs/>
        </w:rPr>
        <w:t>Quality</w:t>
      </w:r>
      <w:proofErr w:type="spellEnd"/>
      <w:r>
        <w:rPr>
          <w:b/>
          <w:bCs/>
        </w:rPr>
        <w:t xml:space="preserve"> Gate</w:t>
      </w:r>
    </w:p>
    <w:p w14:paraId="60527300" w14:textId="77777777" w:rsidR="00952498" w:rsidRDefault="00952498" w:rsidP="00952498">
      <w:pPr>
        <w:ind w:firstLine="708"/>
        <w:jc w:val="both"/>
      </w:pPr>
      <w:r>
        <w:t xml:space="preserve">Em vez de validar com uma chamada solta e só testar formalmente depois, valida aqui com o script real que o pipeline de CI/CD usa, assim você já sabe se o modelo passaria no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gate</w:t>
      </w:r>
      <w:proofErr w:type="spellEnd"/>
      <w:r>
        <w:t xml:space="preserve"> antes mesmo de fazer </w:t>
      </w:r>
      <w:proofErr w:type="spellStart"/>
      <w:r>
        <w:t>commit</w:t>
      </w:r>
      <w:proofErr w:type="spellEnd"/>
      <w:r>
        <w:t>.</w:t>
      </w:r>
    </w:p>
    <w:p w14:paraId="5612BDC3" w14:textId="283BAA08" w:rsidR="00952498" w:rsidRDefault="00952498" w:rsidP="00952498">
      <w:pPr>
        <w:ind w:firstLine="708"/>
        <w:jc w:val="both"/>
      </w:pPr>
      <w:r>
        <w:t xml:space="preserve">Primeiro, coloca os pesos treinados no lugar que o projeto espera, dentro do próprio clone, sem precisar de rede. </w:t>
      </w:r>
    </w:p>
    <w:p w14:paraId="2806B7DC" w14:textId="77777777" w:rsidR="00952498" w:rsidRDefault="00952498" w:rsidP="00952498">
      <w:pPr>
        <w:pStyle w:val="CodePreto"/>
      </w:pPr>
      <w:proofErr w:type="spellStart"/>
      <w:r>
        <w:t>cp</w:t>
      </w:r>
      <w:proofErr w:type="spellEnd"/>
      <w:r>
        <w:t xml:space="preserve"> &lt;</w:t>
      </w:r>
      <w:proofErr w:type="spellStart"/>
      <w:r>
        <w:t>caminho_real</w:t>
      </w:r>
      <w:proofErr w:type="spellEnd"/>
      <w:r>
        <w:t>&gt;/best.pt models/yolo-epi.pt # ajuste ao caminho real</w:t>
      </w:r>
    </w:p>
    <w:p w14:paraId="24C83A7B" w14:textId="77777777" w:rsidR="00952498" w:rsidRDefault="00952498" w:rsidP="00952498">
      <w:pPr>
        <w:jc w:val="both"/>
      </w:pPr>
    </w:p>
    <w:p w14:paraId="30784612" w14:textId="77777777" w:rsidR="00952498" w:rsidRDefault="00952498" w:rsidP="00952498">
      <w:pPr>
        <w:ind w:firstLine="708"/>
        <w:jc w:val="both"/>
      </w:pPr>
      <w:r>
        <w:t>Para encontrar o caminho real, rode a linha de código abaixo e substitua na linha de código acima:</w:t>
      </w:r>
    </w:p>
    <w:p w14:paraId="1124DBA9" w14:textId="77777777" w:rsidR="00952498" w:rsidRPr="003A1195" w:rsidRDefault="00952498" w:rsidP="00952498">
      <w:pPr>
        <w:pStyle w:val="CodePreto"/>
        <w:rPr>
          <w:lang w:val="en-US"/>
        </w:rPr>
      </w:pPr>
      <w:r>
        <w:rPr>
          <w:lang w:val="en-US"/>
        </w:rPr>
        <w:t>Get-</w:t>
      </w:r>
      <w:proofErr w:type="spellStart"/>
      <w:r>
        <w:rPr>
          <w:lang w:val="en-US"/>
        </w:rPr>
        <w:t>ChildItem</w:t>
      </w:r>
      <w:proofErr w:type="spellEnd"/>
      <w:r>
        <w:rPr>
          <w:lang w:val="en-US"/>
        </w:rPr>
        <w:t xml:space="preserve"> -Recurse -Filter "best.pt" -Path runs</w:t>
      </w:r>
    </w:p>
    <w:p w14:paraId="4E0BA1EF" w14:textId="77777777" w:rsidR="00952498" w:rsidRPr="005437FB" w:rsidRDefault="00952498" w:rsidP="00952498">
      <w:pPr>
        <w:jc w:val="both"/>
        <w:rPr>
          <w:lang w:val="en-US"/>
        </w:rPr>
      </w:pPr>
    </w:p>
    <w:p w14:paraId="2F5028DD" w14:textId="77777777" w:rsidR="00952498" w:rsidRDefault="00952498" w:rsidP="00952498">
      <w:pPr>
        <w:ind w:firstLine="708"/>
        <w:jc w:val="both"/>
      </w:pPr>
      <w:r>
        <w:t xml:space="preserve">Agora roda o mesmo script que o </w:t>
      </w:r>
      <w:proofErr w:type="spellStart"/>
      <w:r>
        <w:t>job</w:t>
      </w:r>
      <w:proofErr w:type="spellEnd"/>
      <w:r>
        <w:t xml:space="preserve"> model-</w:t>
      </w:r>
      <w:proofErr w:type="spellStart"/>
      <w:r>
        <w:t>gate</w:t>
      </w:r>
      <w:proofErr w:type="spellEnd"/>
      <w:r>
        <w:t xml:space="preserve"> do GitHub </w:t>
      </w:r>
      <w:proofErr w:type="spellStart"/>
      <w:r>
        <w:t>Actions</w:t>
      </w:r>
      <w:proofErr w:type="spellEnd"/>
      <w:r>
        <w:t xml:space="preserve"> executa:</w:t>
      </w:r>
    </w:p>
    <w:p w14:paraId="313C745D" w14:textId="77777777" w:rsidR="00952498" w:rsidRPr="000F501A" w:rsidRDefault="00952498" w:rsidP="00952498">
      <w:pPr>
        <w:pStyle w:val="CodePreto"/>
        <w:rPr>
          <w:lang w:val="en-US"/>
        </w:rPr>
      </w:pPr>
      <w:r>
        <w:rPr>
          <w:lang w:val="en-US"/>
        </w:rPr>
        <w:lastRenderedPageBreak/>
        <w:t>python scripts/validate_model.py `</w:t>
      </w:r>
    </w:p>
    <w:p w14:paraId="7748D199" w14:textId="77777777" w:rsidR="00952498" w:rsidRPr="000F501A" w:rsidRDefault="00952498" w:rsidP="00952498">
      <w:pPr>
        <w:pStyle w:val="CodePreto"/>
        <w:rPr>
          <w:lang w:val="en-US"/>
        </w:rPr>
      </w:pPr>
      <w:r>
        <w:rPr>
          <w:lang w:val="en-US"/>
        </w:rPr>
        <w:t xml:space="preserve">  --model models/yolo-epi.pt `</w:t>
      </w:r>
    </w:p>
    <w:p w14:paraId="3F9DD52A" w14:textId="77777777" w:rsidR="00952498" w:rsidRPr="000F501A" w:rsidRDefault="00952498" w:rsidP="00952498">
      <w:pPr>
        <w:pStyle w:val="CodePreto"/>
        <w:rPr>
          <w:lang w:val="en-US"/>
        </w:rPr>
      </w:pPr>
      <w:r>
        <w:rPr>
          <w:lang w:val="en-US"/>
        </w:rPr>
        <w:t xml:space="preserve">  --dataset dataset/exports/epi-v1/</w:t>
      </w:r>
      <w:proofErr w:type="spellStart"/>
      <w:r>
        <w:rPr>
          <w:lang w:val="en-US"/>
        </w:rPr>
        <w:t>data.yaml</w:t>
      </w:r>
      <w:proofErr w:type="spellEnd"/>
      <w:r>
        <w:rPr>
          <w:lang w:val="en-US"/>
        </w:rPr>
        <w:t xml:space="preserve"> `</w:t>
      </w:r>
    </w:p>
    <w:p w14:paraId="25078C65" w14:textId="77777777" w:rsidR="00952498" w:rsidRDefault="00952498" w:rsidP="00952498">
      <w:pPr>
        <w:pStyle w:val="CodePreto"/>
      </w:pPr>
      <w:r>
        <w:rPr>
          <w:lang w:val="en-US"/>
        </w:rPr>
        <w:t xml:space="preserve">  </w:t>
      </w:r>
      <w:r>
        <w:t>--</w:t>
      </w:r>
      <w:proofErr w:type="spellStart"/>
      <w:r>
        <w:t>threshold</w:t>
      </w:r>
      <w:proofErr w:type="spellEnd"/>
      <w:r>
        <w:t xml:space="preserve"> 0.50</w:t>
      </w:r>
    </w:p>
    <w:p w14:paraId="7CD6B908" w14:textId="77777777" w:rsidR="00D5386B" w:rsidRDefault="00D5386B" w:rsidP="00952498">
      <w:pPr>
        <w:ind w:firstLine="708"/>
        <w:jc w:val="both"/>
      </w:pPr>
    </w:p>
    <w:p w14:paraId="2DA1B3E4" w14:textId="13F6C455" w:rsidR="00952498" w:rsidRDefault="00952498" w:rsidP="00952498">
      <w:pPr>
        <w:ind w:firstLine="708"/>
        <w:jc w:val="both"/>
      </w:pPr>
      <w:r>
        <w:t xml:space="preserve">Se o script reportar mAP@0.5 abaixo do limiar, o modelo não está pronto, retreinar com mais épocas, revisar anotações, ou aumentar o </w:t>
      </w:r>
      <w:proofErr w:type="spellStart"/>
      <w:r>
        <w:t>dataset</w:t>
      </w:r>
      <w:proofErr w:type="spellEnd"/>
      <w:r>
        <w:t xml:space="preserve"> costumam ser os próximos passos, não seguir adiante mesmo assim.</w:t>
      </w:r>
    </w:p>
    <w:p w14:paraId="2F7F0A52" w14:textId="77777777" w:rsidR="00952498" w:rsidRDefault="00952498" w:rsidP="00952498"/>
    <w:p w14:paraId="37BBB31F" w14:textId="77777777" w:rsidR="00952498" w:rsidRDefault="00952498" w:rsidP="00952498">
      <w:pPr>
        <w:jc w:val="both"/>
        <w:rPr>
          <w:b/>
          <w:bCs/>
        </w:rPr>
      </w:pPr>
      <w:r>
        <w:rPr>
          <w:b/>
          <w:bCs/>
        </w:rPr>
        <w:t xml:space="preserve">7. </w:t>
      </w:r>
      <w:proofErr w:type="spellStart"/>
      <w:r>
        <w:rPr>
          <w:b/>
          <w:bCs/>
        </w:rPr>
        <w:t>Versionando</w:t>
      </w:r>
      <w:proofErr w:type="spellEnd"/>
      <w:r>
        <w:rPr>
          <w:b/>
          <w:bCs/>
        </w:rPr>
        <w:t xml:space="preserve"> com DVC e Fechando o Ciclo com o CI/CD</w:t>
      </w:r>
    </w:p>
    <w:p w14:paraId="36D3831B" w14:textId="77777777" w:rsidR="00952498" w:rsidRDefault="00952498" w:rsidP="00952498">
      <w:pPr>
        <w:ind w:firstLine="708"/>
        <w:jc w:val="both"/>
      </w:pPr>
      <w:r>
        <w:t xml:space="preserve">Com o modelo aprovado, </w:t>
      </w:r>
      <w:proofErr w:type="spellStart"/>
      <w:r>
        <w:t>versiona</w:t>
      </w:r>
      <w:proofErr w:type="spellEnd"/>
      <w:r>
        <w:t xml:space="preserve"> e sobe, do mesmo notebook, sem precisar voltar pra Pi em nenhum momento:</w:t>
      </w:r>
    </w:p>
    <w:p w14:paraId="6B596A4A" w14:textId="77777777" w:rsidR="00952498" w:rsidRPr="000F501A" w:rsidRDefault="00952498" w:rsidP="00952498">
      <w:pPr>
        <w:pStyle w:val="CodePreto"/>
      </w:pPr>
      <w:proofErr w:type="spellStart"/>
      <w:r>
        <w:t>dvc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models/yolo-epi.pt   # ou 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dvc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models/yolo-epi.pt</w:t>
      </w:r>
    </w:p>
    <w:p w14:paraId="604F7DA9" w14:textId="77777777" w:rsidR="00952498" w:rsidRPr="002929B8" w:rsidRDefault="00952498" w:rsidP="00952498">
      <w:pPr>
        <w:pStyle w:val="CodePreto"/>
        <w:rPr>
          <w:lang w:val="en-US"/>
        </w:rPr>
      </w:pPr>
      <w:r>
        <w:rPr>
          <w:lang w:val="en-US"/>
        </w:rPr>
        <w:t>git add models/yolo-</w:t>
      </w:r>
      <w:proofErr w:type="spellStart"/>
      <w:r>
        <w:rPr>
          <w:lang w:val="en-US"/>
        </w:rPr>
        <w:t>epi.pt.dvc</w:t>
      </w:r>
      <w:proofErr w:type="spellEnd"/>
    </w:p>
    <w:p w14:paraId="6494A212" w14:textId="77777777" w:rsidR="00952498" w:rsidRPr="000E15A8" w:rsidRDefault="00952498" w:rsidP="00952498">
      <w:pPr>
        <w:pStyle w:val="CodePreto"/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"feat: adiciona modelo </w:t>
      </w:r>
      <w:proofErr w:type="spellStart"/>
      <w:r>
        <w:t>yolo</w:t>
      </w:r>
      <w:proofErr w:type="spellEnd"/>
      <w:r>
        <w:t xml:space="preserve">-epi treinado no </w:t>
      </w:r>
      <w:proofErr w:type="spellStart"/>
      <w:r>
        <w:t>dataset</w:t>
      </w:r>
      <w:proofErr w:type="spellEnd"/>
      <w:r>
        <w:t xml:space="preserve"> epi-v1"</w:t>
      </w:r>
    </w:p>
    <w:p w14:paraId="351A7909" w14:textId="77777777" w:rsidR="00952498" w:rsidRPr="002929B8" w:rsidRDefault="00952498" w:rsidP="00952498">
      <w:pPr>
        <w:pStyle w:val="CodePreto"/>
        <w:rPr>
          <w:lang w:val="en-US"/>
        </w:rPr>
      </w:pPr>
      <w:proofErr w:type="spellStart"/>
      <w:r>
        <w:rPr>
          <w:lang w:val="en-US"/>
        </w:rPr>
        <w:t>dvc</w:t>
      </w:r>
      <w:proofErr w:type="spellEnd"/>
      <w:r>
        <w:rPr>
          <w:lang w:val="en-US"/>
        </w:rPr>
        <w:t xml:space="preserve"> push    #ou python -m </w:t>
      </w:r>
      <w:proofErr w:type="spellStart"/>
      <w:r>
        <w:rPr>
          <w:lang w:val="en-US"/>
        </w:rPr>
        <w:t>dvc</w:t>
      </w:r>
      <w:proofErr w:type="spellEnd"/>
      <w:r>
        <w:rPr>
          <w:lang w:val="en-US"/>
        </w:rPr>
        <w:t xml:space="preserve"> push</w:t>
      </w:r>
    </w:p>
    <w:p w14:paraId="53A228B5" w14:textId="77777777" w:rsidR="00952498" w:rsidRDefault="00952498" w:rsidP="00952498">
      <w:pPr>
        <w:pStyle w:val="CodePreto"/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0F008AD0" w14:textId="77777777" w:rsidR="00952498" w:rsidRDefault="00952498" w:rsidP="00952498">
      <w:pPr>
        <w:jc w:val="both"/>
      </w:pPr>
    </w:p>
    <w:p w14:paraId="22DA05FC" w14:textId="77777777" w:rsidR="00952498" w:rsidRDefault="00952498" w:rsidP="00952498">
      <w:pPr>
        <w:ind w:firstLine="708"/>
        <w:jc w:val="both"/>
      </w:pPr>
      <w:r>
        <w:t xml:space="preserve">Esse único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dispara o pipeline inteiro no GitHub </w:t>
      </w:r>
      <w:proofErr w:type="spellStart"/>
      <w:r>
        <w:t>Actions</w:t>
      </w:r>
      <w:proofErr w:type="spellEnd"/>
      <w:r>
        <w:t xml:space="preserve">: </w:t>
      </w:r>
      <w:proofErr w:type="spellStart"/>
      <w:r>
        <w:t>lint</w:t>
      </w:r>
      <w:proofErr w:type="spellEnd"/>
      <w:r>
        <w:t xml:space="preserve"> &amp; </w:t>
      </w:r>
      <w:proofErr w:type="spellStart"/>
      <w:r>
        <w:t>tests</w:t>
      </w:r>
      <w:proofErr w:type="spellEnd"/>
      <w:r>
        <w:t xml:space="preserve"> </w:t>
      </w:r>
      <w:r>
        <w:rPr>
          <w:rFonts w:ascii="Arial" w:hAnsi="Arial" w:cs="Arial"/>
        </w:rPr>
        <w:t>→</w:t>
      </w:r>
      <w:r>
        <w:t xml:space="preserve"> build &amp; </w:t>
      </w:r>
      <w:proofErr w:type="spellStart"/>
      <w:r>
        <w:t>push</w:t>
      </w:r>
      <w:proofErr w:type="spellEnd"/>
      <w:r>
        <w:t xml:space="preserve"> da imagem </w:t>
      </w:r>
      <w:r>
        <w:rPr>
          <w:rFonts w:ascii="Arial" w:hAnsi="Arial" w:cs="Arial"/>
        </w:rPr>
        <w:t>→</w:t>
      </w:r>
      <w:r>
        <w:t xml:space="preserve"> model-</w:t>
      </w:r>
      <w:proofErr w:type="spellStart"/>
      <w:r>
        <w:t>gate</w:t>
      </w:r>
      <w:proofErr w:type="spellEnd"/>
      <w:r>
        <w:t xml:space="preserve"> (rodando exatamente o mesmo validate_model.py que voc</w:t>
      </w:r>
      <w:r>
        <w:rPr>
          <w:rFonts w:cs="Abadi"/>
        </w:rPr>
        <w:t>ê</w:t>
      </w:r>
      <w:r>
        <w:t xml:space="preserve"> j</w:t>
      </w:r>
      <w:r>
        <w:rPr>
          <w:rFonts w:cs="Abadi"/>
        </w:rPr>
        <w:t>á</w:t>
      </w:r>
      <w:r>
        <w:t xml:space="preserve"> testou aqui) </w:t>
      </w:r>
      <w:r>
        <w:rPr>
          <w:rFonts w:ascii="Arial" w:hAnsi="Arial" w:cs="Arial"/>
        </w:rPr>
        <w:t>→</w:t>
      </w:r>
      <w:r>
        <w:t xml:space="preserve"> </w:t>
      </w:r>
      <w:proofErr w:type="spellStart"/>
      <w:r>
        <w:t>deploy</w:t>
      </w:r>
      <w:proofErr w:type="spellEnd"/>
      <w:r>
        <w:t xml:space="preserve"> autom</w:t>
      </w:r>
      <w:r>
        <w:rPr>
          <w:rFonts w:cs="Abadi"/>
        </w:rPr>
        <w:t>á</w:t>
      </w:r>
      <w:r>
        <w:t xml:space="preserve">tico na </w:t>
      </w:r>
      <w:proofErr w:type="spellStart"/>
      <w:r>
        <w:t>Raspberry</w:t>
      </w:r>
      <w:proofErr w:type="spellEnd"/>
      <w:r>
        <w:t xml:space="preserve"> Pi. Acompanhe em github.com/&lt;seu-usu</w:t>
      </w:r>
      <w:r>
        <w:rPr>
          <w:rFonts w:cs="Abadi"/>
        </w:rPr>
        <w:t>á</w:t>
      </w:r>
      <w:r>
        <w:t>rio&gt;/</w:t>
      </w:r>
      <w:proofErr w:type="spellStart"/>
      <w:r>
        <w:t>yolo</w:t>
      </w:r>
      <w:proofErr w:type="spellEnd"/>
      <w:r>
        <w:t>-</w:t>
      </w:r>
      <w:proofErr w:type="spellStart"/>
      <w:r>
        <w:t>edge</w:t>
      </w:r>
      <w:proofErr w:type="spellEnd"/>
      <w:r>
        <w:t>-api/</w:t>
      </w:r>
      <w:proofErr w:type="spellStart"/>
      <w:r>
        <w:t>actions</w:t>
      </w:r>
      <w:proofErr w:type="spellEnd"/>
      <w:r>
        <w:t xml:space="preserve">, se o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gate</w:t>
      </w:r>
      <w:proofErr w:type="spellEnd"/>
      <w:r>
        <w:t xml:space="preserve"> j</w:t>
      </w:r>
      <w:r>
        <w:rPr>
          <w:rFonts w:cs="Abadi"/>
        </w:rPr>
        <w:t>á</w:t>
      </w:r>
      <w:r>
        <w:t xml:space="preserve"> passou localmente, </w:t>
      </w:r>
      <w:r>
        <w:rPr>
          <w:rFonts w:cs="Abadi"/>
        </w:rPr>
        <w:t>é</w:t>
      </w:r>
      <w:r>
        <w:t xml:space="preserve"> forte sinal de que vai passar l</w:t>
      </w:r>
      <w:r>
        <w:rPr>
          <w:rFonts w:cs="Abadi"/>
        </w:rPr>
        <w:t>á</w:t>
      </w:r>
      <w:r>
        <w:t xml:space="preserve"> tamb</w:t>
      </w:r>
      <w:r>
        <w:rPr>
          <w:rFonts w:cs="Abadi"/>
        </w:rPr>
        <w:t>é</w:t>
      </w:r>
      <w:r>
        <w:t>m.</w:t>
      </w:r>
    </w:p>
    <w:p w14:paraId="212465C5" w14:textId="77777777" w:rsidR="00952498" w:rsidRDefault="00952498" w:rsidP="00952498"/>
    <w:p w14:paraId="0C610C83" w14:textId="77777777" w:rsidR="00952498" w:rsidRDefault="00952498" w:rsidP="00952498">
      <w:pPr>
        <w:jc w:val="both"/>
        <w:rPr>
          <w:b/>
          <w:bCs/>
        </w:rPr>
      </w:pPr>
      <w:r>
        <w:rPr>
          <w:b/>
          <w:bCs/>
        </w:rPr>
        <w:t>8. Ativando o Modelo Treinado em Produção</w:t>
      </w:r>
    </w:p>
    <w:p w14:paraId="0229BE2F" w14:textId="77777777" w:rsidR="00952498" w:rsidRDefault="00952498" w:rsidP="00952498">
      <w:pPr>
        <w:ind w:firstLine="708"/>
        <w:jc w:val="both"/>
      </w:pPr>
      <w:r>
        <w:t xml:space="preserve">O modelo já está </w:t>
      </w:r>
      <w:proofErr w:type="spellStart"/>
      <w:r>
        <w:t>versionado</w:t>
      </w:r>
      <w:proofErr w:type="spellEnd"/>
      <w:r>
        <w:t xml:space="preserve"> e o </w:t>
      </w:r>
      <w:proofErr w:type="spellStart"/>
      <w:r>
        <w:t>deploy</w:t>
      </w:r>
      <w:proofErr w:type="spellEnd"/>
      <w:r>
        <w:t xml:space="preserve"> automático já rodou, mas os serviços em produção (</w:t>
      </w:r>
      <w:proofErr w:type="spellStart"/>
      <w:r>
        <w:t>yolo</w:t>
      </w:r>
      <w:proofErr w:type="spellEnd"/>
      <w:r>
        <w:t xml:space="preserve">-api e </w:t>
      </w:r>
      <w:proofErr w:type="spellStart"/>
      <w:r>
        <w:t>yolo</w:t>
      </w:r>
      <w:proofErr w:type="spellEnd"/>
      <w:r>
        <w:t xml:space="preserve">-stream) continuam configurados para carregar o modelo genérico (yolov8n.pt) por padrão. Falta apontá-los explicitamente para o yolo-epi.pt. Dá SSH na </w:t>
      </w:r>
      <w:proofErr w:type="spellStart"/>
      <w:r>
        <w:t>Raspberry</w:t>
      </w:r>
      <w:proofErr w:type="spellEnd"/>
      <w:r>
        <w:t xml:space="preserve"> Pi para esse último ajuste:</w:t>
      </w:r>
    </w:p>
    <w:p w14:paraId="1671B438" w14:textId="77777777" w:rsidR="00952498" w:rsidRPr="002929B8" w:rsidRDefault="00952498" w:rsidP="00952498">
      <w:pPr>
        <w:pStyle w:val="CodePreto"/>
        <w:rPr>
          <w:lang w:val="en-US"/>
        </w:rPr>
      </w:pPr>
      <w:r>
        <w:rPr>
          <w:lang w:val="en-US"/>
        </w:rPr>
        <w:t xml:space="preserve">ssh </w:t>
      </w:r>
      <w:proofErr w:type="spellStart"/>
      <w:r>
        <w:rPr>
          <w:lang w:val="en-US"/>
        </w:rPr>
        <w:t>user@IP_DA_PI</w:t>
      </w:r>
      <w:proofErr w:type="spellEnd"/>
    </w:p>
    <w:p w14:paraId="231B8318" w14:textId="77777777" w:rsidR="00952498" w:rsidRPr="002929B8" w:rsidRDefault="00952498" w:rsidP="00952498">
      <w:pPr>
        <w:pStyle w:val="CodePreto"/>
        <w:rPr>
          <w:lang w:val="en-US"/>
        </w:rPr>
      </w:pPr>
      <w:r>
        <w:rPr>
          <w:lang w:val="en-US"/>
        </w:rPr>
        <w:t>cd ~/yolo-edge-</w:t>
      </w:r>
      <w:proofErr w:type="spellStart"/>
      <w:r>
        <w:rPr>
          <w:lang w:val="en-US"/>
        </w:rPr>
        <w:t>api</w:t>
      </w:r>
      <w:proofErr w:type="spellEnd"/>
    </w:p>
    <w:p w14:paraId="7180E36B" w14:textId="77777777" w:rsidR="00952498" w:rsidRDefault="00952498" w:rsidP="00952498">
      <w:pPr>
        <w:pStyle w:val="CodePreto"/>
      </w:pPr>
      <w:r>
        <w:lastRenderedPageBreak/>
        <w:t xml:space="preserve">nano </w:t>
      </w:r>
      <w:proofErr w:type="spellStart"/>
      <w:r>
        <w:t>docker-compose.yml</w:t>
      </w:r>
      <w:proofErr w:type="spellEnd"/>
    </w:p>
    <w:p w14:paraId="78A16672" w14:textId="77777777" w:rsidR="00952498" w:rsidRDefault="00952498" w:rsidP="00952498">
      <w:pPr>
        <w:jc w:val="both"/>
      </w:pPr>
    </w:p>
    <w:p w14:paraId="62E416E0" w14:textId="77777777" w:rsidR="00952498" w:rsidRDefault="00952498" w:rsidP="00952498">
      <w:pPr>
        <w:ind w:firstLine="708"/>
        <w:jc w:val="both"/>
      </w:pPr>
      <w:r>
        <w:t xml:space="preserve">No serviço </w:t>
      </w:r>
      <w:proofErr w:type="spellStart"/>
      <w:r>
        <w:t>yolo</w:t>
      </w:r>
      <w:proofErr w:type="spellEnd"/>
      <w:r>
        <w:t>-api, troque a variável de ambiente (usada pelo app/model.py, que já lê MODEL_NAME corretamente):</w:t>
      </w:r>
    </w:p>
    <w:p w14:paraId="634E8C21" w14:textId="77777777" w:rsidR="00952498" w:rsidRPr="002929B8" w:rsidRDefault="00952498" w:rsidP="00952498">
      <w:pPr>
        <w:pStyle w:val="CodePreto"/>
        <w:rPr>
          <w:lang w:val="en-US"/>
        </w:rPr>
      </w:pPr>
      <w:r>
        <w:t xml:space="preserve">    </w:t>
      </w:r>
      <w:r>
        <w:rPr>
          <w:lang w:val="en-US"/>
        </w:rPr>
        <w:t>environment:</w:t>
      </w:r>
    </w:p>
    <w:p w14:paraId="5762B863" w14:textId="77777777" w:rsidR="00952498" w:rsidRPr="003A1195" w:rsidRDefault="00952498" w:rsidP="00952498">
      <w:pPr>
        <w:pStyle w:val="CodePreto"/>
        <w:rPr>
          <w:lang w:val="en-US"/>
        </w:rPr>
      </w:pPr>
      <w:r>
        <w:rPr>
          <w:lang w:val="en-US"/>
        </w:rPr>
        <w:t xml:space="preserve">      - MODEL_NAME=yolo-epi.pt</w:t>
      </w:r>
    </w:p>
    <w:p w14:paraId="1C81F14C" w14:textId="77777777" w:rsidR="00D5386B" w:rsidRPr="0057107A" w:rsidRDefault="00D5386B" w:rsidP="00952498">
      <w:pPr>
        <w:ind w:firstLine="708"/>
        <w:jc w:val="both"/>
        <w:rPr>
          <w:lang w:val="en-US"/>
        </w:rPr>
      </w:pPr>
    </w:p>
    <w:p w14:paraId="0148851C" w14:textId="54856509" w:rsidR="00952498" w:rsidRDefault="00952498" w:rsidP="00952498">
      <w:pPr>
        <w:ind w:firstLine="708"/>
        <w:jc w:val="both"/>
      </w:pPr>
      <w:r>
        <w:t xml:space="preserve">No serviço </w:t>
      </w:r>
      <w:proofErr w:type="spellStart"/>
      <w:r>
        <w:t>yolo</w:t>
      </w:r>
      <w:proofErr w:type="spellEnd"/>
      <w:r>
        <w:t xml:space="preserve">-stream, a mesma variável MODEL_NAME não tem efeito, o código de streaming (stream/v3_optimized.py e mjpeg_server.py) nunca lê essa variável de ambiente; o caminho do modelo vem exclusivamente do argumento, model na linha de comando, com valor padrão fixo em models/yolov8n.pt. É preciso adicionar esse argumento explicitamente no </w:t>
      </w:r>
      <w:proofErr w:type="spellStart"/>
      <w:r>
        <w:t>command</w:t>
      </w:r>
      <w:proofErr w:type="spellEnd"/>
      <w:r>
        <w:t>: do serviço:</w:t>
      </w:r>
    </w:p>
    <w:p w14:paraId="5627402A" w14:textId="77777777" w:rsidR="00952498" w:rsidRPr="002929B8" w:rsidRDefault="00952498" w:rsidP="00952498">
      <w:pPr>
        <w:pStyle w:val="CodePreto"/>
        <w:rPr>
          <w:lang w:val="en-US"/>
        </w:rPr>
      </w:pPr>
      <w:r>
        <w:t xml:space="preserve">    </w:t>
      </w:r>
      <w:r>
        <w:rPr>
          <w:lang w:val="en-US"/>
        </w:rPr>
        <w:t>command: &gt;</w:t>
      </w:r>
    </w:p>
    <w:p w14:paraId="3AD55F8E" w14:textId="77777777" w:rsidR="00952498" w:rsidRPr="002929B8" w:rsidRDefault="00952498" w:rsidP="00952498">
      <w:pPr>
        <w:pStyle w:val="CodePreto"/>
        <w:rPr>
          <w:lang w:val="en-US"/>
        </w:rPr>
      </w:pPr>
      <w:r>
        <w:rPr>
          <w:lang w:val="en-US"/>
        </w:rPr>
        <w:t xml:space="preserve">      python3 stream/mjpeg_server.py</w:t>
      </w:r>
    </w:p>
    <w:p w14:paraId="26BF96CA" w14:textId="77777777" w:rsidR="00952498" w:rsidRPr="002929B8" w:rsidRDefault="00952498" w:rsidP="00952498">
      <w:pPr>
        <w:pStyle w:val="CodePreto"/>
        <w:rPr>
          <w:lang w:val="en-US"/>
        </w:rPr>
      </w:pPr>
      <w:r>
        <w:rPr>
          <w:lang w:val="en-US"/>
        </w:rPr>
        <w:t xml:space="preserve">      --device 0</w:t>
      </w:r>
    </w:p>
    <w:p w14:paraId="1F0892CF" w14:textId="77777777" w:rsidR="00952498" w:rsidRPr="002929B8" w:rsidRDefault="00952498" w:rsidP="00952498">
      <w:pPr>
        <w:pStyle w:val="CodePreto"/>
        <w:rPr>
          <w:lang w:val="en-US"/>
        </w:rPr>
      </w:pPr>
      <w:r>
        <w:rPr>
          <w:lang w:val="en-US"/>
        </w:rPr>
        <w:t xml:space="preserve">      --model models/yolo-epi.pt</w:t>
      </w:r>
    </w:p>
    <w:p w14:paraId="26F4D75B" w14:textId="77777777" w:rsidR="00952498" w:rsidRPr="002929B8" w:rsidRDefault="00952498" w:rsidP="00952498">
      <w:pPr>
        <w:pStyle w:val="CodePreto"/>
        <w:rPr>
          <w:lang w:val="en-US"/>
        </w:rPr>
      </w:pPr>
      <w:r>
        <w:rPr>
          <w:lang w:val="en-US"/>
        </w:rPr>
        <w:t xml:space="preserve">      --infer-every 3</w:t>
      </w:r>
    </w:p>
    <w:p w14:paraId="19F694D4" w14:textId="77777777" w:rsidR="00952498" w:rsidRPr="003A1195" w:rsidRDefault="00952498" w:rsidP="00952498">
      <w:pPr>
        <w:pStyle w:val="CodePreto"/>
      </w:pPr>
      <w:r>
        <w:rPr>
          <w:lang w:val="en-US"/>
        </w:rPr>
        <w:t xml:space="preserve">      </w:t>
      </w:r>
      <w:r>
        <w:t>--</w:t>
      </w:r>
      <w:proofErr w:type="spellStart"/>
      <w:r>
        <w:t>infer-size</w:t>
      </w:r>
      <w:proofErr w:type="spellEnd"/>
      <w:r>
        <w:t xml:space="preserve"> 320</w:t>
      </w:r>
    </w:p>
    <w:p w14:paraId="23B84988" w14:textId="77777777" w:rsidR="00952498" w:rsidRDefault="00952498" w:rsidP="00952498">
      <w:pPr>
        <w:pStyle w:val="CodePreto"/>
      </w:pPr>
      <w:r>
        <w:t xml:space="preserve">      --</w:t>
      </w:r>
      <w:proofErr w:type="spellStart"/>
      <w:r>
        <w:t>port</w:t>
      </w:r>
      <w:proofErr w:type="spellEnd"/>
      <w:r>
        <w:t xml:space="preserve"> 5000</w:t>
      </w:r>
    </w:p>
    <w:p w14:paraId="6FE9A8F1" w14:textId="77777777" w:rsidR="00952498" w:rsidRDefault="00952498" w:rsidP="00952498">
      <w:pPr>
        <w:ind w:firstLine="708"/>
        <w:jc w:val="both"/>
      </w:pPr>
    </w:p>
    <w:p w14:paraId="72030AC7" w14:textId="77777777" w:rsidR="00952498" w:rsidRDefault="00952498" w:rsidP="00952498">
      <w:pPr>
        <w:ind w:firstLine="708"/>
        <w:jc w:val="both"/>
      </w:pPr>
      <w:r>
        <w:t>Reconstrói os dois serviços para aplicar as mudanças:</w:t>
      </w:r>
    </w:p>
    <w:p w14:paraId="79C15D6A" w14:textId="77777777" w:rsidR="00952498" w:rsidRDefault="00952498" w:rsidP="00952498">
      <w:pPr>
        <w:pStyle w:val="CodePreto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-d --build</w:t>
      </w:r>
    </w:p>
    <w:p w14:paraId="2A861F9E" w14:textId="77777777" w:rsidR="00D5386B" w:rsidRDefault="00D5386B" w:rsidP="00952498">
      <w:pPr>
        <w:ind w:firstLine="708"/>
        <w:jc w:val="both"/>
      </w:pPr>
    </w:p>
    <w:p w14:paraId="0A29A5B8" w14:textId="4012C115" w:rsidR="00952498" w:rsidRDefault="00952498" w:rsidP="00952498">
      <w:pPr>
        <w:ind w:firstLine="708"/>
        <w:jc w:val="both"/>
      </w:pPr>
      <w:r>
        <w:t>Confirma que os dois containers carregaram o modelo certo:</w:t>
      </w:r>
    </w:p>
    <w:p w14:paraId="7AC74135" w14:textId="77777777" w:rsidR="00952498" w:rsidRPr="002929B8" w:rsidRDefault="00952498" w:rsidP="00952498">
      <w:pPr>
        <w:pStyle w:val="CodePreto"/>
        <w:rPr>
          <w:lang w:val="en-US"/>
        </w:rPr>
      </w:pPr>
      <w:r>
        <w:rPr>
          <w:lang w:val="en-US"/>
        </w:rPr>
        <w:t>docker compose logs yolo-stream --tail 30</w:t>
      </w:r>
    </w:p>
    <w:p w14:paraId="491D8564" w14:textId="77777777" w:rsidR="00952498" w:rsidRDefault="00952498" w:rsidP="00952498">
      <w:pPr>
        <w:pStyle w:val="CodePreto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</w:t>
      </w:r>
      <w:proofErr w:type="spellStart"/>
      <w:r>
        <w:t>yolo</w:t>
      </w:r>
      <w:proofErr w:type="spellEnd"/>
      <w:r>
        <w:t xml:space="preserve">-api </w:t>
      </w:r>
      <w:proofErr w:type="spellStart"/>
      <w:r>
        <w:t>env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MODEL_NAME</w:t>
      </w:r>
    </w:p>
    <w:p w14:paraId="0C931FFA" w14:textId="77777777" w:rsidR="00952498" w:rsidRDefault="00952498" w:rsidP="00952498">
      <w:pPr>
        <w:jc w:val="both"/>
      </w:pPr>
    </w:p>
    <w:p w14:paraId="033E7AB6" w14:textId="77777777" w:rsidR="00952498" w:rsidRDefault="00952498" w:rsidP="00952498">
      <w:pPr>
        <w:ind w:firstLine="708"/>
        <w:jc w:val="both"/>
      </w:pPr>
      <w:r>
        <w:t>A linha [</w:t>
      </w:r>
      <w:proofErr w:type="spellStart"/>
      <w:r>
        <w:t>RealtimeDetector</w:t>
      </w:r>
      <w:proofErr w:type="spellEnd"/>
      <w:r>
        <w:t xml:space="preserve">] Modelo: models/yolo-epi.pt deve aparecer no log do </w:t>
      </w:r>
      <w:proofErr w:type="spellStart"/>
      <w:r>
        <w:t>yolo</w:t>
      </w:r>
      <w:proofErr w:type="spellEnd"/>
      <w:r>
        <w:t xml:space="preserve">-stream. Por fim, </w:t>
      </w:r>
      <w:proofErr w:type="spellStart"/>
      <w:r>
        <w:t>comita</w:t>
      </w:r>
      <w:proofErr w:type="spellEnd"/>
      <w:r>
        <w:t xml:space="preserve"> essa mudança para que ela sobreviva ao próximo </w:t>
      </w:r>
      <w:proofErr w:type="spellStart"/>
      <w:r>
        <w:t>deploy</w:t>
      </w:r>
      <w:proofErr w:type="spellEnd"/>
      <w:r>
        <w:t xml:space="preserve"> automático (sem isso, o arquivo local ficaria dessincronizado do que está no </w:t>
      </w:r>
      <w:proofErr w:type="spellStart"/>
      <w:r>
        <w:t>Git</w:t>
      </w:r>
      <w:proofErr w:type="spellEnd"/>
      <w:r>
        <w:t>):</w:t>
      </w:r>
    </w:p>
    <w:p w14:paraId="0EF65723" w14:textId="77777777" w:rsidR="00952498" w:rsidRPr="002929B8" w:rsidRDefault="00952498" w:rsidP="00952498">
      <w:pPr>
        <w:pStyle w:val="CodePreto"/>
        <w:rPr>
          <w:lang w:val="en-US"/>
        </w:rPr>
      </w:pPr>
      <w:r>
        <w:rPr>
          <w:lang w:val="en-US"/>
        </w:rPr>
        <w:lastRenderedPageBreak/>
        <w:t>git add docker-</w:t>
      </w:r>
      <w:proofErr w:type="spellStart"/>
      <w:r>
        <w:rPr>
          <w:lang w:val="en-US"/>
        </w:rPr>
        <w:t>compose.yml</w:t>
      </w:r>
      <w:proofErr w:type="spellEnd"/>
    </w:p>
    <w:p w14:paraId="1B7983FB" w14:textId="77777777" w:rsidR="00952498" w:rsidRPr="002929B8" w:rsidRDefault="00952498" w:rsidP="00952498">
      <w:pPr>
        <w:pStyle w:val="CodePreto"/>
        <w:rPr>
          <w:lang w:val="en-US"/>
        </w:rPr>
      </w:pPr>
      <w:r>
        <w:rPr>
          <w:lang w:val="en-US"/>
        </w:rPr>
        <w:t xml:space="preserve">git commit -m "feat: </w:t>
      </w:r>
      <w:proofErr w:type="spellStart"/>
      <w:r>
        <w:rPr>
          <w:lang w:val="en-US"/>
        </w:rPr>
        <w:t>ativa</w:t>
      </w:r>
      <w:proofErr w:type="spellEnd"/>
      <w:r>
        <w:rPr>
          <w:lang w:val="en-US"/>
        </w:rPr>
        <w:t xml:space="preserve"> yolo-epi.pt 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producao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e stream)"</w:t>
      </w:r>
    </w:p>
    <w:p w14:paraId="1FC8E963" w14:textId="77777777" w:rsidR="00952498" w:rsidRDefault="00952498" w:rsidP="00952498">
      <w:pPr>
        <w:pStyle w:val="CodePreto"/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79AE2D17" w14:textId="77777777" w:rsidR="00952498" w:rsidRDefault="00952498" w:rsidP="00952498">
      <w:pPr>
        <w:ind w:firstLine="708"/>
        <w:jc w:val="both"/>
      </w:pPr>
    </w:p>
    <w:p w14:paraId="2A04B90D" w14:textId="77777777" w:rsidR="00952498" w:rsidRDefault="00952498" w:rsidP="00952498">
      <w:pPr>
        <w:ind w:firstLine="708"/>
        <w:jc w:val="both"/>
      </w:pPr>
      <w:r>
        <w:t>Abre http://IP_DA_PI:5000 no navegador, o stream ao vivo agora deve rotular as detecções como Capacete, Colete e Pessoa, não mais as categorias genéricas do COCO.</w:t>
      </w:r>
    </w:p>
    <w:p w14:paraId="123BFE91" w14:textId="77777777" w:rsidR="00952498" w:rsidRDefault="00952498" w:rsidP="00952498">
      <w:pPr>
        <w:ind w:firstLine="708"/>
        <w:jc w:val="both"/>
      </w:pPr>
    </w:p>
    <w:p w14:paraId="22A1C829" w14:textId="77777777" w:rsidR="00952498" w:rsidRPr="003D2F52" w:rsidRDefault="00952498" w:rsidP="00952498">
      <w:pPr>
        <w:suppressAutoHyphens/>
        <w:autoSpaceDN w:val="0"/>
        <w:spacing w:before="40" w:after="40" w:line="256" w:lineRule="auto"/>
        <w:jc w:val="both"/>
        <w:textAlignment w:val="baseline"/>
      </w:pPr>
      <w:r>
        <w:rPr>
          <w:b/>
          <w:bCs/>
        </w:rPr>
        <w:t xml:space="preserve">Checkpoint — Modelo Treinado, </w:t>
      </w:r>
      <w:proofErr w:type="spellStart"/>
      <w:r>
        <w:rPr>
          <w:b/>
          <w:bCs/>
        </w:rPr>
        <w:t>Versionado</w:t>
      </w:r>
      <w:proofErr w:type="spellEnd"/>
      <w:r>
        <w:rPr>
          <w:b/>
          <w:bCs/>
        </w:rPr>
        <w:t xml:space="preserve"> e Ativado em Produção</w:t>
      </w:r>
    </w:p>
    <w:p w14:paraId="33888B50" w14:textId="77777777" w:rsidR="00952498" w:rsidRDefault="00952498" w:rsidP="0095249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jc w:val="both"/>
        <w:textAlignment w:val="baseline"/>
      </w:pPr>
      <w:r>
        <w:t>Repositório clonado (ou atualizado) no notebook, com as dependências de treinamento instaladas;</w:t>
      </w:r>
    </w:p>
    <w:p w14:paraId="18553B4E" w14:textId="77777777" w:rsidR="00952498" w:rsidRDefault="00952498" w:rsidP="0095249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jc w:val="both"/>
        <w:textAlignment w:val="baseline"/>
      </w:pPr>
      <w:proofErr w:type="spellStart"/>
      <w:r>
        <w:t>Dataset</w:t>
      </w:r>
      <w:proofErr w:type="spellEnd"/>
      <w:r>
        <w:t xml:space="preserve"> epi-v1 recuperado via DVC, a mesma versão já rastreada desde a Aula 4/5, sem </w:t>
      </w:r>
      <w:proofErr w:type="spellStart"/>
      <w:r>
        <w:t>re-download</w:t>
      </w:r>
      <w:proofErr w:type="spellEnd"/>
      <w:r>
        <w:t xml:space="preserve"> do </w:t>
      </w:r>
      <w:proofErr w:type="spellStart"/>
      <w:r>
        <w:t>Roboflow</w:t>
      </w:r>
      <w:proofErr w:type="spellEnd"/>
      <w:r>
        <w:t>;</w:t>
      </w:r>
    </w:p>
    <w:p w14:paraId="18D0DE81" w14:textId="77777777" w:rsidR="00952498" w:rsidRDefault="00952498" w:rsidP="0095249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jc w:val="both"/>
        <w:textAlignment w:val="baseline"/>
      </w:pPr>
      <w:r>
        <w:t xml:space="preserve">Treinamento concluído com GPU (device=0); caminho dos pesos confirmado via </w:t>
      </w:r>
      <w:proofErr w:type="spellStart"/>
      <w:proofErr w:type="gramStart"/>
      <w:r>
        <w:t>results.save</w:t>
      </w:r>
      <w:proofErr w:type="gramEnd"/>
      <w:r>
        <w:t>_dir</w:t>
      </w:r>
      <w:proofErr w:type="spellEnd"/>
      <w:r>
        <w:t xml:space="preserve">, não </w:t>
      </w:r>
      <w:proofErr w:type="spellStart"/>
      <w:r>
        <w:t>hardcoded</w:t>
      </w:r>
      <w:proofErr w:type="spellEnd"/>
      <w:r>
        <w:t>;</w:t>
      </w:r>
    </w:p>
    <w:p w14:paraId="1FF4B310" w14:textId="77777777" w:rsidR="00952498" w:rsidRDefault="00952498" w:rsidP="0095249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jc w:val="both"/>
        <w:textAlignment w:val="baseline"/>
      </w:pPr>
      <w:r>
        <w:t xml:space="preserve">Modelo validado localmente com o mesmo script do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gate</w:t>
      </w:r>
      <w:proofErr w:type="spellEnd"/>
      <w:r>
        <w:t xml:space="preserve"> (validate_model.py), antes do </w:t>
      </w:r>
      <w:proofErr w:type="spellStart"/>
      <w:r>
        <w:t>commit</w:t>
      </w:r>
      <w:proofErr w:type="spellEnd"/>
      <w:r>
        <w:t>;</w:t>
      </w:r>
    </w:p>
    <w:p w14:paraId="09862922" w14:textId="77777777" w:rsidR="00952498" w:rsidRDefault="00952498" w:rsidP="0095249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jc w:val="both"/>
        <w:textAlignment w:val="baseline"/>
      </w:pPr>
      <w:r>
        <w:t xml:space="preserve">Modelo </w:t>
      </w:r>
      <w:proofErr w:type="spellStart"/>
      <w:r>
        <w:t>versionado</w:t>
      </w:r>
      <w:proofErr w:type="spellEnd"/>
      <w:r>
        <w:t xml:space="preserve"> com DVC e enviado com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, pipeline de CI/CD disparado, </w:t>
      </w:r>
      <w:proofErr w:type="spellStart"/>
      <w:r>
        <w:t>deploy</w:t>
      </w:r>
      <w:proofErr w:type="spellEnd"/>
      <w:r>
        <w:t xml:space="preserve"> automático na </w:t>
      </w:r>
      <w:proofErr w:type="spellStart"/>
      <w:r>
        <w:t>Raspberry</w:t>
      </w:r>
      <w:proofErr w:type="spellEnd"/>
      <w:r>
        <w:t xml:space="preserve"> Pi;</w:t>
      </w:r>
    </w:p>
    <w:p w14:paraId="7AE4B94A" w14:textId="77777777" w:rsidR="00952498" w:rsidRDefault="00952498" w:rsidP="0095249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jc w:val="both"/>
        <w:textAlignment w:val="baseline"/>
      </w:pPr>
      <w:proofErr w:type="spellStart"/>
      <w:r>
        <w:t>docker-compose.yml</w:t>
      </w:r>
      <w:proofErr w:type="spellEnd"/>
      <w:r>
        <w:t xml:space="preserve"> atualizado (MODEL_NAME + argumento model) para que API e stream carreguem o yolo-epi.pt, não o modelo genérico;</w:t>
      </w:r>
    </w:p>
    <w:p w14:paraId="33A55813" w14:textId="77777777" w:rsidR="00952498" w:rsidRDefault="00952498" w:rsidP="0095249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jc w:val="both"/>
        <w:textAlignment w:val="baseline"/>
      </w:pPr>
      <w:r>
        <w:t>Stream ao vivo confirmado detectando Capacete, Colete e Pessoa em tempo real.</w:t>
      </w:r>
    </w:p>
    <w:p w14:paraId="6930A50B" w14:textId="77777777" w:rsidR="00952498" w:rsidRDefault="00952498" w:rsidP="00952498">
      <w:pPr>
        <w:ind w:firstLine="708"/>
        <w:jc w:val="both"/>
      </w:pPr>
    </w:p>
    <w:p w14:paraId="0A389687" w14:textId="77777777" w:rsidR="00952498" w:rsidRDefault="00952498" w:rsidP="00952498">
      <w:pPr>
        <w:ind w:firstLine="708"/>
        <w:jc w:val="both"/>
      </w:pPr>
      <w:r>
        <w:t>Modelos treinados com a arquitetura YOLO são amplamente utilizados em aplicações de visão computacional que exigem identificação e localização de objetos em imagens ou vídeos.</w:t>
      </w:r>
    </w:p>
    <w:p w14:paraId="37F3725D" w14:textId="77777777" w:rsidR="00952498" w:rsidRDefault="00952498" w:rsidP="00952498">
      <w:pPr>
        <w:ind w:firstLine="708"/>
        <w:jc w:val="both"/>
      </w:pPr>
      <w:r>
        <w:t>Entre as aplicações mais comuns destacam-se:</w:t>
      </w:r>
    </w:p>
    <w:p w14:paraId="59E3234A" w14:textId="77777777" w:rsidR="00D5386B" w:rsidRDefault="00D5386B" w:rsidP="00D5386B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jc w:val="both"/>
        <w:textAlignment w:val="baseline"/>
      </w:pPr>
      <w:r>
        <w:t>inspeção industrial automatizada;</w:t>
      </w:r>
    </w:p>
    <w:p w14:paraId="79CDA59F" w14:textId="77777777" w:rsidR="00D5386B" w:rsidRDefault="00D5386B" w:rsidP="00D5386B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jc w:val="both"/>
        <w:textAlignment w:val="baseline"/>
      </w:pPr>
      <w:r>
        <w:t>monitoramento de estoque;</w:t>
      </w:r>
    </w:p>
    <w:p w14:paraId="6157B980" w14:textId="77777777" w:rsidR="00D5386B" w:rsidRDefault="00D5386B" w:rsidP="00D5386B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jc w:val="both"/>
        <w:textAlignment w:val="baseline"/>
      </w:pPr>
      <w:r>
        <w:t>análise de tráfego;</w:t>
      </w:r>
    </w:p>
    <w:p w14:paraId="7D743D56" w14:textId="77777777" w:rsidR="00D5386B" w:rsidRDefault="00D5386B" w:rsidP="00D5386B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jc w:val="both"/>
        <w:textAlignment w:val="baseline"/>
      </w:pPr>
      <w:r>
        <w:t>sistemas de vigilância inteligente.</w:t>
      </w:r>
    </w:p>
    <w:p w14:paraId="03F77AD7" w14:textId="77777777" w:rsidR="00952498" w:rsidRDefault="00952498" w:rsidP="00D5386B">
      <w:pPr>
        <w:jc w:val="both"/>
      </w:pPr>
    </w:p>
    <w:p w14:paraId="48303D48" w14:textId="77777777" w:rsidR="00952498" w:rsidRDefault="00952498" w:rsidP="00952498">
      <w:pPr>
        <w:ind w:firstLine="708"/>
        <w:jc w:val="both"/>
      </w:pPr>
      <w:r>
        <w:t xml:space="preserve">O modelo yolo-epi.pt treinado nesta aula é o mesmo que o pipeline de streaming em tempo real e a API REST podem passar a usar no lugar do yolov8n.pt genérico, basta atualizar o MODEL_NAME ou o model apontado no </w:t>
      </w:r>
      <w:proofErr w:type="spellStart"/>
      <w:r>
        <w:t>docker-compose.yml</w:t>
      </w:r>
      <w:proofErr w:type="spellEnd"/>
      <w:r>
        <w:t>, o que veremos na próxima aula.</w:t>
      </w:r>
    </w:p>
    <w:p w14:paraId="433D404D" w14:textId="77777777" w:rsidR="00952498" w:rsidRPr="00AF7F73" w:rsidRDefault="00952498" w:rsidP="00952498">
      <w:pPr>
        <w:spacing w:line="360" w:lineRule="auto"/>
        <w:jc w:val="both"/>
        <w:rPr>
          <w:rFonts w:ascii="Gill Sans MT" w:eastAsia="MS Gothic" w:hAnsi="Gill Sans MT"/>
          <w:b/>
          <w:bCs/>
          <w:color w:val="009ADD"/>
          <w:sz w:val="32"/>
          <w:szCs w:val="32"/>
        </w:rPr>
      </w:pPr>
      <w:r>
        <w:rPr>
          <w:rFonts w:ascii="Gill Sans MT" w:eastAsia="MS Gothic" w:hAnsi="Gill Sans MT"/>
          <w:b/>
          <w:bCs/>
          <w:color w:val="009ADD"/>
          <w:sz w:val="32"/>
          <w:szCs w:val="32"/>
        </w:rPr>
        <w:lastRenderedPageBreak/>
        <w:t>Conceitos consolidados</w:t>
      </w:r>
    </w:p>
    <w:p w14:paraId="1FD896C7" w14:textId="77777777" w:rsidR="00952498" w:rsidRPr="008D6F97" w:rsidRDefault="00952498" w:rsidP="00952498">
      <w:pPr>
        <w:ind w:firstLine="708"/>
        <w:jc w:val="both"/>
      </w:pPr>
      <w:r>
        <w:t xml:space="preserve">As arquiteturas de visão computacional definem o equilíbrio entre precisão, latência, consumo de recursos e tamanho do modelo em aplicações de Edge AI. A análise de YOLO, </w:t>
      </w:r>
      <w:proofErr w:type="spellStart"/>
      <w:r>
        <w:t>MobileNet</w:t>
      </w:r>
      <w:proofErr w:type="spellEnd"/>
      <w:r>
        <w:t xml:space="preserve"> e </w:t>
      </w:r>
      <w:proofErr w:type="spellStart"/>
      <w:r>
        <w:t>EfficientNet</w:t>
      </w:r>
      <w:proofErr w:type="spellEnd"/>
      <w:r>
        <w:t>-Lite permite relacionar cada arquitetura ao tipo de tarefa, ao custo computacional e às limitações do hardware embarcado.</w:t>
      </w:r>
    </w:p>
    <w:p w14:paraId="531D0ABC" w14:textId="77777777" w:rsidR="00952498" w:rsidRDefault="00952498" w:rsidP="00952498">
      <w:pPr>
        <w:ind w:firstLine="708"/>
        <w:jc w:val="both"/>
      </w:pPr>
      <w:r>
        <w:t xml:space="preserve">O treinamento de modelos de classificação e detecção consolida o uso de métricas como acurácia, precisão, recall, F1-score e </w:t>
      </w:r>
      <w:proofErr w:type="spellStart"/>
      <w:r>
        <w:t>mAP</w:t>
      </w:r>
      <w:proofErr w:type="spellEnd"/>
      <w:r>
        <w:t xml:space="preserve"> para avaliar desempenho. Com isso, a escolha do modelo passa a ser fundamentada em evidências técnicas e nos requisitos do cenário de aplicação.</w:t>
      </w:r>
    </w:p>
    <w:p w14:paraId="0DED3BD3" w14:textId="77777777" w:rsidR="00654D4F" w:rsidRPr="00952498" w:rsidRDefault="00654D4F" w:rsidP="00952498"/>
    <w:sectPr w:rsidR="00654D4F" w:rsidRPr="00952498" w:rsidSect="00DA337A">
      <w:pgSz w:w="11906" w:h="16838"/>
      <w:pgMar w:top="1417" w:right="1133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 MT Std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72.8pt;height:84pt" o:bullet="t">
        <v:imagedata r:id="rId1" o:title="Image20260224130718"/>
      </v:shape>
    </w:pict>
  </w:numPicBullet>
  <w:abstractNum w:abstractNumId="0" w15:restartNumberingAfterBreak="0">
    <w:nsid w:val="FFFFFF89"/>
    <w:multiLevelType w:val="singleLevel"/>
    <w:tmpl w:val="EB60598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2B06CE"/>
    <w:multiLevelType w:val="hybridMultilevel"/>
    <w:tmpl w:val="8DEE8264"/>
    <w:lvl w:ilvl="0" w:tplc="C9FA058E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7AF057A"/>
    <w:multiLevelType w:val="multilevel"/>
    <w:tmpl w:val="B472EA36"/>
    <w:lvl w:ilvl="0">
      <w:start w:val="1"/>
      <w:numFmt w:val="bullet"/>
      <w:lvlText w:val=""/>
      <w:lvlPicBulletId w:val="0"/>
      <w:lvlJc w:val="center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30CBD"/>
    <w:multiLevelType w:val="hybridMultilevel"/>
    <w:tmpl w:val="91282BF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5E00A3"/>
    <w:multiLevelType w:val="hybridMultilevel"/>
    <w:tmpl w:val="1A929C6A"/>
    <w:lvl w:ilvl="0" w:tplc="C9FA058E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28C352C"/>
    <w:multiLevelType w:val="hybridMultilevel"/>
    <w:tmpl w:val="14988F78"/>
    <w:lvl w:ilvl="0" w:tplc="C9FA058E">
      <w:start w:val="1"/>
      <w:numFmt w:val="bullet"/>
      <w:lvlText w:val=""/>
      <w:lvlPicBulletId w:val="0"/>
      <w:lvlJc w:val="center"/>
      <w:pPr>
        <w:ind w:left="1428" w:hanging="360"/>
      </w:pPr>
      <w:rPr>
        <w:rFonts w:ascii="Symbol" w:hAnsi="Symbol" w:hint="default"/>
        <w:color w:val="auto"/>
        <w:sz w:val="20"/>
        <w:szCs w:val="20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2A0360F"/>
    <w:multiLevelType w:val="hybridMultilevel"/>
    <w:tmpl w:val="30243D2E"/>
    <w:lvl w:ilvl="0" w:tplc="C9FA058E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36F37B8"/>
    <w:multiLevelType w:val="multilevel"/>
    <w:tmpl w:val="BEB011BE"/>
    <w:lvl w:ilvl="0">
      <w:start w:val="1"/>
      <w:numFmt w:val="bullet"/>
      <w:lvlText w:val=""/>
      <w:lvlPicBulletId w:val="0"/>
      <w:lvlJc w:val="center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14A66"/>
    <w:multiLevelType w:val="hybridMultilevel"/>
    <w:tmpl w:val="C394A8F6"/>
    <w:lvl w:ilvl="0" w:tplc="C9FA058E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5645659"/>
    <w:multiLevelType w:val="hybridMultilevel"/>
    <w:tmpl w:val="CCE653AE"/>
    <w:lvl w:ilvl="0" w:tplc="C9FA058E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F1B0F3E"/>
    <w:multiLevelType w:val="hybridMultilevel"/>
    <w:tmpl w:val="FDB46E10"/>
    <w:lvl w:ilvl="0" w:tplc="C9FA058E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1FF07693"/>
    <w:multiLevelType w:val="hybridMultilevel"/>
    <w:tmpl w:val="5444351C"/>
    <w:lvl w:ilvl="0" w:tplc="C9FA058E">
      <w:start w:val="1"/>
      <w:numFmt w:val="bullet"/>
      <w:lvlText w:val=""/>
      <w:lvlPicBulletId w:val="0"/>
      <w:lvlJc w:val="center"/>
      <w:pPr>
        <w:ind w:left="1428" w:hanging="360"/>
      </w:pPr>
      <w:rPr>
        <w:rFonts w:ascii="Symbol" w:hAnsi="Symbol" w:hint="default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04060A6"/>
    <w:multiLevelType w:val="hybridMultilevel"/>
    <w:tmpl w:val="154ED660"/>
    <w:lvl w:ilvl="0" w:tplc="C9FA058E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70E0B2A"/>
    <w:multiLevelType w:val="hybridMultilevel"/>
    <w:tmpl w:val="09C40098"/>
    <w:lvl w:ilvl="0" w:tplc="C9FA058E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39CF6AA7"/>
    <w:multiLevelType w:val="hybridMultilevel"/>
    <w:tmpl w:val="C896B6E4"/>
    <w:lvl w:ilvl="0" w:tplc="C9FA058E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3FFA0F78"/>
    <w:multiLevelType w:val="hybridMultilevel"/>
    <w:tmpl w:val="4540FFDA"/>
    <w:lvl w:ilvl="0" w:tplc="C9FA058E">
      <w:start w:val="1"/>
      <w:numFmt w:val="bullet"/>
      <w:lvlText w:val=""/>
      <w:lvlPicBulletId w:val="0"/>
      <w:lvlJc w:val="center"/>
      <w:pPr>
        <w:ind w:left="1428" w:hanging="360"/>
      </w:pPr>
      <w:rPr>
        <w:rFonts w:ascii="Symbol" w:hAnsi="Symbol" w:hint="default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4315325A"/>
    <w:multiLevelType w:val="hybridMultilevel"/>
    <w:tmpl w:val="A7A04AC4"/>
    <w:lvl w:ilvl="0" w:tplc="C9FA058E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453D09CE"/>
    <w:multiLevelType w:val="hybridMultilevel"/>
    <w:tmpl w:val="950ED12A"/>
    <w:lvl w:ilvl="0" w:tplc="C9FA058E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4AF37F0E"/>
    <w:multiLevelType w:val="hybridMultilevel"/>
    <w:tmpl w:val="24DEBEA6"/>
    <w:lvl w:ilvl="0" w:tplc="C9FA058E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4DD0590B"/>
    <w:multiLevelType w:val="multilevel"/>
    <w:tmpl w:val="A67C6FD6"/>
    <w:styleLink w:val="LFO1"/>
    <w:lvl w:ilvl="0">
      <w:numFmt w:val="bullet"/>
      <w:pStyle w:val="Commarcadores1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20" w15:restartNumberingAfterBreak="0">
    <w:nsid w:val="4F384C98"/>
    <w:multiLevelType w:val="hybridMultilevel"/>
    <w:tmpl w:val="7310AB7C"/>
    <w:lvl w:ilvl="0" w:tplc="C9FA058E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4F884B40"/>
    <w:multiLevelType w:val="multilevel"/>
    <w:tmpl w:val="4D8443DA"/>
    <w:lvl w:ilvl="0">
      <w:start w:val="1"/>
      <w:numFmt w:val="bullet"/>
      <w:lvlText w:val=""/>
      <w:lvlPicBulletId w:val="0"/>
      <w:lvlJc w:val="center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711A38"/>
    <w:multiLevelType w:val="hybridMultilevel"/>
    <w:tmpl w:val="2B9C5FBC"/>
    <w:lvl w:ilvl="0" w:tplc="C9FA058E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636023C4"/>
    <w:multiLevelType w:val="multilevel"/>
    <w:tmpl w:val="8902B7F8"/>
    <w:lvl w:ilvl="0">
      <w:start w:val="1"/>
      <w:numFmt w:val="bullet"/>
      <w:lvlText w:val=""/>
      <w:lvlPicBulletId w:val="0"/>
      <w:lvlJc w:val="center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694D3F"/>
    <w:multiLevelType w:val="hybridMultilevel"/>
    <w:tmpl w:val="7E18CE24"/>
    <w:lvl w:ilvl="0" w:tplc="C9FA058E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70B63C10"/>
    <w:multiLevelType w:val="hybridMultilevel"/>
    <w:tmpl w:val="C5B2BE22"/>
    <w:lvl w:ilvl="0" w:tplc="C9FA058E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732D6035"/>
    <w:multiLevelType w:val="multilevel"/>
    <w:tmpl w:val="140C815C"/>
    <w:lvl w:ilvl="0">
      <w:start w:val="1"/>
      <w:numFmt w:val="bullet"/>
      <w:lvlText w:val=""/>
      <w:lvlPicBulletId w:val="0"/>
      <w:lvlJc w:val="center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1F16DE"/>
    <w:multiLevelType w:val="multilevel"/>
    <w:tmpl w:val="FCC49108"/>
    <w:lvl w:ilvl="0">
      <w:start w:val="1"/>
      <w:numFmt w:val="bullet"/>
      <w:lvlText w:val=""/>
      <w:lvlPicBulletId w:val="0"/>
      <w:lvlJc w:val="center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856A7B"/>
    <w:multiLevelType w:val="multilevel"/>
    <w:tmpl w:val="A350BA06"/>
    <w:lvl w:ilvl="0">
      <w:start w:val="1"/>
      <w:numFmt w:val="bullet"/>
      <w:lvlText w:val=""/>
      <w:lvlPicBulletId w:val="0"/>
      <w:lvlJc w:val="center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661396873">
    <w:abstractNumId w:val="0"/>
  </w:num>
  <w:num w:numId="2" w16cid:durableId="483397926">
    <w:abstractNumId w:val="19"/>
  </w:num>
  <w:num w:numId="3" w16cid:durableId="1845128316">
    <w:abstractNumId w:val="1"/>
  </w:num>
  <w:num w:numId="4" w16cid:durableId="1611932986">
    <w:abstractNumId w:val="17"/>
  </w:num>
  <w:num w:numId="5" w16cid:durableId="107555652">
    <w:abstractNumId w:val="9"/>
  </w:num>
  <w:num w:numId="6" w16cid:durableId="1835753910">
    <w:abstractNumId w:val="16"/>
  </w:num>
  <w:num w:numId="7" w16cid:durableId="1150748770">
    <w:abstractNumId w:val="8"/>
  </w:num>
  <w:num w:numId="8" w16cid:durableId="1742868813">
    <w:abstractNumId w:val="14"/>
  </w:num>
  <w:num w:numId="9" w16cid:durableId="2005234681">
    <w:abstractNumId w:val="25"/>
  </w:num>
  <w:num w:numId="10" w16cid:durableId="793521960">
    <w:abstractNumId w:val="24"/>
  </w:num>
  <w:num w:numId="11" w16cid:durableId="1713310592">
    <w:abstractNumId w:val="4"/>
  </w:num>
  <w:num w:numId="12" w16cid:durableId="512570512">
    <w:abstractNumId w:val="12"/>
  </w:num>
  <w:num w:numId="13" w16cid:durableId="1227954139">
    <w:abstractNumId w:val="13"/>
  </w:num>
  <w:num w:numId="14" w16cid:durableId="1168402250">
    <w:abstractNumId w:val="22"/>
  </w:num>
  <w:num w:numId="15" w16cid:durableId="644702629">
    <w:abstractNumId w:val="6"/>
  </w:num>
  <w:num w:numId="16" w16cid:durableId="66540340">
    <w:abstractNumId w:val="18"/>
  </w:num>
  <w:num w:numId="17" w16cid:durableId="1052509264">
    <w:abstractNumId w:val="3"/>
  </w:num>
  <w:num w:numId="18" w16cid:durableId="1487280790">
    <w:abstractNumId w:val="10"/>
  </w:num>
  <w:num w:numId="19" w16cid:durableId="1125736112">
    <w:abstractNumId w:val="5"/>
  </w:num>
  <w:num w:numId="20" w16cid:durableId="677275067">
    <w:abstractNumId w:val="11"/>
  </w:num>
  <w:num w:numId="21" w16cid:durableId="848565547">
    <w:abstractNumId w:val="15"/>
  </w:num>
  <w:num w:numId="22" w16cid:durableId="1615600475">
    <w:abstractNumId w:val="20"/>
  </w:num>
  <w:num w:numId="23" w16cid:durableId="2048330980">
    <w:abstractNumId w:val="26"/>
  </w:num>
  <w:num w:numId="24" w16cid:durableId="744686933">
    <w:abstractNumId w:val="27"/>
  </w:num>
  <w:num w:numId="25" w16cid:durableId="217329121">
    <w:abstractNumId w:val="7"/>
  </w:num>
  <w:num w:numId="26" w16cid:durableId="588394031">
    <w:abstractNumId w:val="23"/>
  </w:num>
  <w:num w:numId="27" w16cid:durableId="1214124731">
    <w:abstractNumId w:val="21"/>
  </w:num>
  <w:num w:numId="28" w16cid:durableId="1113550268">
    <w:abstractNumId w:val="2"/>
  </w:num>
  <w:num w:numId="29" w16cid:durableId="2125341149">
    <w:abstractNumId w:val="28"/>
  </w:num>
  <w:numIdMacAtCleanup w:val="2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elena Leme">
    <w15:presenceInfo w15:providerId="AD" w15:userId="S::helena.leme@fit-tecnologia.org.br::43325b3e-dbd9-46a1-9830-2fcfd51b02c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37A"/>
    <w:rsid w:val="00020C12"/>
    <w:rsid w:val="00042D2E"/>
    <w:rsid w:val="00050AC5"/>
    <w:rsid w:val="00053AB7"/>
    <w:rsid w:val="00095A72"/>
    <w:rsid w:val="000A5DAA"/>
    <w:rsid w:val="000A6309"/>
    <w:rsid w:val="000D2EAC"/>
    <w:rsid w:val="001B3F54"/>
    <w:rsid w:val="001B7CD8"/>
    <w:rsid w:val="00251244"/>
    <w:rsid w:val="00265521"/>
    <w:rsid w:val="00314E86"/>
    <w:rsid w:val="00343268"/>
    <w:rsid w:val="00470B4E"/>
    <w:rsid w:val="00486905"/>
    <w:rsid w:val="004C0163"/>
    <w:rsid w:val="004C3E37"/>
    <w:rsid w:val="00501188"/>
    <w:rsid w:val="005224FB"/>
    <w:rsid w:val="005265C5"/>
    <w:rsid w:val="0057107A"/>
    <w:rsid w:val="00577DC3"/>
    <w:rsid w:val="005D793E"/>
    <w:rsid w:val="00634CF9"/>
    <w:rsid w:val="00654D4F"/>
    <w:rsid w:val="006942F7"/>
    <w:rsid w:val="006A75C0"/>
    <w:rsid w:val="006D2248"/>
    <w:rsid w:val="006D2464"/>
    <w:rsid w:val="006D38F0"/>
    <w:rsid w:val="007F34E2"/>
    <w:rsid w:val="00846E54"/>
    <w:rsid w:val="008624AB"/>
    <w:rsid w:val="00884B04"/>
    <w:rsid w:val="008A2747"/>
    <w:rsid w:val="008B2CFA"/>
    <w:rsid w:val="008D4445"/>
    <w:rsid w:val="008E6269"/>
    <w:rsid w:val="00903D0A"/>
    <w:rsid w:val="00917EF6"/>
    <w:rsid w:val="00920C6B"/>
    <w:rsid w:val="009448BE"/>
    <w:rsid w:val="00952498"/>
    <w:rsid w:val="009919F0"/>
    <w:rsid w:val="00A154D6"/>
    <w:rsid w:val="00A842F7"/>
    <w:rsid w:val="00AB1FAA"/>
    <w:rsid w:val="00AB4E71"/>
    <w:rsid w:val="00B303F2"/>
    <w:rsid w:val="00B6474E"/>
    <w:rsid w:val="00B812CF"/>
    <w:rsid w:val="00BF0852"/>
    <w:rsid w:val="00C459D1"/>
    <w:rsid w:val="00CD4103"/>
    <w:rsid w:val="00D5386B"/>
    <w:rsid w:val="00D71223"/>
    <w:rsid w:val="00DA337A"/>
    <w:rsid w:val="00DF2AEB"/>
    <w:rsid w:val="00E75CD0"/>
    <w:rsid w:val="00EA2C72"/>
    <w:rsid w:val="00F3418C"/>
    <w:rsid w:val="00F961FE"/>
    <w:rsid w:val="00FA20D4"/>
    <w:rsid w:val="00FF7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BD3BD"/>
  <w15:chartTrackingRefBased/>
  <w15:docId w15:val="{192B410C-E85A-4F85-98F5-D2ED04B1C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0"/>
    <w:lsdException w:name="List Paragraph" w:uiPriority="0" w:qFormat="1"/>
    <w:lsdException w:name="Quote" w:uiPriority="29" w:qFormat="1"/>
    <w:lsdException w:name="Intense Quote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0" w:qFormat="1"/>
    <w:lsdException w:name="Intense Emphasis" w:uiPriority="0" w:qFormat="1"/>
    <w:lsdException w:name="Subtle Reference" w:uiPriority="0" w:qFormat="1"/>
    <w:lsdException w:name="Intense Reference" w:uiPriority="0" w:qFormat="1"/>
    <w:lsdException w:name="Book Title" w:uiPriority="0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iPriority="0" w:unhideWhenUsed="1"/>
    <w:lsdException w:name="Smart Link" w:semiHidden="1" w:unhideWhenUsed="1"/>
  </w:latentStyles>
  <w:style w:type="paragraph" w:default="1" w:styleId="Normal">
    <w:name w:val="Normal"/>
    <w:qFormat/>
    <w:rsid w:val="00DA337A"/>
    <w:pPr>
      <w:spacing w:line="259" w:lineRule="auto"/>
    </w:pPr>
    <w:rPr>
      <w:rFonts w:ascii="Abadi" w:eastAsia="Abadi" w:hAnsi="Abadi" w:cs="Times New Roman"/>
      <w:color w:val="2B2B2B"/>
      <w:kern w:val="0"/>
      <w:sz w:val="28"/>
      <w:szCs w:val="28"/>
      <w:lang w:eastAsia="pt-BR"/>
      <w14:ligatures w14:val="none"/>
    </w:rPr>
  </w:style>
  <w:style w:type="paragraph" w:styleId="Ttulo1">
    <w:name w:val="heading 1"/>
    <w:aliases w:val="H1"/>
    <w:basedOn w:val="Normal"/>
    <w:next w:val="Normal"/>
    <w:link w:val="Ttulo1Char"/>
    <w:qFormat/>
    <w:rsid w:val="00DA3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aliases w:val="H2"/>
    <w:basedOn w:val="Normal"/>
    <w:next w:val="Normal"/>
    <w:link w:val="Ttulo2Char"/>
    <w:unhideWhenUsed/>
    <w:qFormat/>
    <w:rsid w:val="00DA3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nhideWhenUsed/>
    <w:qFormat/>
    <w:rsid w:val="00DA3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Ttulo4">
    <w:name w:val="heading 4"/>
    <w:basedOn w:val="Normal"/>
    <w:next w:val="Normal"/>
    <w:link w:val="Ttulo4Char"/>
    <w:unhideWhenUsed/>
    <w:qFormat/>
    <w:rsid w:val="00DA3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nhideWhenUsed/>
    <w:qFormat/>
    <w:rsid w:val="00DA3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nhideWhenUsed/>
    <w:qFormat/>
    <w:rsid w:val="00DA3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nhideWhenUsed/>
    <w:qFormat/>
    <w:rsid w:val="00DA3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nhideWhenUsed/>
    <w:qFormat/>
    <w:rsid w:val="00DA3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nhideWhenUsed/>
    <w:qFormat/>
    <w:rsid w:val="00DA3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H1 Char1"/>
    <w:basedOn w:val="Fontepargpadro"/>
    <w:link w:val="Ttulo1"/>
    <w:rsid w:val="00DA3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aliases w:val="H2 Char1"/>
    <w:basedOn w:val="Fontepargpadro"/>
    <w:link w:val="Ttulo2"/>
    <w:rsid w:val="00DA3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rsid w:val="00DA3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rsid w:val="00DA33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rsid w:val="00DA33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rsid w:val="00DA33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rsid w:val="00DA33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rsid w:val="00DA33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rsid w:val="00DA337A"/>
    <w:rPr>
      <w:rFonts w:eastAsiaTheme="majorEastAsia" w:cstheme="majorBidi"/>
      <w:color w:val="272727" w:themeColor="text1" w:themeTint="D8"/>
    </w:rPr>
  </w:style>
  <w:style w:type="paragraph" w:styleId="Ttulo">
    <w:name w:val="Title"/>
    <w:aliases w:val="Título Doc"/>
    <w:basedOn w:val="Normal"/>
    <w:next w:val="Normal"/>
    <w:link w:val="TtuloChar"/>
    <w:qFormat/>
    <w:rsid w:val="00DA3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aliases w:val="Título Doc Char1"/>
    <w:basedOn w:val="Fontepargpadro"/>
    <w:link w:val="Ttulo"/>
    <w:rsid w:val="00DA3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aliases w:val="SubTítulo Doc"/>
    <w:basedOn w:val="Normal"/>
    <w:next w:val="Normal"/>
    <w:link w:val="SubttuloChar"/>
    <w:qFormat/>
    <w:rsid w:val="00DA3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tuloChar">
    <w:name w:val="Subtítulo Char"/>
    <w:aliases w:val="SubTítulo Doc Char1"/>
    <w:basedOn w:val="Fontepargpadro"/>
    <w:link w:val="Subttulo"/>
    <w:rsid w:val="00DA3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A3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337A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DA337A"/>
    <w:pPr>
      <w:ind w:left="720"/>
      <w:contextualSpacing/>
    </w:pPr>
  </w:style>
  <w:style w:type="character" w:styleId="nfaseIntensa">
    <w:name w:val="Intense Emphasis"/>
    <w:aliases w:val="Ênfase 2"/>
    <w:basedOn w:val="Fontepargpadro"/>
    <w:qFormat/>
    <w:rsid w:val="00DA33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qFormat/>
    <w:rsid w:val="00DA3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rsid w:val="00DA33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qFormat/>
    <w:rsid w:val="00DA337A"/>
    <w:rPr>
      <w:b/>
      <w:bCs/>
      <w:smallCaps/>
      <w:color w:val="0F4761" w:themeColor="accent1" w:themeShade="BF"/>
      <w:spacing w:val="5"/>
    </w:rPr>
  </w:style>
  <w:style w:type="character" w:customStyle="1" w:styleId="Ttulo1Char1">
    <w:name w:val="Título 1 Char1"/>
    <w:aliases w:val="H1 Char"/>
    <w:rsid w:val="00DA337A"/>
    <w:rPr>
      <w:rFonts w:ascii="Gill Sans MT" w:eastAsia="MS Gothic" w:hAnsi="Gill Sans MT" w:cs="Times New Roman"/>
      <w:color w:val="01093A"/>
      <w:sz w:val="52"/>
      <w:szCs w:val="52"/>
    </w:rPr>
  </w:style>
  <w:style w:type="character" w:customStyle="1" w:styleId="Ttulo2Char1">
    <w:name w:val="Título 2 Char1"/>
    <w:aliases w:val="H2 Char"/>
    <w:rsid w:val="00DA337A"/>
    <w:rPr>
      <w:rFonts w:ascii="Gill Sans MT" w:eastAsia="MS Gothic" w:hAnsi="Gill Sans MT" w:cs="Times New Roman"/>
      <w:b/>
      <w:bCs/>
      <w:color w:val="2B2B2B"/>
      <w:sz w:val="36"/>
      <w:szCs w:val="36"/>
    </w:rPr>
  </w:style>
  <w:style w:type="character" w:customStyle="1" w:styleId="Ttulo3Char1">
    <w:name w:val="Título 3 Char1"/>
    <w:rsid w:val="00DA337A"/>
    <w:rPr>
      <w:rFonts w:ascii="Gill Sans MT" w:eastAsia="MS Gothic" w:hAnsi="Gill Sans MT" w:cs="Times New Roman"/>
      <w:color w:val="00062B"/>
      <w:sz w:val="28"/>
      <w:szCs w:val="28"/>
    </w:rPr>
  </w:style>
  <w:style w:type="character" w:customStyle="1" w:styleId="Ttulo4Char1">
    <w:name w:val="Título 4 Char1"/>
    <w:rsid w:val="00DA337A"/>
    <w:rPr>
      <w:rFonts w:ascii="Gill Sans MT" w:eastAsia="MS Gothic" w:hAnsi="Gill Sans MT" w:cs="Times New Roman"/>
      <w:color w:val="00062B"/>
      <w:sz w:val="24"/>
      <w:szCs w:val="24"/>
    </w:rPr>
  </w:style>
  <w:style w:type="character" w:customStyle="1" w:styleId="Ttulo5Char1">
    <w:name w:val="Título 5 Char1"/>
    <w:rsid w:val="00DA337A"/>
    <w:rPr>
      <w:rFonts w:ascii="Gill Sans MT" w:eastAsia="MS Gothic" w:hAnsi="Gill Sans MT" w:cs="Times New Roman"/>
      <w:caps/>
      <w:color w:val="00062B"/>
      <w:sz w:val="28"/>
      <w:szCs w:val="28"/>
    </w:rPr>
  </w:style>
  <w:style w:type="character" w:customStyle="1" w:styleId="Ttulo6Char1">
    <w:name w:val="Título 6 Char1"/>
    <w:rsid w:val="00DA337A"/>
    <w:rPr>
      <w:rFonts w:ascii="Gill Sans MT" w:eastAsia="MS Gothic" w:hAnsi="Gill Sans MT" w:cs="Times New Roman"/>
      <w:i/>
      <w:iCs/>
      <w:caps/>
      <w:color w:val="00041C"/>
      <w:sz w:val="28"/>
      <w:szCs w:val="28"/>
    </w:rPr>
  </w:style>
  <w:style w:type="character" w:customStyle="1" w:styleId="Ttulo7Char1">
    <w:name w:val="Título 7 Char1"/>
    <w:rsid w:val="00DA337A"/>
    <w:rPr>
      <w:rFonts w:ascii="Gill Sans MT" w:eastAsia="MS Gothic" w:hAnsi="Gill Sans MT" w:cs="Times New Roman"/>
      <w:b/>
      <w:bCs/>
      <w:color w:val="00041C"/>
      <w:sz w:val="28"/>
      <w:szCs w:val="28"/>
    </w:rPr>
  </w:style>
  <w:style w:type="character" w:customStyle="1" w:styleId="Ttulo8Char1">
    <w:name w:val="Título 8 Char1"/>
    <w:rsid w:val="00DA337A"/>
    <w:rPr>
      <w:rFonts w:ascii="Gill Sans MT" w:eastAsia="MS Gothic" w:hAnsi="Gill Sans MT" w:cs="Times New Roman"/>
      <w:b/>
      <w:bCs/>
      <w:i/>
      <w:iCs/>
      <w:color w:val="00041C"/>
      <w:sz w:val="28"/>
      <w:szCs w:val="28"/>
    </w:rPr>
  </w:style>
  <w:style w:type="character" w:customStyle="1" w:styleId="Ttulo9Char1">
    <w:name w:val="Título 9 Char1"/>
    <w:rsid w:val="00DA337A"/>
    <w:rPr>
      <w:rFonts w:ascii="Gill Sans MT" w:eastAsia="MS Gothic" w:hAnsi="Gill Sans MT" w:cs="Times New Roman"/>
      <w:i/>
      <w:iCs/>
      <w:color w:val="00041C"/>
      <w:sz w:val="28"/>
      <w:szCs w:val="28"/>
    </w:rPr>
  </w:style>
  <w:style w:type="paragraph" w:styleId="Legenda">
    <w:name w:val="caption"/>
    <w:basedOn w:val="Normal"/>
    <w:next w:val="Normal"/>
    <w:qFormat/>
    <w:rsid w:val="00DA337A"/>
    <w:pPr>
      <w:spacing w:line="240" w:lineRule="auto"/>
    </w:pPr>
    <w:rPr>
      <w:b/>
      <w:bCs/>
      <w:smallCaps/>
      <w:sz w:val="20"/>
      <w:szCs w:val="20"/>
    </w:rPr>
  </w:style>
  <w:style w:type="character" w:customStyle="1" w:styleId="TtuloChar1">
    <w:name w:val="Título Char1"/>
    <w:aliases w:val="Título Doc Char"/>
    <w:rsid w:val="00DA337A"/>
    <w:rPr>
      <w:rFonts w:ascii="Gill Sans MT" w:eastAsia="MS Gothic" w:hAnsi="Gill Sans MT" w:cs="Times New Roman"/>
      <w:b/>
      <w:bCs/>
      <w:color w:val="01093A"/>
      <w:spacing w:val="-15"/>
      <w:sz w:val="72"/>
      <w:szCs w:val="72"/>
    </w:rPr>
  </w:style>
  <w:style w:type="character" w:customStyle="1" w:styleId="SubttuloChar1">
    <w:name w:val="Subtítulo Char1"/>
    <w:aliases w:val="SubTítulo Doc Char"/>
    <w:rsid w:val="00DA337A"/>
    <w:rPr>
      <w:rFonts w:eastAsia="MS Gothic" w:cs="Times New Roman"/>
      <w:color w:val="2B2B2B"/>
      <w:sz w:val="40"/>
      <w:szCs w:val="40"/>
    </w:rPr>
  </w:style>
  <w:style w:type="character" w:styleId="Forte">
    <w:name w:val="Strong"/>
    <w:aliases w:val="Destaque"/>
    <w:uiPriority w:val="22"/>
    <w:qFormat/>
    <w:rsid w:val="00DA337A"/>
    <w:rPr>
      <w:b/>
      <w:bCs/>
    </w:rPr>
  </w:style>
  <w:style w:type="character" w:styleId="nfase">
    <w:name w:val="Emphasis"/>
    <w:qFormat/>
    <w:rsid w:val="00DA337A"/>
    <w:rPr>
      <w:color w:val="009ADD"/>
    </w:rPr>
  </w:style>
  <w:style w:type="paragraph" w:styleId="SemEspaamento">
    <w:name w:val="No Spacing"/>
    <w:qFormat/>
    <w:rsid w:val="00DA337A"/>
    <w:pPr>
      <w:spacing w:after="0" w:line="240" w:lineRule="auto"/>
    </w:pPr>
    <w:rPr>
      <w:rFonts w:ascii="Abadi" w:eastAsia="Abadi" w:hAnsi="Abadi" w:cs="Times New Roman"/>
      <w:kern w:val="0"/>
      <w:sz w:val="22"/>
      <w:szCs w:val="22"/>
      <w:lang w:eastAsia="pt-BR"/>
      <w14:ligatures w14:val="none"/>
    </w:rPr>
  </w:style>
  <w:style w:type="character" w:customStyle="1" w:styleId="CitaoIntensaChar1">
    <w:name w:val="Citação Intensa Char1"/>
    <w:rsid w:val="00DA337A"/>
    <w:rPr>
      <w:rFonts w:ascii="Gill Sans MT" w:eastAsia="MS Gothic" w:hAnsi="Gill Sans MT" w:cs="Times New Roman"/>
      <w:color w:val="2B2B2B"/>
      <w:spacing w:val="-6"/>
      <w:sz w:val="32"/>
      <w:szCs w:val="32"/>
    </w:rPr>
  </w:style>
  <w:style w:type="character" w:styleId="nfaseSutil">
    <w:name w:val="Subtle Emphasis"/>
    <w:qFormat/>
    <w:rsid w:val="00DA337A"/>
    <w:rPr>
      <w:i/>
      <w:iCs/>
      <w:color w:val="696464"/>
    </w:rPr>
  </w:style>
  <w:style w:type="character" w:styleId="RefernciaSutil">
    <w:name w:val="Subtle Reference"/>
    <w:aliases w:val="Legendas"/>
    <w:qFormat/>
    <w:rsid w:val="00DA337A"/>
    <w:rPr>
      <w:rFonts w:ascii="Abadi" w:hAnsi="Abadi"/>
      <w:b w:val="0"/>
      <w:i w:val="0"/>
      <w:caps/>
      <w:smallCaps w:val="0"/>
      <w:strike w:val="0"/>
      <w:dstrike w:val="0"/>
      <w:vanish w:val="0"/>
      <w:color w:val="606060"/>
      <w:spacing w:val="20"/>
      <w:sz w:val="22"/>
      <w:u w:val="none" w:color="8C8686"/>
      <w:bdr w:val="none" w:sz="0" w:space="0" w:color="auto"/>
      <w:vertAlign w:val="baseline"/>
    </w:rPr>
  </w:style>
  <w:style w:type="character" w:styleId="TtulodoLivro">
    <w:name w:val="Book Title"/>
    <w:qFormat/>
    <w:rsid w:val="00DA337A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link w:val="CabealhodoSumrioChar1"/>
    <w:qFormat/>
    <w:rsid w:val="00DA337A"/>
    <w:pPr>
      <w:spacing w:before="400" w:after="240" w:line="240" w:lineRule="auto"/>
      <w:outlineLvl w:val="9"/>
    </w:pPr>
    <w:rPr>
      <w:rFonts w:ascii="Gill Sans MT" w:eastAsia="MS Gothic" w:hAnsi="Gill Sans MT" w:cs="Times New Roman"/>
      <w:color w:val="01093A"/>
      <w:sz w:val="52"/>
      <w:szCs w:val="52"/>
    </w:rPr>
  </w:style>
  <w:style w:type="paragraph" w:customStyle="1" w:styleId="Code">
    <w:name w:val="Code"/>
    <w:link w:val="CodeChar"/>
    <w:autoRedefine/>
    <w:rsid w:val="00DA337A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1F4E79"/>
      <w:spacing w:before="120" w:after="120" w:line="259" w:lineRule="auto"/>
    </w:pPr>
    <w:rPr>
      <w:rFonts w:ascii="Courier New" w:eastAsia="Abadi" w:hAnsi="Courier New" w:cs="Times New Roman"/>
      <w:color w:val="FFFFFF"/>
      <w:kern w:val="0"/>
      <w:szCs w:val="28"/>
      <w:lang w:eastAsia="pt-BR"/>
      <w14:ligatures w14:val="none"/>
    </w:rPr>
  </w:style>
  <w:style w:type="character" w:customStyle="1" w:styleId="CodeChar">
    <w:name w:val="Code Char"/>
    <w:link w:val="Code"/>
    <w:rsid w:val="00DA337A"/>
    <w:rPr>
      <w:rFonts w:ascii="Courier New" w:eastAsia="Abadi" w:hAnsi="Courier New" w:cs="Times New Roman"/>
      <w:color w:val="FFFFFF"/>
      <w:kern w:val="0"/>
      <w:szCs w:val="28"/>
      <w:shd w:val="clear" w:color="auto" w:fill="1F4E79"/>
      <w:lang w:eastAsia="pt-BR"/>
      <w14:ligatures w14:val="none"/>
    </w:rPr>
  </w:style>
  <w:style w:type="paragraph" w:customStyle="1" w:styleId="Obs">
    <w:name w:val="Obs"/>
    <w:basedOn w:val="Normal"/>
    <w:link w:val="ObsChar"/>
    <w:rsid w:val="00DA337A"/>
    <w:rPr>
      <w:sz w:val="26"/>
      <w:szCs w:val="26"/>
    </w:rPr>
  </w:style>
  <w:style w:type="character" w:customStyle="1" w:styleId="ObsChar">
    <w:name w:val="Obs Char"/>
    <w:link w:val="Obs"/>
    <w:rsid w:val="00DA337A"/>
    <w:rPr>
      <w:rFonts w:ascii="Abadi" w:eastAsia="Abadi" w:hAnsi="Abadi" w:cs="Times New Roman"/>
      <w:color w:val="2B2B2B"/>
      <w:kern w:val="0"/>
      <w:sz w:val="26"/>
      <w:szCs w:val="26"/>
      <w:lang w:eastAsia="pt-BR"/>
      <w14:ligatures w14:val="none"/>
    </w:rPr>
  </w:style>
  <w:style w:type="paragraph" w:customStyle="1" w:styleId="CodeDark">
    <w:name w:val="CodeDark"/>
    <w:basedOn w:val="Code"/>
    <w:link w:val="CodeDarkChar"/>
    <w:rsid w:val="00DA337A"/>
    <w:pPr>
      <w:pBdr>
        <w:top w:val="single" w:sz="4" w:space="1" w:color="949494" w:shadow="1"/>
        <w:left w:val="single" w:sz="4" w:space="4" w:color="949494" w:shadow="1"/>
        <w:bottom w:val="single" w:sz="4" w:space="1" w:color="949494" w:shadow="1"/>
        <w:right w:val="single" w:sz="4" w:space="4" w:color="949494" w:shadow="1"/>
      </w:pBdr>
      <w:shd w:val="clear" w:color="auto" w:fill="2B2B2B"/>
    </w:pPr>
    <w:rPr>
      <w:color w:val="E9ECF4"/>
    </w:rPr>
  </w:style>
  <w:style w:type="character" w:customStyle="1" w:styleId="CodeDarkChar">
    <w:name w:val="CodeDark Char"/>
    <w:link w:val="CodeDark"/>
    <w:rsid w:val="00DA337A"/>
    <w:rPr>
      <w:rFonts w:ascii="Courier New" w:eastAsia="Abadi" w:hAnsi="Courier New" w:cs="Times New Roman"/>
      <w:color w:val="E9ECF4"/>
      <w:kern w:val="0"/>
      <w:szCs w:val="28"/>
      <w:shd w:val="clear" w:color="auto" w:fill="2B2B2B"/>
      <w:lang w:eastAsia="pt-BR"/>
      <w14:ligatures w14:val="none"/>
    </w:rPr>
  </w:style>
  <w:style w:type="paragraph" w:styleId="Cabealho">
    <w:name w:val="header"/>
    <w:basedOn w:val="Normal"/>
    <w:link w:val="CabealhoChar1"/>
    <w:rsid w:val="00DA33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rsid w:val="00DA337A"/>
    <w:rPr>
      <w:rFonts w:ascii="Abadi" w:eastAsia="Abadi" w:hAnsi="Abadi" w:cs="Times New Roman"/>
      <w:color w:val="2B2B2B"/>
      <w:kern w:val="0"/>
      <w:sz w:val="28"/>
      <w:szCs w:val="28"/>
      <w:lang w:eastAsia="pt-BR"/>
      <w14:ligatures w14:val="none"/>
    </w:rPr>
  </w:style>
  <w:style w:type="character" w:customStyle="1" w:styleId="CabealhoChar1">
    <w:name w:val="Cabeçalho Char1"/>
    <w:link w:val="Cabealho"/>
    <w:rsid w:val="00DA337A"/>
    <w:rPr>
      <w:rFonts w:ascii="Abadi" w:eastAsia="Abadi" w:hAnsi="Abadi" w:cs="Times New Roman"/>
      <w:color w:val="2B2B2B"/>
      <w:kern w:val="0"/>
      <w:sz w:val="28"/>
      <w:szCs w:val="28"/>
      <w:lang w:eastAsia="pt-BR"/>
      <w14:ligatures w14:val="none"/>
    </w:rPr>
  </w:style>
  <w:style w:type="paragraph" w:styleId="Rodap">
    <w:name w:val="footer"/>
    <w:basedOn w:val="Normal"/>
    <w:link w:val="RodapChar1"/>
    <w:rsid w:val="00DA33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rsid w:val="00DA337A"/>
    <w:rPr>
      <w:rFonts w:ascii="Abadi" w:eastAsia="Abadi" w:hAnsi="Abadi" w:cs="Times New Roman"/>
      <w:color w:val="2B2B2B"/>
      <w:kern w:val="0"/>
      <w:sz w:val="28"/>
      <w:szCs w:val="28"/>
      <w:lang w:eastAsia="pt-BR"/>
      <w14:ligatures w14:val="none"/>
    </w:rPr>
  </w:style>
  <w:style w:type="character" w:customStyle="1" w:styleId="RodapChar1">
    <w:name w:val="Rodapé Char1"/>
    <w:link w:val="Rodap"/>
    <w:rsid w:val="00DA337A"/>
    <w:rPr>
      <w:rFonts w:ascii="Abadi" w:eastAsia="Abadi" w:hAnsi="Abadi" w:cs="Times New Roman"/>
      <w:color w:val="2B2B2B"/>
      <w:kern w:val="0"/>
      <w:sz w:val="28"/>
      <w:szCs w:val="28"/>
      <w:lang w:eastAsia="pt-BR"/>
      <w14:ligatures w14:val="none"/>
    </w:rPr>
  </w:style>
  <w:style w:type="paragraph" w:customStyle="1" w:styleId="dark-titulo">
    <w:name w:val="dark-titulo"/>
    <w:basedOn w:val="Normal"/>
    <w:link w:val="dark-tituloChar"/>
    <w:rsid w:val="00DA337A"/>
    <w:pPr>
      <w:spacing w:after="200" w:line="276" w:lineRule="auto"/>
      <w:ind w:left="851" w:right="851"/>
      <w:jc w:val="center"/>
    </w:pPr>
    <w:rPr>
      <w:rFonts w:ascii="Gill Sans MT" w:eastAsia="MS Mincho" w:hAnsi="Gill Sans MT"/>
      <w:b/>
      <w:bCs/>
      <w:color w:val="009ADD"/>
      <w:sz w:val="64"/>
      <w:szCs w:val="64"/>
    </w:rPr>
  </w:style>
  <w:style w:type="character" w:customStyle="1" w:styleId="dark-tituloChar">
    <w:name w:val="dark-titulo Char"/>
    <w:link w:val="dark-titulo"/>
    <w:rsid w:val="00DA337A"/>
    <w:rPr>
      <w:rFonts w:ascii="Gill Sans MT" w:eastAsia="MS Mincho" w:hAnsi="Gill Sans MT" w:cs="Times New Roman"/>
      <w:b/>
      <w:bCs/>
      <w:color w:val="009ADD"/>
      <w:kern w:val="0"/>
      <w:sz w:val="64"/>
      <w:szCs w:val="64"/>
      <w:lang w:eastAsia="pt-BR"/>
      <w14:ligatures w14:val="none"/>
    </w:rPr>
  </w:style>
  <w:style w:type="paragraph" w:customStyle="1" w:styleId="darkdestaquecentralizado">
    <w:name w:val="dark_destaque_centralizado"/>
    <w:basedOn w:val="Normal"/>
    <w:link w:val="darkdestaquecentralizadoChar"/>
    <w:rsid w:val="00DA337A"/>
    <w:pPr>
      <w:spacing w:after="200" w:line="276" w:lineRule="auto"/>
      <w:ind w:left="851" w:right="851"/>
      <w:jc w:val="center"/>
    </w:pPr>
    <w:rPr>
      <w:rFonts w:eastAsia="MS Mincho"/>
      <w:color w:val="FFFFFF"/>
      <w:szCs w:val="24"/>
    </w:rPr>
  </w:style>
  <w:style w:type="character" w:customStyle="1" w:styleId="darkdestaquecentralizadoChar">
    <w:name w:val="dark_destaque_centralizado Char"/>
    <w:link w:val="darkdestaquecentralizado"/>
    <w:rsid w:val="00DA337A"/>
    <w:rPr>
      <w:rFonts w:ascii="Abadi" w:eastAsia="MS Mincho" w:hAnsi="Abadi" w:cs="Times New Roman"/>
      <w:color w:val="FFFFFF"/>
      <w:kern w:val="0"/>
      <w:sz w:val="28"/>
      <w:lang w:eastAsia="pt-BR"/>
      <w14:ligatures w14:val="none"/>
    </w:rPr>
  </w:style>
  <w:style w:type="paragraph" w:customStyle="1" w:styleId="darksubtitulo">
    <w:name w:val="dark_subtitulo"/>
    <w:basedOn w:val="Normal"/>
    <w:link w:val="darksubtituloChar"/>
    <w:rsid w:val="00DA337A"/>
    <w:pPr>
      <w:spacing w:after="200" w:line="276" w:lineRule="auto"/>
      <w:jc w:val="center"/>
    </w:pPr>
    <w:rPr>
      <w:rFonts w:eastAsia="MS Mincho"/>
      <w:b/>
      <w:bCs/>
      <w:color w:val="FFFFFF"/>
      <w:sz w:val="44"/>
      <w:szCs w:val="44"/>
    </w:rPr>
  </w:style>
  <w:style w:type="character" w:customStyle="1" w:styleId="darksubtituloChar">
    <w:name w:val="dark_subtitulo Char"/>
    <w:link w:val="darksubtitulo"/>
    <w:rsid w:val="00DA337A"/>
    <w:rPr>
      <w:rFonts w:ascii="Abadi" w:eastAsia="MS Mincho" w:hAnsi="Abadi" w:cs="Times New Roman"/>
      <w:b/>
      <w:bCs/>
      <w:color w:val="FFFFFF"/>
      <w:kern w:val="0"/>
      <w:sz w:val="44"/>
      <w:szCs w:val="44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1">
    <w:name w:val="toc 1"/>
    <w:basedOn w:val="Normal"/>
    <w:next w:val="Normal"/>
    <w:uiPriority w:val="39"/>
    <w:rsid w:val="00DA337A"/>
    <w:pPr>
      <w:spacing w:after="100"/>
      <w:ind w:left="3540"/>
    </w:pPr>
  </w:style>
  <w:style w:type="paragraph" w:styleId="Sumrio2">
    <w:name w:val="toc 2"/>
    <w:basedOn w:val="Normal"/>
    <w:next w:val="Normal"/>
    <w:uiPriority w:val="39"/>
    <w:rsid w:val="00DA337A"/>
    <w:pPr>
      <w:spacing w:after="100"/>
      <w:ind w:left="3540"/>
    </w:pPr>
  </w:style>
  <w:style w:type="character" w:styleId="Hyperlink">
    <w:name w:val="Hyperlink"/>
    <w:uiPriority w:val="99"/>
    <w:rsid w:val="00DA337A"/>
    <w:rPr>
      <w:color w:val="009ADD"/>
      <w:u w:val="single"/>
    </w:rPr>
  </w:style>
  <w:style w:type="paragraph" w:customStyle="1" w:styleId="TituloTopico">
    <w:name w:val="Titulo Topico"/>
    <w:basedOn w:val="Normal"/>
    <w:rsid w:val="00DA337A"/>
    <w:pPr>
      <w:spacing w:after="200" w:line="276" w:lineRule="auto"/>
    </w:pPr>
    <w:rPr>
      <w:rFonts w:eastAsia="MS Mincho"/>
      <w:b/>
      <w:bCs/>
      <w:color w:val="1FA2D6"/>
    </w:rPr>
  </w:style>
  <w:style w:type="paragraph" w:customStyle="1" w:styleId="TituloAula">
    <w:name w:val="Titulo Aula"/>
    <w:basedOn w:val="Normal"/>
    <w:rsid w:val="00DA337A"/>
    <w:pPr>
      <w:spacing w:after="200" w:line="276" w:lineRule="auto"/>
    </w:pPr>
    <w:rPr>
      <w:rFonts w:eastAsia="MS Mincho"/>
      <w:b/>
      <w:bCs/>
      <w:color w:val="0B1B3B"/>
      <w:sz w:val="40"/>
      <w:szCs w:val="40"/>
    </w:rPr>
  </w:style>
  <w:style w:type="paragraph" w:customStyle="1" w:styleId="notes">
    <w:name w:val="notes"/>
    <w:basedOn w:val="Normal"/>
    <w:link w:val="notesChar"/>
    <w:rsid w:val="00DA337A"/>
    <w:rPr>
      <w:sz w:val="20"/>
      <w:szCs w:val="20"/>
    </w:rPr>
  </w:style>
  <w:style w:type="character" w:customStyle="1" w:styleId="notesChar">
    <w:name w:val="notes Char"/>
    <w:link w:val="notes"/>
    <w:rsid w:val="00DA337A"/>
    <w:rPr>
      <w:rFonts w:ascii="Abadi" w:eastAsia="Abadi" w:hAnsi="Abadi" w:cs="Times New Roman"/>
      <w:color w:val="2B2B2B"/>
      <w:kern w:val="0"/>
      <w:sz w:val="20"/>
      <w:szCs w:val="20"/>
      <w:lang w:eastAsia="pt-BR"/>
      <w14:ligatures w14:val="none"/>
    </w:rPr>
  </w:style>
  <w:style w:type="paragraph" w:customStyle="1" w:styleId="darknormal">
    <w:name w:val="dark_normal"/>
    <w:basedOn w:val="CabealhodoSumrio"/>
    <w:link w:val="darknormalChar"/>
    <w:qFormat/>
    <w:rsid w:val="00DA337A"/>
    <w:rPr>
      <w:rFonts w:ascii="Abadi" w:eastAsia="MS Mincho" w:hAnsi="Abadi"/>
      <w:color w:val="FFFFFF"/>
      <w:sz w:val="28"/>
      <w:szCs w:val="28"/>
    </w:rPr>
  </w:style>
  <w:style w:type="character" w:customStyle="1" w:styleId="CabealhodoSumrioChar1">
    <w:name w:val="Cabeçalho do Sumário Char1"/>
    <w:link w:val="CabealhodoSumrio"/>
    <w:rsid w:val="00DA337A"/>
    <w:rPr>
      <w:rFonts w:ascii="Gill Sans MT" w:eastAsia="MS Gothic" w:hAnsi="Gill Sans MT" w:cs="Times New Roman"/>
      <w:color w:val="01093A"/>
      <w:kern w:val="0"/>
      <w:sz w:val="52"/>
      <w:szCs w:val="52"/>
      <w:lang w:eastAsia="pt-BR"/>
      <w14:ligatures w14:val="none"/>
    </w:rPr>
  </w:style>
  <w:style w:type="character" w:customStyle="1" w:styleId="darknormalChar">
    <w:name w:val="dark_normal Char"/>
    <w:link w:val="darknormal"/>
    <w:rsid w:val="00DA337A"/>
    <w:rPr>
      <w:rFonts w:ascii="Abadi" w:eastAsia="MS Mincho" w:hAnsi="Abadi" w:cs="Times New Roman"/>
      <w:color w:val="FFFFFF"/>
      <w:kern w:val="0"/>
      <w:sz w:val="28"/>
      <w:szCs w:val="28"/>
      <w:lang w:eastAsia="pt-BR"/>
      <w14:ligatures w14:val="none"/>
    </w:rPr>
  </w:style>
  <w:style w:type="paragraph" w:customStyle="1" w:styleId="darksummarylevel2">
    <w:name w:val="dark_summary_level2"/>
    <w:basedOn w:val="darknormal"/>
    <w:link w:val="darksummarylevel2Char"/>
    <w:rsid w:val="00DA337A"/>
    <w:rPr>
      <w:sz w:val="24"/>
      <w:szCs w:val="24"/>
    </w:rPr>
  </w:style>
  <w:style w:type="character" w:customStyle="1" w:styleId="darksummarylevel2Char">
    <w:name w:val="dark_summary_level2 Char"/>
    <w:link w:val="darksummarylevel2"/>
    <w:rsid w:val="00DA337A"/>
    <w:rPr>
      <w:rFonts w:ascii="Abadi" w:eastAsia="MS Mincho" w:hAnsi="Abadi" w:cs="Times New Roman"/>
      <w:color w:val="FFFFFF"/>
      <w:kern w:val="0"/>
      <w:lang w:eastAsia="pt-BR"/>
      <w14:ligatures w14:val="none"/>
    </w:rPr>
  </w:style>
  <w:style w:type="paragraph" w:customStyle="1" w:styleId="darkheading2">
    <w:name w:val="dark_heading2"/>
    <w:basedOn w:val="CabealhodoSumrio"/>
    <w:link w:val="darkheading2Char"/>
    <w:rsid w:val="00DA337A"/>
    <w:rPr>
      <w:b/>
      <w:bCs/>
      <w:color w:val="FFFFFF"/>
      <w:sz w:val="36"/>
      <w:szCs w:val="36"/>
    </w:rPr>
  </w:style>
  <w:style w:type="character" w:customStyle="1" w:styleId="darkheading2Char">
    <w:name w:val="dark_heading2 Char"/>
    <w:link w:val="darkheading2"/>
    <w:rsid w:val="00DA337A"/>
    <w:rPr>
      <w:rFonts w:ascii="Gill Sans MT" w:eastAsia="MS Gothic" w:hAnsi="Gill Sans MT" w:cs="Times New Roman"/>
      <w:b/>
      <w:bCs/>
      <w:color w:val="FFFFFF"/>
      <w:kern w:val="0"/>
      <w:sz w:val="36"/>
      <w:szCs w:val="36"/>
      <w:lang w:eastAsia="pt-BR"/>
      <w14:ligatures w14:val="none"/>
    </w:rPr>
  </w:style>
  <w:style w:type="character" w:styleId="TextodoEspaoReservado">
    <w:name w:val="Placeholder Text"/>
    <w:uiPriority w:val="99"/>
    <w:rsid w:val="00DA337A"/>
    <w:rPr>
      <w:color w:val="666666"/>
    </w:rPr>
  </w:style>
  <w:style w:type="paragraph" w:styleId="ndicedeilustraes">
    <w:name w:val="table of figures"/>
    <w:basedOn w:val="Normal"/>
    <w:next w:val="Normal"/>
    <w:rsid w:val="00DA337A"/>
    <w:pPr>
      <w:spacing w:after="0"/>
    </w:pPr>
  </w:style>
  <w:style w:type="paragraph" w:styleId="Commarcadores">
    <w:name w:val="List Bullet"/>
    <w:basedOn w:val="Normal"/>
    <w:rsid w:val="00DA337A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="MS Mincho"/>
      <w:color w:val="auto"/>
      <w:sz w:val="22"/>
      <w:szCs w:val="22"/>
      <w:lang w:val="en-US"/>
    </w:rPr>
  </w:style>
  <w:style w:type="character" w:styleId="MenoPendente">
    <w:name w:val="Unresolved Mention"/>
    <w:rsid w:val="00DA337A"/>
    <w:rPr>
      <w:color w:val="605E5C"/>
      <w:shd w:val="clear" w:color="auto" w:fill="E1DFDD"/>
    </w:rPr>
  </w:style>
  <w:style w:type="paragraph" w:customStyle="1" w:styleId="TituloUnidade">
    <w:name w:val="Titulo Unidade"/>
    <w:rsid w:val="00DA337A"/>
    <w:pPr>
      <w:spacing w:after="200" w:line="276" w:lineRule="auto"/>
    </w:pPr>
    <w:rPr>
      <w:rFonts w:ascii="Abadi" w:eastAsia="MS Mincho" w:hAnsi="Abadi" w:cs="Times New Roman"/>
      <w:b/>
      <w:color w:val="0B1B3B"/>
      <w:kern w:val="0"/>
      <w:sz w:val="56"/>
      <w:szCs w:val="22"/>
      <w:lang w:eastAsia="pt-BR"/>
      <w14:ligatures w14:val="none"/>
    </w:rPr>
  </w:style>
  <w:style w:type="paragraph" w:styleId="Textodecomentrio">
    <w:name w:val="annotation text"/>
    <w:basedOn w:val="Normal"/>
    <w:link w:val="TextodecomentrioChar1"/>
    <w:rsid w:val="00DA337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rsid w:val="00DA337A"/>
    <w:rPr>
      <w:rFonts w:ascii="Abadi" w:eastAsia="Abadi" w:hAnsi="Abadi" w:cs="Times New Roman"/>
      <w:color w:val="2B2B2B"/>
      <w:kern w:val="0"/>
      <w:sz w:val="20"/>
      <w:szCs w:val="20"/>
      <w:lang w:eastAsia="pt-BR"/>
      <w14:ligatures w14:val="none"/>
    </w:rPr>
  </w:style>
  <w:style w:type="character" w:customStyle="1" w:styleId="CommentTextChar">
    <w:name w:val="Comment Text Char"/>
    <w:rsid w:val="00DA337A"/>
    <w:rPr>
      <w:color w:val="2B2B2B"/>
      <w:sz w:val="20"/>
      <w:szCs w:val="20"/>
    </w:rPr>
  </w:style>
  <w:style w:type="character" w:customStyle="1" w:styleId="TextodecomentrioChar1">
    <w:name w:val="Texto de comentário Char1"/>
    <w:link w:val="Textodecomentrio"/>
    <w:rsid w:val="00DA337A"/>
    <w:rPr>
      <w:rFonts w:ascii="Abadi" w:eastAsia="Abadi" w:hAnsi="Abadi" w:cs="Times New Roman"/>
      <w:color w:val="2B2B2B"/>
      <w:kern w:val="0"/>
      <w:sz w:val="20"/>
      <w:szCs w:val="20"/>
      <w:lang w:eastAsia="pt-BR"/>
      <w14:ligatures w14:val="none"/>
    </w:rPr>
  </w:style>
  <w:style w:type="paragraph" w:customStyle="1" w:styleId="Style1">
    <w:name w:val="Style1"/>
    <w:basedOn w:val="Ttulo1"/>
    <w:next w:val="Normal"/>
    <w:link w:val="Style1Char"/>
    <w:rsid w:val="00DA337A"/>
    <w:pPr>
      <w:spacing w:before="400" w:after="240" w:line="240" w:lineRule="auto"/>
      <w:jc w:val="center"/>
    </w:pPr>
    <w:rPr>
      <w:rFonts w:ascii="Gill Sans MT" w:eastAsia="MS Gothic" w:hAnsi="Gill Sans MT" w:cs="Times New Roman"/>
      <w:b/>
      <w:bCs/>
      <w:color w:val="009ADD"/>
      <w:sz w:val="64"/>
      <w:szCs w:val="64"/>
    </w:rPr>
  </w:style>
  <w:style w:type="character" w:customStyle="1" w:styleId="Style1Char">
    <w:name w:val="Style1 Char"/>
    <w:link w:val="Style1"/>
    <w:rsid w:val="00DA337A"/>
    <w:rPr>
      <w:rFonts w:ascii="Gill Sans MT" w:eastAsia="MS Gothic" w:hAnsi="Gill Sans MT" w:cs="Times New Roman"/>
      <w:b/>
      <w:bCs/>
      <w:color w:val="009ADD"/>
      <w:kern w:val="0"/>
      <w:sz w:val="64"/>
      <w:szCs w:val="64"/>
      <w:lang w:eastAsia="pt-BR"/>
      <w14:ligatures w14:val="none"/>
    </w:rPr>
  </w:style>
  <w:style w:type="paragraph" w:customStyle="1" w:styleId="Style2">
    <w:name w:val="Style2"/>
    <w:basedOn w:val="Ttulo2"/>
    <w:next w:val="Normal"/>
    <w:link w:val="Style2Char"/>
    <w:rsid w:val="00DA337A"/>
    <w:pPr>
      <w:spacing w:before="400" w:after="240" w:line="240" w:lineRule="auto"/>
      <w:jc w:val="center"/>
    </w:pPr>
    <w:rPr>
      <w:rFonts w:ascii="Gill Sans MT" w:eastAsia="MS Gothic" w:hAnsi="Gill Sans MT" w:cs="Times New Roman"/>
      <w:b/>
      <w:color w:val="00BC29"/>
      <w:sz w:val="64"/>
      <w:szCs w:val="64"/>
    </w:rPr>
  </w:style>
  <w:style w:type="character" w:customStyle="1" w:styleId="Style2Char">
    <w:name w:val="Style2 Char"/>
    <w:link w:val="Style2"/>
    <w:rsid w:val="00DA337A"/>
    <w:rPr>
      <w:rFonts w:ascii="Gill Sans MT" w:eastAsia="MS Gothic" w:hAnsi="Gill Sans MT" w:cs="Times New Roman"/>
      <w:b/>
      <w:color w:val="00BC29"/>
      <w:kern w:val="0"/>
      <w:sz w:val="64"/>
      <w:szCs w:val="64"/>
      <w:lang w:eastAsia="pt-BR"/>
      <w14:ligatures w14:val="none"/>
    </w:rPr>
  </w:style>
  <w:style w:type="paragraph" w:customStyle="1" w:styleId="Pasta">
    <w:name w:val="Pasta"/>
    <w:basedOn w:val="CodeDark"/>
    <w:link w:val="PastaChar"/>
    <w:rsid w:val="00DA337A"/>
    <w:rPr>
      <w:color w:val="FFFFFF"/>
    </w:rPr>
  </w:style>
  <w:style w:type="character" w:customStyle="1" w:styleId="PastaChar">
    <w:name w:val="Pasta Char"/>
    <w:link w:val="Pasta"/>
    <w:rsid w:val="00DA337A"/>
    <w:rPr>
      <w:rFonts w:ascii="Courier New" w:eastAsia="Abadi" w:hAnsi="Courier New" w:cs="Times New Roman"/>
      <w:color w:val="FFFFFF"/>
      <w:kern w:val="0"/>
      <w:szCs w:val="28"/>
      <w:shd w:val="clear" w:color="auto" w:fill="2B2B2B"/>
      <w:lang w:eastAsia="pt-BR"/>
      <w14:ligatures w14:val="none"/>
    </w:rPr>
  </w:style>
  <w:style w:type="paragraph" w:customStyle="1" w:styleId="Outros">
    <w:name w:val="Outros"/>
    <w:basedOn w:val="Pasta"/>
    <w:link w:val="OutrosChar"/>
    <w:rsid w:val="00DA337A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E9ECF4"/>
    </w:pPr>
    <w:rPr>
      <w:color w:val="161515"/>
    </w:rPr>
  </w:style>
  <w:style w:type="character" w:customStyle="1" w:styleId="OutrosChar">
    <w:name w:val="Outros Char"/>
    <w:link w:val="Outros"/>
    <w:rsid w:val="00DA337A"/>
    <w:rPr>
      <w:rFonts w:ascii="Courier New" w:eastAsia="Abadi" w:hAnsi="Courier New" w:cs="Times New Roman"/>
      <w:color w:val="161515"/>
      <w:kern w:val="0"/>
      <w:szCs w:val="28"/>
      <w:shd w:val="clear" w:color="auto" w:fill="E9ECF4"/>
      <w:lang w:eastAsia="pt-BR"/>
      <w14:ligatures w14:val="none"/>
    </w:rPr>
  </w:style>
  <w:style w:type="paragraph" w:styleId="Sumrio3">
    <w:name w:val="toc 3"/>
    <w:basedOn w:val="Normal"/>
    <w:next w:val="Normal"/>
    <w:autoRedefine/>
    <w:rsid w:val="00DA337A"/>
    <w:pPr>
      <w:spacing w:after="100"/>
      <w:ind w:left="440"/>
    </w:pPr>
    <w:rPr>
      <w:rFonts w:eastAsia="MS Mincho"/>
      <w:color w:val="auto"/>
      <w:sz w:val="22"/>
      <w:szCs w:val="22"/>
      <w:lang w:val="en-US"/>
    </w:rPr>
  </w:style>
  <w:style w:type="character" w:styleId="HiperlinkVisitado">
    <w:name w:val="FollowedHyperlink"/>
    <w:rsid w:val="00DA337A"/>
    <w:rPr>
      <w:color w:val="C92D8A"/>
      <w:u w:val="single"/>
    </w:rPr>
  </w:style>
  <w:style w:type="paragraph" w:customStyle="1" w:styleId="CabealhodoSumrio1">
    <w:name w:val="Cabeçalho do Sumário1"/>
    <w:basedOn w:val="Normal"/>
    <w:next w:val="Normal"/>
    <w:rsid w:val="00DA337A"/>
    <w:pPr>
      <w:keepNext/>
      <w:keepLines/>
      <w:suppressAutoHyphens/>
      <w:autoSpaceDN w:val="0"/>
      <w:spacing w:before="400" w:after="240" w:line="240" w:lineRule="auto"/>
      <w:textAlignment w:val="baseline"/>
      <w:outlineLvl w:val="0"/>
    </w:pPr>
    <w:rPr>
      <w:rFonts w:ascii="Gill Sans MT" w:eastAsia="MS Gothic" w:hAnsi="Gill Sans MT"/>
      <w:color w:val="01093A"/>
      <w:sz w:val="52"/>
      <w:szCs w:val="52"/>
    </w:rPr>
  </w:style>
  <w:style w:type="character" w:customStyle="1" w:styleId="Fontepargpadro1">
    <w:name w:val="Fonte parág. padrão1"/>
    <w:rsid w:val="00DA337A"/>
  </w:style>
  <w:style w:type="paragraph" w:customStyle="1" w:styleId="Ttulo11">
    <w:name w:val="Título 11"/>
    <w:basedOn w:val="Normal"/>
    <w:next w:val="Normal"/>
    <w:rsid w:val="00DA337A"/>
    <w:pPr>
      <w:keepNext/>
      <w:keepLines/>
      <w:suppressAutoHyphens/>
      <w:autoSpaceDN w:val="0"/>
      <w:spacing w:before="400" w:after="240" w:line="240" w:lineRule="auto"/>
      <w:textAlignment w:val="baseline"/>
      <w:outlineLvl w:val="0"/>
    </w:pPr>
    <w:rPr>
      <w:rFonts w:ascii="Gill Sans MT" w:eastAsia="MS Gothic" w:hAnsi="Gill Sans MT"/>
      <w:color w:val="01093A"/>
      <w:sz w:val="52"/>
      <w:szCs w:val="52"/>
    </w:rPr>
  </w:style>
  <w:style w:type="paragraph" w:customStyle="1" w:styleId="Ttulo21">
    <w:name w:val="Título 21"/>
    <w:basedOn w:val="Ttulo11"/>
    <w:next w:val="Normal"/>
    <w:rsid w:val="00DA337A"/>
    <w:pPr>
      <w:outlineLvl w:val="1"/>
    </w:pPr>
    <w:rPr>
      <w:b/>
      <w:bCs/>
      <w:color w:val="2B2B2B"/>
      <w:sz w:val="36"/>
      <w:szCs w:val="36"/>
    </w:rPr>
  </w:style>
  <w:style w:type="paragraph" w:customStyle="1" w:styleId="Ttulo31">
    <w:name w:val="Título 31"/>
    <w:basedOn w:val="Normal"/>
    <w:next w:val="Normal"/>
    <w:rsid w:val="00DA337A"/>
    <w:pPr>
      <w:keepNext/>
      <w:keepLines/>
      <w:suppressAutoHyphens/>
      <w:autoSpaceDN w:val="0"/>
      <w:spacing w:before="40" w:after="0" w:line="240" w:lineRule="auto"/>
      <w:textAlignment w:val="baseline"/>
      <w:outlineLvl w:val="2"/>
    </w:pPr>
    <w:rPr>
      <w:rFonts w:ascii="Gill Sans MT" w:eastAsia="MS Gothic" w:hAnsi="Gill Sans MT"/>
      <w:color w:val="00062B"/>
    </w:rPr>
  </w:style>
  <w:style w:type="paragraph" w:customStyle="1" w:styleId="Ttulo41">
    <w:name w:val="Título 41"/>
    <w:basedOn w:val="Normal"/>
    <w:next w:val="Normal"/>
    <w:rsid w:val="00DA337A"/>
    <w:pPr>
      <w:keepNext/>
      <w:keepLines/>
      <w:suppressAutoHyphens/>
      <w:autoSpaceDN w:val="0"/>
      <w:spacing w:before="40" w:after="0" w:line="254" w:lineRule="auto"/>
      <w:textAlignment w:val="baseline"/>
      <w:outlineLvl w:val="3"/>
    </w:pPr>
    <w:rPr>
      <w:rFonts w:ascii="Gill Sans MT" w:eastAsia="MS Gothic" w:hAnsi="Gill Sans MT"/>
      <w:color w:val="00062B"/>
      <w:sz w:val="24"/>
      <w:szCs w:val="24"/>
    </w:rPr>
  </w:style>
  <w:style w:type="paragraph" w:customStyle="1" w:styleId="Ttulo51">
    <w:name w:val="Título 51"/>
    <w:basedOn w:val="Normal"/>
    <w:next w:val="Normal"/>
    <w:rsid w:val="00DA337A"/>
    <w:pPr>
      <w:keepNext/>
      <w:keepLines/>
      <w:suppressAutoHyphens/>
      <w:autoSpaceDN w:val="0"/>
      <w:spacing w:before="40" w:after="0" w:line="254" w:lineRule="auto"/>
      <w:textAlignment w:val="baseline"/>
      <w:outlineLvl w:val="4"/>
    </w:pPr>
    <w:rPr>
      <w:rFonts w:ascii="Gill Sans MT" w:eastAsia="MS Gothic" w:hAnsi="Gill Sans MT"/>
      <w:caps/>
      <w:color w:val="00062B"/>
    </w:rPr>
  </w:style>
  <w:style w:type="paragraph" w:customStyle="1" w:styleId="Ttulo61">
    <w:name w:val="Título 61"/>
    <w:basedOn w:val="Normal"/>
    <w:next w:val="Normal"/>
    <w:rsid w:val="00DA337A"/>
    <w:pPr>
      <w:keepNext/>
      <w:keepLines/>
      <w:suppressAutoHyphens/>
      <w:autoSpaceDN w:val="0"/>
      <w:spacing w:before="40" w:after="0" w:line="254" w:lineRule="auto"/>
      <w:textAlignment w:val="baseline"/>
      <w:outlineLvl w:val="5"/>
    </w:pPr>
    <w:rPr>
      <w:rFonts w:ascii="Gill Sans MT" w:eastAsia="MS Gothic" w:hAnsi="Gill Sans MT"/>
      <w:i/>
      <w:iCs/>
      <w:caps/>
      <w:color w:val="00041C"/>
    </w:rPr>
  </w:style>
  <w:style w:type="paragraph" w:customStyle="1" w:styleId="Ttulo71">
    <w:name w:val="Título 71"/>
    <w:basedOn w:val="Normal"/>
    <w:next w:val="Normal"/>
    <w:rsid w:val="00DA337A"/>
    <w:pPr>
      <w:keepNext/>
      <w:keepLines/>
      <w:suppressAutoHyphens/>
      <w:autoSpaceDN w:val="0"/>
      <w:spacing w:before="40" w:after="0" w:line="254" w:lineRule="auto"/>
      <w:textAlignment w:val="baseline"/>
      <w:outlineLvl w:val="6"/>
    </w:pPr>
    <w:rPr>
      <w:rFonts w:ascii="Gill Sans MT" w:eastAsia="MS Gothic" w:hAnsi="Gill Sans MT"/>
      <w:b/>
      <w:bCs/>
      <w:color w:val="00041C"/>
    </w:rPr>
  </w:style>
  <w:style w:type="paragraph" w:customStyle="1" w:styleId="Ttulo81">
    <w:name w:val="Título 81"/>
    <w:basedOn w:val="Normal"/>
    <w:next w:val="Normal"/>
    <w:rsid w:val="00DA337A"/>
    <w:pPr>
      <w:keepNext/>
      <w:keepLines/>
      <w:suppressAutoHyphens/>
      <w:autoSpaceDN w:val="0"/>
      <w:spacing w:before="40" w:after="0" w:line="254" w:lineRule="auto"/>
      <w:textAlignment w:val="baseline"/>
      <w:outlineLvl w:val="7"/>
    </w:pPr>
    <w:rPr>
      <w:rFonts w:ascii="Gill Sans MT" w:eastAsia="MS Gothic" w:hAnsi="Gill Sans MT"/>
      <w:b/>
      <w:bCs/>
      <w:i/>
      <w:iCs/>
      <w:color w:val="00041C"/>
    </w:rPr>
  </w:style>
  <w:style w:type="paragraph" w:customStyle="1" w:styleId="Ttulo91">
    <w:name w:val="Título 91"/>
    <w:basedOn w:val="Normal"/>
    <w:next w:val="Normal"/>
    <w:rsid w:val="00DA337A"/>
    <w:pPr>
      <w:keepNext/>
      <w:keepLines/>
      <w:suppressAutoHyphens/>
      <w:autoSpaceDN w:val="0"/>
      <w:spacing w:before="40" w:after="0" w:line="254" w:lineRule="auto"/>
      <w:textAlignment w:val="baseline"/>
      <w:outlineLvl w:val="8"/>
    </w:pPr>
    <w:rPr>
      <w:rFonts w:ascii="Gill Sans MT" w:eastAsia="MS Gothic" w:hAnsi="Gill Sans MT"/>
      <w:i/>
      <w:iCs/>
      <w:color w:val="00041C"/>
    </w:rPr>
  </w:style>
  <w:style w:type="paragraph" w:customStyle="1" w:styleId="Legenda1">
    <w:name w:val="Legenda1"/>
    <w:basedOn w:val="Normal"/>
    <w:next w:val="Normal"/>
    <w:rsid w:val="00DA337A"/>
    <w:pPr>
      <w:suppressAutoHyphens/>
      <w:autoSpaceDN w:val="0"/>
      <w:spacing w:line="240" w:lineRule="auto"/>
      <w:textAlignment w:val="baseline"/>
    </w:pPr>
    <w:rPr>
      <w:b/>
      <w:bCs/>
      <w:smallCaps/>
      <w:sz w:val="20"/>
      <w:szCs w:val="20"/>
    </w:rPr>
  </w:style>
  <w:style w:type="paragraph" w:customStyle="1" w:styleId="Ttulo10">
    <w:name w:val="Título1"/>
    <w:basedOn w:val="Normal"/>
    <w:next w:val="Normal"/>
    <w:autoRedefine/>
    <w:rsid w:val="00DA337A"/>
    <w:pPr>
      <w:suppressAutoHyphens/>
      <w:autoSpaceDN w:val="0"/>
      <w:spacing w:after="480" w:line="240" w:lineRule="auto"/>
      <w:textAlignment w:val="baseline"/>
    </w:pPr>
    <w:rPr>
      <w:rFonts w:ascii="Gill Sans MT" w:eastAsia="MS Gothic" w:hAnsi="Gill Sans MT"/>
      <w:b/>
      <w:bCs/>
      <w:color w:val="01093A"/>
      <w:spacing w:val="-15"/>
      <w:sz w:val="72"/>
      <w:szCs w:val="72"/>
    </w:rPr>
  </w:style>
  <w:style w:type="paragraph" w:customStyle="1" w:styleId="Subttulo1">
    <w:name w:val="Subtítulo1"/>
    <w:basedOn w:val="Normal"/>
    <w:next w:val="Normal"/>
    <w:rsid w:val="00DA337A"/>
    <w:pPr>
      <w:suppressAutoHyphens/>
      <w:autoSpaceDN w:val="0"/>
      <w:spacing w:after="240" w:line="240" w:lineRule="auto"/>
      <w:textAlignment w:val="baseline"/>
    </w:pPr>
    <w:rPr>
      <w:rFonts w:eastAsia="MS Gothic"/>
      <w:sz w:val="40"/>
      <w:szCs w:val="40"/>
    </w:rPr>
  </w:style>
  <w:style w:type="character" w:customStyle="1" w:styleId="Forte1">
    <w:name w:val="Forte1"/>
    <w:rsid w:val="00DA337A"/>
    <w:rPr>
      <w:b/>
      <w:bCs/>
    </w:rPr>
  </w:style>
  <w:style w:type="paragraph" w:customStyle="1" w:styleId="SemEspaamento1">
    <w:name w:val="Sem Espaçamento1"/>
    <w:rsid w:val="00DA337A"/>
    <w:pPr>
      <w:suppressAutoHyphens/>
      <w:autoSpaceDN w:val="0"/>
      <w:spacing w:after="0" w:line="240" w:lineRule="auto"/>
      <w:textAlignment w:val="baseline"/>
    </w:pPr>
    <w:rPr>
      <w:rFonts w:ascii="Abadi" w:eastAsia="Abadi" w:hAnsi="Abadi" w:cs="Times New Roman"/>
      <w:kern w:val="0"/>
      <w:sz w:val="22"/>
      <w:szCs w:val="22"/>
      <w:lang w:eastAsia="pt-BR"/>
      <w14:ligatures w14:val="none"/>
    </w:rPr>
  </w:style>
  <w:style w:type="paragraph" w:customStyle="1" w:styleId="CitaoIntensa1">
    <w:name w:val="Citação Intensa1"/>
    <w:basedOn w:val="Normal"/>
    <w:next w:val="Normal"/>
    <w:rsid w:val="00DA337A"/>
    <w:pPr>
      <w:suppressAutoHyphens/>
      <w:autoSpaceDN w:val="0"/>
      <w:spacing w:before="100" w:after="240" w:line="240" w:lineRule="auto"/>
      <w:ind w:left="720"/>
      <w:jc w:val="center"/>
      <w:textAlignment w:val="baseline"/>
    </w:pPr>
    <w:rPr>
      <w:rFonts w:ascii="Gill Sans MT" w:eastAsia="MS Gothic" w:hAnsi="Gill Sans MT"/>
      <w:spacing w:val="-6"/>
      <w:sz w:val="32"/>
      <w:szCs w:val="32"/>
    </w:rPr>
  </w:style>
  <w:style w:type="character" w:customStyle="1" w:styleId="nfaseSutil1">
    <w:name w:val="Ênfase Sutil1"/>
    <w:rsid w:val="00DA337A"/>
    <w:rPr>
      <w:i/>
      <w:iCs/>
      <w:color w:val="696464"/>
    </w:rPr>
  </w:style>
  <w:style w:type="character" w:customStyle="1" w:styleId="nfaseIntensa1">
    <w:name w:val="Ênfase Intensa1"/>
    <w:rsid w:val="00DA337A"/>
    <w:rPr>
      <w:color w:val="00BC29"/>
    </w:rPr>
  </w:style>
  <w:style w:type="character" w:customStyle="1" w:styleId="RefernciaSutil1">
    <w:name w:val="Referência Sutil1"/>
    <w:rsid w:val="00DA337A"/>
    <w:rPr>
      <w:rFonts w:ascii="Abadi" w:hAnsi="Abadi"/>
      <w:b w:val="0"/>
      <w:i w:val="0"/>
      <w:caps/>
      <w:smallCaps w:val="0"/>
      <w:strike w:val="0"/>
      <w:dstrike w:val="0"/>
      <w:vanish w:val="0"/>
      <w:color w:val="606060"/>
      <w:spacing w:val="20"/>
      <w:position w:val="0"/>
      <w:sz w:val="22"/>
      <w:u w:val="none" w:color="8C8686"/>
      <w:vertAlign w:val="baseline"/>
    </w:rPr>
  </w:style>
  <w:style w:type="character" w:customStyle="1" w:styleId="RefernciaIntensa1">
    <w:name w:val="Referência Intensa1"/>
    <w:rsid w:val="00DA337A"/>
    <w:rPr>
      <w:b/>
      <w:bCs/>
      <w:smallCaps/>
      <w:color w:val="2B2B2B"/>
      <w:u w:val="single"/>
    </w:rPr>
  </w:style>
  <w:style w:type="character" w:customStyle="1" w:styleId="TtulodoLivro1">
    <w:name w:val="Título do Livro1"/>
    <w:rsid w:val="00DA337A"/>
    <w:rPr>
      <w:b/>
      <w:bCs/>
      <w:smallCaps/>
      <w:spacing w:val="10"/>
    </w:rPr>
  </w:style>
  <w:style w:type="paragraph" w:customStyle="1" w:styleId="PargrafodaLista1">
    <w:name w:val="Parágrafo da Lista1"/>
    <w:basedOn w:val="Normal"/>
    <w:rsid w:val="00DA337A"/>
    <w:pPr>
      <w:suppressAutoHyphens/>
      <w:autoSpaceDN w:val="0"/>
      <w:spacing w:line="254" w:lineRule="auto"/>
      <w:ind w:left="720"/>
      <w:textAlignment w:val="baseline"/>
    </w:pPr>
  </w:style>
  <w:style w:type="paragraph" w:customStyle="1" w:styleId="Cabealho1">
    <w:name w:val="Cabeçalho1"/>
    <w:basedOn w:val="Normal"/>
    <w:rsid w:val="00DA337A"/>
    <w:pPr>
      <w:tabs>
        <w:tab w:val="center" w:pos="4513"/>
        <w:tab w:val="right" w:pos="9026"/>
      </w:tabs>
      <w:suppressAutoHyphens/>
      <w:autoSpaceDN w:val="0"/>
      <w:spacing w:after="0" w:line="240" w:lineRule="auto"/>
      <w:textAlignment w:val="baseline"/>
    </w:pPr>
  </w:style>
  <w:style w:type="paragraph" w:customStyle="1" w:styleId="Rodap1">
    <w:name w:val="Rodapé1"/>
    <w:basedOn w:val="Normal"/>
    <w:rsid w:val="00DA337A"/>
    <w:pPr>
      <w:tabs>
        <w:tab w:val="center" w:pos="4513"/>
        <w:tab w:val="right" w:pos="9026"/>
      </w:tabs>
      <w:suppressAutoHyphens/>
      <w:autoSpaceDN w:val="0"/>
      <w:spacing w:after="0" w:line="240" w:lineRule="auto"/>
      <w:textAlignment w:val="baseline"/>
    </w:pPr>
  </w:style>
  <w:style w:type="paragraph" w:customStyle="1" w:styleId="Sumrio11">
    <w:name w:val="Sumário 11"/>
    <w:basedOn w:val="Normal"/>
    <w:next w:val="Normal"/>
    <w:autoRedefine/>
    <w:rsid w:val="00DA337A"/>
    <w:pPr>
      <w:tabs>
        <w:tab w:val="right" w:leader="dot" w:pos="9736"/>
      </w:tabs>
      <w:suppressAutoHyphens/>
      <w:autoSpaceDN w:val="0"/>
      <w:spacing w:after="100" w:line="254" w:lineRule="auto"/>
      <w:ind w:left="3540"/>
      <w:textAlignment w:val="baseline"/>
    </w:pPr>
  </w:style>
  <w:style w:type="paragraph" w:customStyle="1" w:styleId="Sumrio21">
    <w:name w:val="Sumário 21"/>
    <w:basedOn w:val="Normal"/>
    <w:next w:val="Normal"/>
    <w:autoRedefine/>
    <w:rsid w:val="00DA337A"/>
    <w:pPr>
      <w:tabs>
        <w:tab w:val="right" w:leader="dot" w:pos="9736"/>
      </w:tabs>
      <w:suppressAutoHyphens/>
      <w:autoSpaceDN w:val="0"/>
      <w:spacing w:after="100" w:line="254" w:lineRule="auto"/>
      <w:ind w:left="3540"/>
      <w:textAlignment w:val="baseline"/>
    </w:pPr>
  </w:style>
  <w:style w:type="character" w:customStyle="1" w:styleId="CabealhodoSumrioChar">
    <w:name w:val="Cabeçalho do Sumário Char"/>
    <w:rsid w:val="00DA337A"/>
    <w:rPr>
      <w:rFonts w:ascii="Gill Sans MT" w:eastAsia="MS Gothic" w:hAnsi="Gill Sans MT" w:cs="Times New Roman"/>
      <w:color w:val="01093A"/>
      <w:sz w:val="52"/>
      <w:szCs w:val="52"/>
    </w:rPr>
  </w:style>
  <w:style w:type="character" w:customStyle="1" w:styleId="TextodoEspaoReservado1">
    <w:name w:val="Texto do Espaço Reservado1"/>
    <w:rsid w:val="00DA337A"/>
    <w:rPr>
      <w:color w:val="666666"/>
    </w:rPr>
  </w:style>
  <w:style w:type="paragraph" w:customStyle="1" w:styleId="ndicedeilustraes1">
    <w:name w:val="Índice de ilustrações1"/>
    <w:basedOn w:val="Normal"/>
    <w:next w:val="Normal"/>
    <w:rsid w:val="00DA337A"/>
    <w:pPr>
      <w:suppressAutoHyphens/>
      <w:autoSpaceDN w:val="0"/>
      <w:spacing w:after="0" w:line="254" w:lineRule="auto"/>
      <w:textAlignment w:val="baseline"/>
    </w:pPr>
  </w:style>
  <w:style w:type="paragraph" w:customStyle="1" w:styleId="Commarcadores1">
    <w:name w:val="Com marcadores1"/>
    <w:basedOn w:val="Normal"/>
    <w:rsid w:val="00DA337A"/>
    <w:pPr>
      <w:numPr>
        <w:numId w:val="2"/>
      </w:numPr>
      <w:suppressAutoHyphens/>
      <w:autoSpaceDN w:val="0"/>
      <w:spacing w:after="200" w:line="276" w:lineRule="auto"/>
      <w:ind w:left="0" w:firstLine="0"/>
      <w:textAlignment w:val="baseline"/>
    </w:pPr>
    <w:rPr>
      <w:rFonts w:eastAsia="MS Mincho"/>
      <w:color w:val="auto"/>
      <w:sz w:val="22"/>
      <w:szCs w:val="22"/>
      <w:lang w:val="en-US"/>
    </w:rPr>
  </w:style>
  <w:style w:type="character" w:customStyle="1" w:styleId="MenoPendente1">
    <w:name w:val="Menção Pendente1"/>
    <w:rsid w:val="00DA337A"/>
    <w:rPr>
      <w:color w:val="605E5C"/>
      <w:shd w:val="clear" w:color="auto" w:fill="E1DFDD"/>
    </w:rPr>
  </w:style>
  <w:style w:type="character" w:customStyle="1" w:styleId="Refdecomentrio1">
    <w:name w:val="Ref. de comentário1"/>
    <w:rsid w:val="00DA337A"/>
    <w:rPr>
      <w:sz w:val="16"/>
      <w:szCs w:val="16"/>
    </w:rPr>
  </w:style>
  <w:style w:type="paragraph" w:customStyle="1" w:styleId="Textodecomentrio1">
    <w:name w:val="Texto de comentário1"/>
    <w:basedOn w:val="Normal"/>
    <w:rsid w:val="00DA337A"/>
    <w:pPr>
      <w:suppressAutoHyphens/>
      <w:autoSpaceDN w:val="0"/>
      <w:spacing w:line="240" w:lineRule="auto"/>
      <w:textAlignment w:val="baseline"/>
    </w:pPr>
    <w:rPr>
      <w:rFonts w:eastAsia="MS Mincho"/>
      <w:sz w:val="20"/>
      <w:szCs w:val="20"/>
    </w:rPr>
  </w:style>
  <w:style w:type="paragraph" w:customStyle="1" w:styleId="Sumrio31">
    <w:name w:val="Sumário 31"/>
    <w:basedOn w:val="Normal"/>
    <w:next w:val="Normal"/>
    <w:autoRedefine/>
    <w:rsid w:val="00DA337A"/>
    <w:pPr>
      <w:suppressAutoHyphens/>
      <w:autoSpaceDN w:val="0"/>
      <w:spacing w:after="100" w:line="254" w:lineRule="auto"/>
      <w:ind w:left="440"/>
      <w:textAlignment w:val="baseline"/>
    </w:pPr>
    <w:rPr>
      <w:rFonts w:eastAsia="MS Mincho"/>
      <w:color w:val="auto"/>
      <w:sz w:val="22"/>
      <w:szCs w:val="22"/>
      <w:lang w:val="en-US"/>
    </w:rPr>
  </w:style>
  <w:style w:type="numbering" w:customStyle="1" w:styleId="LFO1">
    <w:name w:val="LFO1"/>
    <w:basedOn w:val="Semlista"/>
    <w:rsid w:val="00DA337A"/>
    <w:pPr>
      <w:numPr>
        <w:numId w:val="2"/>
      </w:numPr>
    </w:pPr>
  </w:style>
  <w:style w:type="paragraph" w:styleId="Reviso">
    <w:name w:val="Revision"/>
    <w:hidden/>
    <w:rsid w:val="00DA337A"/>
    <w:pPr>
      <w:spacing w:after="0" w:line="240" w:lineRule="auto"/>
    </w:pPr>
    <w:rPr>
      <w:rFonts w:ascii="Abadi" w:eastAsia="Abadi" w:hAnsi="Abadi" w:cs="Times New Roman"/>
      <w:color w:val="2B2B2B"/>
      <w:kern w:val="0"/>
      <w:sz w:val="28"/>
      <w:szCs w:val="28"/>
      <w:lang w:eastAsia="pt-BR"/>
      <w14:ligatures w14:val="none"/>
    </w:rPr>
  </w:style>
  <w:style w:type="character" w:styleId="Refdecomentrio">
    <w:name w:val="annotation reference"/>
    <w:rsid w:val="00DA337A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DA337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DA337A"/>
    <w:rPr>
      <w:rFonts w:ascii="Abadi" w:eastAsia="Abadi" w:hAnsi="Abadi" w:cs="Times New Roman"/>
      <w:b/>
      <w:bCs/>
      <w:color w:val="2B2B2B"/>
      <w:kern w:val="0"/>
      <w:sz w:val="20"/>
      <w:szCs w:val="20"/>
      <w:lang w:eastAsia="pt-BR"/>
      <w14:ligatures w14:val="none"/>
    </w:rPr>
  </w:style>
  <w:style w:type="table" w:customStyle="1" w:styleId="TableGrid1">
    <w:name w:val="Table Grid1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DA337A"/>
    <w:rPr>
      <w:rFonts w:ascii="Times New Roman" w:hAnsi="Times New Roman"/>
      <w:sz w:val="24"/>
      <w:szCs w:val="24"/>
    </w:rPr>
  </w:style>
  <w:style w:type="table" w:customStyle="1" w:styleId="TableGrid5">
    <w:name w:val="Table Grid5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rong1">
    <w:name w:val="Strong1"/>
    <w:rsid w:val="00DA337A"/>
    <w:pPr>
      <w:spacing w:after="0" w:line="240" w:lineRule="auto"/>
    </w:pPr>
    <w:rPr>
      <w:rFonts w:ascii="Arial" w:eastAsia="Arial" w:hAnsi="Arial" w:cs="Arial"/>
      <w:b/>
      <w:bCs/>
      <w:kern w:val="0"/>
      <w:sz w:val="22"/>
      <w:szCs w:val="22"/>
      <w:lang w:eastAsia="pt-BR"/>
      <w14:ligatures w14:val="none"/>
    </w:rPr>
  </w:style>
  <w:style w:type="character" w:styleId="Refdenotaderodap">
    <w:name w:val="footnote reference"/>
    <w:rsid w:val="00DA337A"/>
    <w:rPr>
      <w:vertAlign w:val="superscript"/>
    </w:rPr>
  </w:style>
  <w:style w:type="paragraph" w:styleId="Textodenotaderodap">
    <w:name w:val="footnote text"/>
    <w:link w:val="TextodenotaderodapChar"/>
    <w:rsid w:val="00DA337A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pt-BR"/>
      <w14:ligatures w14:val="none"/>
    </w:rPr>
  </w:style>
  <w:style w:type="character" w:customStyle="1" w:styleId="TextodenotaderodapChar">
    <w:name w:val="Texto de nota de rodapé Char"/>
    <w:basedOn w:val="Fontepargpadro"/>
    <w:link w:val="Textodenotaderodap"/>
    <w:rsid w:val="00DA337A"/>
    <w:rPr>
      <w:rFonts w:ascii="Arial" w:eastAsia="Arial" w:hAnsi="Arial" w:cs="Arial"/>
      <w:kern w:val="0"/>
      <w:sz w:val="20"/>
      <w:szCs w:val="20"/>
      <w:lang w:eastAsia="pt-BR"/>
      <w14:ligatures w14:val="none"/>
    </w:rPr>
  </w:style>
  <w:style w:type="character" w:customStyle="1" w:styleId="CommentReference1">
    <w:name w:val="Comment Reference1"/>
    <w:rsid w:val="00DA337A"/>
    <w:rPr>
      <w:sz w:val="16"/>
      <w:szCs w:val="16"/>
    </w:rPr>
  </w:style>
  <w:style w:type="character" w:styleId="CdigoHTML">
    <w:name w:val="HTML Code"/>
    <w:basedOn w:val="Fontepargpadro"/>
    <w:uiPriority w:val="99"/>
    <w:unhideWhenUsed/>
    <w:rsid w:val="00DA337A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DA337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unhideWhenUsed/>
    <w:rsid w:val="00DA33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DA337A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paragraph" w:customStyle="1" w:styleId="Cdigo">
    <w:name w:val="Código"/>
    <w:basedOn w:val="Normal"/>
    <w:link w:val="CdigoChar"/>
    <w:rsid w:val="00952498"/>
    <w:pPr>
      <w:spacing w:before="80" w:after="80"/>
      <w:ind w:firstLine="708"/>
      <w:jc w:val="both"/>
    </w:pPr>
  </w:style>
  <w:style w:type="character" w:customStyle="1" w:styleId="CdigoChar">
    <w:name w:val="Código Char"/>
    <w:basedOn w:val="Fontepargpadro"/>
    <w:link w:val="Cdigo"/>
    <w:rsid w:val="00952498"/>
    <w:rPr>
      <w:rFonts w:ascii="Abadi" w:eastAsia="Abadi" w:hAnsi="Abadi" w:cs="Times New Roman"/>
      <w:color w:val="2B2B2B"/>
      <w:kern w:val="0"/>
      <w:sz w:val="28"/>
      <w:szCs w:val="28"/>
      <w:lang w:eastAsia="pt-BR"/>
      <w14:ligatures w14:val="none"/>
    </w:rPr>
  </w:style>
  <w:style w:type="paragraph" w:customStyle="1" w:styleId="CodePreto">
    <w:name w:val="CodePreto"/>
    <w:basedOn w:val="CodeDark"/>
    <w:link w:val="CodePretoChar"/>
    <w:qFormat/>
    <w:rsid w:val="00D5386B"/>
    <w:rPr>
      <w:color w:val="FFFFFF" w:themeColor="background1"/>
      <w:sz w:val="28"/>
    </w:rPr>
  </w:style>
  <w:style w:type="character" w:customStyle="1" w:styleId="CodePretoChar">
    <w:name w:val="CodePreto Char"/>
    <w:basedOn w:val="CdigoChar"/>
    <w:link w:val="CodePreto"/>
    <w:rsid w:val="00D5386B"/>
    <w:rPr>
      <w:rFonts w:ascii="Courier New" w:eastAsia="Abadi" w:hAnsi="Courier New" w:cs="Times New Roman"/>
      <w:color w:val="FFFFFF" w:themeColor="background1"/>
      <w:kern w:val="0"/>
      <w:sz w:val="28"/>
      <w:szCs w:val="28"/>
      <w:shd w:val="clear" w:color="auto" w:fill="2B2B2B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D2879-D2D0-4445-A756-A43470824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40</Pages>
  <Words>7904</Words>
  <Characters>42686</Characters>
  <Application>Microsoft Office Word</Application>
  <DocSecurity>0</DocSecurity>
  <Lines>355</Lines>
  <Paragraphs>100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Weliton Rodrigues</dc:creator>
  <cp:keywords/>
  <dc:description/>
  <cp:lastModifiedBy>Weliton Rodrigues</cp:lastModifiedBy>
  <cp:revision>6</cp:revision>
  <cp:lastPrinted>2026-08-25T19:03:00Z</cp:lastPrinted>
  <dcterms:created xsi:type="dcterms:W3CDTF">2026-08-30T22:30:00Z</dcterms:created>
  <dcterms:modified xsi:type="dcterms:W3CDTF">2026-09-01T16:36:00Z</dcterms:modified>
</cp:coreProperties>
</file>